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AD69AC">
      <w:pPr>
        <w:pStyle w:val="Title"/>
        <w:ind w:firstLine="0"/>
        <w:jc w:val="left"/>
        <w:rPr>
          <w:rFonts w:asciiTheme="majorBidi" w:hAnsiTheme="majorBidi"/>
          <w:sz w:val="28"/>
          <w:szCs w:val="28"/>
        </w:rPr>
        <w:pPrChange w:id="0" w:author="Yoav Ram" w:date="2019-04-14T15:03:00Z">
          <w:pPr>
            <w:pStyle w:val="Title"/>
            <w:jc w:val="left"/>
          </w:pPr>
        </w:pPrChange>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AD69AC">
      <w:pPr>
        <w:ind w:firstLine="0"/>
        <w:pPrChange w:id="1" w:author="Yoav Ram" w:date="2019-04-14T15:03:00Z">
          <w:pPr/>
        </w:pPrChange>
      </w:pPr>
    </w:p>
    <w:p w14:paraId="411759B7" w14:textId="77777777" w:rsidR="007C5E66" w:rsidRDefault="007C5E66" w:rsidP="00AD69AC">
      <w:pPr>
        <w:pStyle w:val="Subtitle"/>
        <w:ind w:firstLine="0"/>
        <w:jc w:val="left"/>
        <w:rPr>
          <w:rFonts w:asciiTheme="majorBidi" w:hAnsiTheme="majorBidi"/>
          <w:b/>
          <w:bCs/>
        </w:rPr>
        <w:pPrChange w:id="2" w:author="Yoav Ram" w:date="2019-04-14T15:03:00Z">
          <w:pPr>
            <w:pStyle w:val="Subtitle"/>
            <w:jc w:val="left"/>
          </w:pPr>
        </w:pPrChange>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AD69AC">
      <w:pPr>
        <w:pStyle w:val="Subtitle"/>
        <w:ind w:firstLine="0"/>
        <w:jc w:val="left"/>
        <w:rPr>
          <w:rFonts w:asciiTheme="majorBidi" w:hAnsiTheme="majorBidi"/>
          <w:b/>
          <w:bCs/>
        </w:rPr>
        <w:pPrChange w:id="3" w:author="Yoav Ram" w:date="2019-04-14T15:03:00Z">
          <w:pPr>
            <w:pStyle w:val="Subtitle"/>
            <w:jc w:val="left"/>
          </w:pPr>
        </w:pPrChange>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AD69AC">
      <w:pPr>
        <w:ind w:firstLine="0"/>
        <w:pPrChange w:id="4" w:author="Yoav Ram" w:date="2019-04-14T15:03:00Z">
          <w:pPr/>
        </w:pPrChange>
      </w:pPr>
    </w:p>
    <w:p w14:paraId="20240EE3" w14:textId="73E071BA" w:rsidR="007C5E66" w:rsidRPr="00C34C28" w:rsidRDefault="007C5E66" w:rsidP="00AD69AC">
      <w:pPr>
        <w:ind w:firstLine="0"/>
        <w:rPr>
          <w:sz w:val="20"/>
          <w:szCs w:val="20"/>
        </w:rPr>
        <w:pPrChange w:id="5" w:author="Yoav Ram" w:date="2019-04-14T15:03:00Z">
          <w:pPr/>
        </w:pPrChange>
      </w:pPr>
      <w:r w:rsidRPr="00C34C28">
        <w:rPr>
          <w:sz w:val="20"/>
          <w:szCs w:val="20"/>
          <w:vertAlign w:val="superscript"/>
        </w:rPr>
        <w:t>1</w:t>
      </w:r>
      <w:r w:rsidRPr="00C34C28">
        <w:rPr>
          <w:sz w:val="20"/>
          <w:szCs w:val="20"/>
        </w:rPr>
        <w:t xml:space="preserve"> </w:t>
      </w:r>
      <w:r w:rsidR="0089083C" w:rsidRPr="0089083C">
        <w:rPr>
          <w:sz w:val="20"/>
          <w:szCs w:val="20"/>
        </w:rPr>
        <w:t>School of Plant Sciences and Food Security</w:t>
      </w:r>
      <w:r w:rsidRPr="00C34C28">
        <w:rPr>
          <w:sz w:val="20"/>
          <w:szCs w:val="20"/>
        </w:rPr>
        <w:t>, Tel Aviv University, Tel Aviv, Israel</w:t>
      </w:r>
    </w:p>
    <w:p w14:paraId="225BE94B" w14:textId="77777777" w:rsidR="007C5E66" w:rsidRPr="00C34C28" w:rsidRDefault="007C5E66" w:rsidP="00AD69AC">
      <w:pPr>
        <w:ind w:firstLine="0"/>
        <w:rPr>
          <w:sz w:val="20"/>
          <w:szCs w:val="20"/>
        </w:rPr>
        <w:pPrChange w:id="6" w:author="Yoav Ram" w:date="2019-04-14T15:03:00Z">
          <w:pPr/>
        </w:pPrChange>
      </w:pPr>
      <w:r w:rsidRPr="00C34C28">
        <w:rPr>
          <w:sz w:val="20"/>
          <w:szCs w:val="20"/>
          <w:vertAlign w:val="superscript"/>
        </w:rPr>
        <w:t>2</w:t>
      </w:r>
      <w:r w:rsidRPr="00C34C28">
        <w:rPr>
          <w:sz w:val="20"/>
          <w:szCs w:val="20"/>
        </w:rPr>
        <w:t xml:space="preserve"> Department of Biology, Stanford University, Stanford, CA </w:t>
      </w:r>
    </w:p>
    <w:p w14:paraId="3B119905" w14:textId="043402C0" w:rsidR="007C5E66" w:rsidRPr="00C34C28" w:rsidRDefault="007C5E66" w:rsidP="00AD69AC">
      <w:pPr>
        <w:ind w:firstLine="0"/>
        <w:rPr>
          <w:sz w:val="20"/>
          <w:szCs w:val="20"/>
        </w:rPr>
        <w:pPrChange w:id="7" w:author="Yoav Ram" w:date="2019-04-14T15:03:00Z">
          <w:pPr/>
        </w:pPrChange>
      </w:pPr>
      <w:r w:rsidRPr="00C34C28">
        <w:rPr>
          <w:sz w:val="20"/>
          <w:szCs w:val="20"/>
          <w:vertAlign w:val="superscript"/>
        </w:rPr>
        <w:t>3</w:t>
      </w:r>
      <w:r w:rsidRPr="00C34C28">
        <w:rPr>
          <w:sz w:val="20"/>
          <w:szCs w:val="20"/>
        </w:rPr>
        <w:t xml:space="preserve"> </w:t>
      </w:r>
      <w:r w:rsidR="0089083C" w:rsidRPr="0089083C">
        <w:rPr>
          <w:sz w:val="20"/>
          <w:szCs w:val="20"/>
        </w:rPr>
        <w:t>School of Molecular Cell Biology &amp; Biotechnology</w:t>
      </w:r>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AD69AC">
      <w:pPr>
        <w:ind w:firstLine="0"/>
        <w:rPr>
          <w:sz w:val="20"/>
          <w:szCs w:val="20"/>
        </w:rPr>
        <w:pPrChange w:id="8" w:author="Yoav Ram" w:date="2019-04-14T15:03:00Z">
          <w:pPr/>
        </w:pPrChange>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AD69AC">
      <w:pPr>
        <w:ind w:firstLine="0"/>
        <w:rPr>
          <w:sz w:val="20"/>
          <w:szCs w:val="20"/>
        </w:rPr>
        <w:pPrChange w:id="9" w:author="Yoav Ram" w:date="2019-04-14T15:03:00Z">
          <w:pPr/>
        </w:pPrChange>
      </w:pPr>
      <w:r w:rsidRPr="00C34C28">
        <w:rPr>
          <w:sz w:val="20"/>
          <w:szCs w:val="20"/>
          <w:vertAlign w:val="superscript"/>
        </w:rPr>
        <w:t>5</w:t>
      </w:r>
      <w:r w:rsidRPr="00C34C28">
        <w:rPr>
          <w:sz w:val="20"/>
          <w:szCs w:val="20"/>
        </w:rPr>
        <w:t xml:space="preserve"> Current address: School of Computer Science, IDC Herzliya, Herzliya, Israel</w:t>
      </w:r>
    </w:p>
    <w:p w14:paraId="37233E63" w14:textId="2A1A679E" w:rsidR="00AD69AC" w:rsidRPr="00AD69AC" w:rsidRDefault="007C5E66" w:rsidP="00AD69AC">
      <w:pPr>
        <w:ind w:firstLine="0"/>
        <w:rPr>
          <w:ins w:id="10" w:author="Yoav Ram" w:date="2019-04-14T15:02:00Z"/>
          <w:sz w:val="20"/>
          <w:szCs w:val="20"/>
        </w:rPr>
        <w:pPrChange w:id="11" w:author="Yoav Ram" w:date="2019-04-14T15:03:00Z">
          <w:pPr/>
        </w:pPrChange>
      </w:pPr>
      <w:r w:rsidRPr="00C34C28">
        <w:rPr>
          <w:sz w:val="20"/>
          <w:szCs w:val="20"/>
          <w:vertAlign w:val="superscript"/>
        </w:rPr>
        <w:t>6</w:t>
      </w:r>
      <w:r w:rsidRPr="00C34C28">
        <w:rPr>
          <w:sz w:val="20"/>
          <w:szCs w:val="20"/>
        </w:rPr>
        <w:t xml:space="preserve"> Current address: </w:t>
      </w:r>
      <w:ins w:id="12" w:author="Yoav Ram" w:date="2019-04-14T15:02:00Z">
        <w:r w:rsidR="00AD69AC" w:rsidRPr="00AD69AC">
          <w:rPr>
            <w:sz w:val="20"/>
            <w:szCs w:val="20"/>
          </w:rPr>
          <w:t>School of Public Health</w:t>
        </w:r>
        <w:r w:rsidR="00AD69AC">
          <w:rPr>
            <w:sz w:val="20"/>
            <w:szCs w:val="20"/>
          </w:rPr>
          <w:t xml:space="preserve"> and </w:t>
        </w:r>
        <w:r w:rsidR="00AD69AC" w:rsidRPr="00AD69AC">
          <w:rPr>
            <w:sz w:val="20"/>
            <w:szCs w:val="20"/>
          </w:rPr>
          <w:t>Porter School of the Environment and Earth Sciences, Tel Aviv</w:t>
        </w:r>
        <w:r w:rsidR="00AD69AC">
          <w:rPr>
            <w:sz w:val="20"/>
            <w:szCs w:val="20"/>
          </w:rPr>
          <w:t xml:space="preserve"> </w:t>
        </w:r>
        <w:r w:rsidR="00AD69AC" w:rsidRPr="00AD69AC">
          <w:rPr>
            <w:sz w:val="20"/>
            <w:szCs w:val="20"/>
          </w:rPr>
          <w:t>University, Tel Aviv</w:t>
        </w:r>
      </w:ins>
    </w:p>
    <w:p w14:paraId="5F167922" w14:textId="0F5EE63E" w:rsidR="007C5E66" w:rsidRPr="00C34C28" w:rsidDel="00AD69AC" w:rsidRDefault="007C5E66" w:rsidP="00AD69AC">
      <w:pPr>
        <w:ind w:firstLine="0"/>
        <w:rPr>
          <w:del w:id="13" w:author="Yoav Ram" w:date="2019-04-14T15:02:00Z"/>
          <w:sz w:val="20"/>
          <w:szCs w:val="20"/>
        </w:rPr>
        <w:pPrChange w:id="14" w:author="Yoav Ram" w:date="2019-04-14T15:03:00Z">
          <w:pPr/>
        </w:pPrChange>
      </w:pPr>
      <w:del w:id="15" w:author="Yoav Ram" w:date="2019-04-14T15:02:00Z">
        <w:r w:rsidRPr="00C34C28" w:rsidDel="00AD69AC">
          <w:rPr>
            <w:sz w:val="20"/>
            <w:szCs w:val="20"/>
          </w:rPr>
          <w:delText xml:space="preserve">Department of Zoology, University of Oxford, Oxford, UK </w:delText>
        </w:r>
      </w:del>
    </w:p>
    <w:p w14:paraId="7C31FDF7" w14:textId="77777777" w:rsidR="007C5E66" w:rsidRPr="00C34C28" w:rsidRDefault="007C5E66" w:rsidP="00AD69AC">
      <w:pPr>
        <w:ind w:firstLine="0"/>
        <w:rPr>
          <w:sz w:val="20"/>
          <w:szCs w:val="20"/>
        </w:rPr>
        <w:pPrChange w:id="16" w:author="Yoav Ram" w:date="2019-04-14T15:03:00Z">
          <w:pPr/>
        </w:pPrChange>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AD69AC">
      <w:pPr>
        <w:ind w:firstLine="0"/>
        <w:pPrChange w:id="17" w:author="Yoav Ram" w:date="2019-04-14T15:03:00Z">
          <w:pPr/>
        </w:pPrChange>
      </w:pPr>
    </w:p>
    <w:p w14:paraId="16DEFE43" w14:textId="77777777" w:rsidR="007C5E66" w:rsidRPr="00C34C28" w:rsidRDefault="007C5E66" w:rsidP="00AD69AC">
      <w:pPr>
        <w:ind w:firstLine="0"/>
        <w:rPr>
          <w:sz w:val="20"/>
          <w:szCs w:val="20"/>
        </w:rPr>
        <w:pPrChange w:id="18" w:author="Yoav Ram" w:date="2019-04-14T15:03:00Z">
          <w:pPr/>
        </w:pPrChange>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AD69AC">
      <w:pPr>
        <w:ind w:firstLine="0"/>
        <w:pPrChange w:id="19" w:author="Yoav Ram" w:date="2019-04-14T15:03:00Z">
          <w:pPr/>
        </w:pPrChange>
      </w:pPr>
    </w:p>
    <w:p w14:paraId="6B4358A8" w14:textId="77777777" w:rsidR="007C5E66" w:rsidRDefault="007C5E66" w:rsidP="00AD69AC">
      <w:pPr>
        <w:ind w:firstLine="0"/>
        <w:pPrChange w:id="20" w:author="Yoav Ram" w:date="2019-04-14T15:03:00Z">
          <w:pPr/>
        </w:pPrChange>
      </w:pPr>
      <w:r w:rsidRPr="00A10657">
        <w:rPr>
          <w:b/>
          <w:bCs/>
        </w:rPr>
        <w:t>Keywords</w:t>
      </w:r>
      <w:r>
        <w:t>: population dynamics, microbial growth, competition model, experimental evolution</w:t>
      </w:r>
    </w:p>
    <w:p w14:paraId="11AD0D56" w14:textId="77777777" w:rsidR="007C5E66" w:rsidRPr="00497E39" w:rsidRDefault="007C5E66" w:rsidP="00AD69AC">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0B8CCB7B" w:rsidR="007C5E66" w:rsidRPr="0025589C" w:rsidRDefault="008C00A9" w:rsidP="007C5E66">
      <w:r>
        <w:t>Determining the fitness of specific microbial genotypes has extensive application in microbial genetics, evolution</w:t>
      </w:r>
      <w:r w:rsidR="00737B42">
        <w:t>,</w:t>
      </w:r>
      <w:r>
        <w:t xml:space="preserve"> and biotechnology. While estimates from growth curves are simple and allow high</w:t>
      </w:r>
      <w:r w:rsidR="00737B42">
        <w:t>-</w:t>
      </w:r>
      <w:r>
        <w:t xml:space="preserve">throughput, they are inaccurate and don't account for interactions between costs and benefits accruing over different parts of a growth cycle. For this reason, </w:t>
      </w:r>
      <w:r w:rsidR="00737B42">
        <w:t>pairwise</w:t>
      </w:r>
      <w:r>
        <w:t xml:space="preserve"> competition experiments are the current </w:t>
      </w:r>
      <w:r w:rsidR="00737B42">
        <w:t>“</w:t>
      </w:r>
      <w:r>
        <w:t>gold standard</w:t>
      </w:r>
      <w:r w:rsidR="00737B42">
        <w:t>”</w:t>
      </w:r>
      <w:r>
        <w:t xml:space="preserve"> for accurate estimation of fitness. </w:t>
      </w:r>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21"/>
      <w:r>
        <w:t>Finally</w:t>
      </w:r>
      <w:commentRangeEnd w:id="21"/>
      <w:r>
        <w:rPr>
          <w:rStyle w:val="CommentReference"/>
        </w:rPr>
        <w:commentReference w:id="21"/>
      </w:r>
      <w:r>
        <w:t>, competition experiments typically consider only the end-points of a period of competition so that</w:t>
      </w:r>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r w:rsidRPr="0025589C">
        <w:rPr>
          <w:i/>
          <w:iCs/>
        </w:rPr>
        <w:t>E</w:t>
      </w:r>
      <w:r>
        <w:rPr>
          <w:i/>
          <w:iCs/>
        </w:rPr>
        <w:t>scherichia</w:t>
      </w:r>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w:t>
      </w:r>
      <w:del w:id="22" w:author="Yoav Ram" w:date="2019-04-14T13:30:00Z">
        <w:r w:rsidR="007C5E66" w:rsidRPr="0025589C" w:rsidDel="00E3612F">
          <w:delText xml:space="preserve">Furthermore, by integrating several growth phases, it provides an interpretation </w:delText>
        </w:r>
        <w:r w:rsidR="007C5E66" w:rsidDel="00E3612F">
          <w:delText>of</w:delText>
        </w:r>
        <w:r w:rsidR="007C5E66" w:rsidRPr="0025589C" w:rsidDel="00E3612F">
          <w:delText xml:space="preserve"> </w:delText>
        </w:r>
        <w:r w:rsidDel="00E3612F">
          <w:delText xml:space="preserve">the demographic basis of </w:delText>
        </w:r>
        <w:r w:rsidR="007C5E66" w:rsidRPr="0025589C" w:rsidDel="00E3612F">
          <w:delText>microbial fitness.</w:delText>
        </w:r>
      </w:del>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23" w:name="_Ref453682586"/>
    </w:p>
    <w:bookmarkEnd w:id="23"/>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0FFB2E9B"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ins w:id="24" w:author="Yoav Ram" w:date="2019-04-14T13:32:00Z">
        <w:r w:rsidR="00E3612F">
          <w:t>, especially in labs where they are not routinely performed</w:t>
        </w:r>
      </w:ins>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 xml:space="preserve">which is </w:t>
      </w:r>
      <w:del w:id="25" w:author="Yoav Ram" w:date="2019-04-14T13:40:00Z">
        <w:r w:rsidDel="00D20E6F">
          <w:delText>i</w:delText>
        </w:r>
        <w:r w:rsidRPr="0025589C" w:rsidDel="00D20E6F">
          <w:delText>mpractical</w:delText>
        </w:r>
        <w:r w:rsidDel="00D20E6F">
          <w:delText xml:space="preserve"> </w:delText>
        </w:r>
      </w:del>
      <w:ins w:id="26" w:author="Yoav Ram" w:date="2019-04-14T13:40:00Z">
        <w:r w:rsidR="00D20E6F">
          <w:t xml:space="preserve">difficult </w:t>
        </w:r>
      </w:ins>
      <w:r>
        <w:t>or impossible</w:t>
      </w:r>
      <w:r w:rsidRPr="0025589C">
        <w:t xml:space="preserve"> in </w:t>
      </w:r>
      <w:ins w:id="27" w:author="Yoav Ram" w:date="2019-04-14T13:40:00Z">
        <w:r w:rsidR="00D20E6F">
          <w:t xml:space="preserve">some </w:t>
        </w:r>
      </w:ins>
      <w:r w:rsidRPr="0025589C">
        <w:t>non-</w:t>
      </w:r>
      <w:r w:rsidRPr="005B18B0">
        <w:t xml:space="preserve">model organisms </w:t>
      </w:r>
      <w:r>
        <w:t>or when</w:t>
      </w:r>
      <w:r w:rsidRPr="00634C42">
        <w:t xml:space="preserve"> measuring the fitness effect of environmental change</w:t>
      </w:r>
      <w:r w:rsidRPr="005B18B0">
        <w:t>.</w:t>
      </w:r>
      <w:r w:rsidR="00153581">
        <w:t xml:space="preserve"> </w:t>
      </w:r>
      <w:r w:rsidR="00C84171">
        <w:t>Moreover, many markers incur costs that can affect the outcome of competition</w:t>
      </w:r>
      <w:r w:rsidR="00737B42">
        <w:t>s</w:t>
      </w:r>
      <w:r w:rsidR="00C84171">
        <w:t xml:space="preserve"> </w:t>
      </w:r>
      <w:r w:rsidR="00C84171">
        <w:fldChar w:fldCharType="begin" w:fldLock="1"/>
      </w:r>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r w:rsidR="00C84171">
        <w:fldChar w:fldCharType="end"/>
      </w:r>
      <w:r w:rsidR="00C84171">
        <w:t>.</w:t>
      </w:r>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lastRenderedPageBreak/>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5986E9B" w:rsidR="007C5E66" w:rsidRPr="00FB2C01" w:rsidRDefault="00737B42" w:rsidP="007C5E66">
      <w:pPr>
        <w:spacing w:after="200"/>
        <w:jc w:val="center"/>
        <w:rPr>
          <w:b/>
          <w:bCs/>
          <w:sz w:val="22"/>
          <w:szCs w:val="22"/>
        </w:rPr>
      </w:pPr>
      <w:r>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p>
    <w:p w14:paraId="7A7E1DD9" w14:textId="053BCE0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140DEF">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fit of a polynomial</w:t>
      </w:r>
      <w:ins w:id="28" w:author="Yoav Ram" w:date="2019-04-14T13:59:00Z">
        <w:r w:rsidR="00C77C0D">
          <w:rPr>
            <w:b w:val="0"/>
            <w:bCs w:val="0"/>
            <w:color w:val="auto"/>
            <w:sz w:val="22"/>
            <w:szCs w:val="22"/>
          </w:rPr>
          <w:t xml:space="preserve"> of degree 3</w:t>
        </w:r>
      </w:ins>
      <w:r>
        <w:rPr>
          <w:b w:val="0"/>
          <w:bCs w:val="0"/>
          <w:color w:val="auto"/>
          <w:sz w:val="22"/>
          <w:szCs w:val="22"/>
        </w:rPr>
        <w:t xml:space="preserve">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30A7DF6C" w:rsidR="007C5E66" w:rsidRPr="0087553C" w:rsidRDefault="007C5E66" w:rsidP="007C5E66">
      <w:pPr>
        <w:pStyle w:val="Caption"/>
        <w:spacing w:line="360" w:lineRule="auto"/>
        <w:rPr>
          <w:rFonts w:eastAsiaTheme="majorEastAsia"/>
          <w:sz w:val="22"/>
          <w:szCs w:val="22"/>
        </w:rPr>
      </w:pPr>
      <w:bookmarkStart w:id="29"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40DEF">
        <w:rPr>
          <w:noProof/>
          <w:color w:val="000000" w:themeColor="text1"/>
          <w:sz w:val="22"/>
          <w:szCs w:val="22"/>
        </w:rPr>
        <w:t>2</w:t>
      </w:r>
      <w:r w:rsidRPr="0087553C">
        <w:rPr>
          <w:color w:val="000000" w:themeColor="text1"/>
          <w:sz w:val="22"/>
          <w:szCs w:val="22"/>
        </w:rPr>
        <w:fldChar w:fldCharType="end"/>
      </w:r>
      <w:bookmarkEnd w:id="29"/>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51EAB463"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000176DF">
        <w:t>, and a different pair was used in experiment C</w:t>
      </w:r>
      <w:r w:rsidRPr="0025589C">
        <w:t xml:space="preserve">. </w:t>
      </w:r>
      <w:r w:rsidR="000176DF">
        <w:t>E</w:t>
      </w:r>
      <w:r>
        <w:t>xperiment A</w:t>
      </w:r>
      <w:r w:rsidR="000176DF">
        <w:t xml:space="preserve"> started </w:t>
      </w:r>
      <w:r>
        <w:t>by diluting s</w:t>
      </w:r>
      <w:r w:rsidRPr="00F3419E">
        <w:t xml:space="preserve">tationary phase bacteria </w:t>
      </w:r>
      <w:r w:rsidR="000176DF">
        <w:t xml:space="preserve">from strains 1 and 2 </w:t>
      </w:r>
      <w:r w:rsidRPr="00F3419E">
        <w:t>into fresh media, yielding culture</w:t>
      </w:r>
      <w:r>
        <w:t>s</w:t>
      </w:r>
      <w:r w:rsidRPr="00F3419E">
        <w:t xml:space="preserve"> in which lag phase </w:t>
      </w:r>
      <w:r>
        <w:t>was observably longer for strain</w:t>
      </w:r>
      <w:r w:rsidR="004D48D3">
        <w:t xml:space="preserve"> 2</w:t>
      </w:r>
      <w:r>
        <w:t xml:space="preserve">. </w:t>
      </w:r>
      <w:r w:rsidRPr="00F3419E">
        <w:t>In experiment B, strains</w:t>
      </w:r>
      <w:r w:rsidR="00880E6B">
        <w:t xml:space="preserve"> </w:t>
      </w:r>
      <w:r w:rsidR="000176DF">
        <w:t>1 and 2</w:t>
      </w:r>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r w:rsidR="000176DF">
        <w:t>, denoted 3 and 4</w:t>
      </w:r>
      <w:r w:rsidRPr="000006D8">
        <w:t xml:space="preserve">. </w:t>
      </w:r>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rsidRPr="00944BEF">
        <w:rPr>
          <w:b/>
          <w:bCs/>
        </w:rPr>
        <w:t>Figure</w:t>
      </w:r>
      <w:r w:rsidR="00E92FEB">
        <w:rPr>
          <w:b/>
          <w:bCs/>
        </w:rPr>
        <w:t>s</w:t>
      </w:r>
      <w:r w:rsidRPr="00944BEF">
        <w:rPr>
          <w:b/>
          <w:bCs/>
        </w:rPr>
        <w:t xml:space="preserve"> 3</w:t>
      </w:r>
      <w:r w:rsidR="00E92FEB">
        <w:rPr>
          <w:b/>
          <w:bCs/>
        </w:rPr>
        <w:t>-4</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0F848509" w:rsidR="007C5E66" w:rsidRPr="004E2D88" w:rsidRDefault="007C5E66" w:rsidP="007C5E66">
      <w:proofErr w:type="spellStart"/>
      <w:r w:rsidRPr="00634C42">
        <w:rPr>
          <w:b/>
          <w:bCs/>
          <w:i/>
          <w:iCs/>
        </w:rPr>
        <w:t>LacI</w:t>
      </w:r>
      <w:proofErr w:type="spellEnd"/>
      <w:r>
        <w:rPr>
          <w:b/>
          <w:bCs/>
        </w:rPr>
        <w:t xml:space="preserve"> experiments: </w:t>
      </w:r>
      <w:r w:rsidR="00E92FEB" w:rsidRPr="00E5156E">
        <w:t>Eight</w:t>
      </w:r>
      <w:r w:rsidR="00E92FEB">
        <w:rPr>
          <w:b/>
          <w:bCs/>
        </w:rPr>
        <w:t xml:space="preserve"> </w:t>
      </w:r>
      <w:r>
        <w:rPr>
          <w:i/>
          <w:iCs/>
        </w:rPr>
        <w:t>E. coli</w:t>
      </w:r>
      <w:r>
        <w:t xml:space="preserve"> strains were </w:t>
      </w:r>
      <w:r w:rsidR="000E36A2">
        <w:t xml:space="preserve">isolated from populations that </w:t>
      </w:r>
      <w:r w:rsidR="00E92FEB">
        <w:t xml:space="preserve">previously </w:t>
      </w:r>
      <w:r w:rsidR="000E36A2">
        <w:t>evolved in lactose containing environments</w:t>
      </w:r>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r w:rsidR="00E92FEB">
        <w:t xml:space="preserve">. These strains </w:t>
      </w:r>
      <w:r>
        <w:t xml:space="preserve">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strains, growth curves were measured in a mono-culture, and in competition experiments conducted in mixed culture</w:t>
      </w:r>
      <w:r w:rsidR="00E92FEB">
        <w:t xml:space="preserve"> (</w:t>
      </w:r>
      <w:r w:rsidR="00E92FEB">
        <w:rPr>
          <w:b/>
          <w:bCs/>
        </w:rPr>
        <w:t>Figure 6</w:t>
      </w:r>
      <w:r w:rsidR="00E92FEB">
        <w:t>)</w:t>
      </w:r>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0769AC"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69F0653C"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38C687E8"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m</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m:t>
                        </m:r>
                        <m:r>
                          <w:rPr>
                            <w:rFonts w:ascii="Cambria Math" w:hAnsi="Cambria Math"/>
                          </w:rPr>
                          <m:t>⋅</m:t>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r w:rsidR="005744E1">
        <w:t xml:space="preserve"> Note that alternative models </w:t>
      </w:r>
      <w:r w:rsidR="00E92FEB">
        <w:t>could</w:t>
      </w:r>
      <w:r w:rsidR="005744E1">
        <w:t xml:space="preserve"> be used with our approach, for example when analyzing bi-phasic growth curves</w:t>
      </w:r>
      <w:r w:rsidR="00662866">
        <w:t xml:space="preserve"> </w:t>
      </w:r>
      <w:r w:rsidR="00662866">
        <w:fldChar w:fldCharType="begin" w:fldLock="1"/>
      </w:r>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r w:rsidR="00662866">
        <w:fldChar w:fldCharType="end"/>
      </w:r>
      <w:r w:rsidR="005744E1">
        <w:t xml:space="preserve">. </w:t>
      </w:r>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r w:rsidR="00E92FEB">
        <w:t xml:space="preserve">growth </w:t>
      </w:r>
      <w:r w:rsidRPr="0025589C">
        <w:t>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w:t>
      </w:r>
      <w:r w:rsidRPr="0025589C">
        <w:lastRenderedPageBreak/>
        <w:t>double), and the lag duration</w:t>
      </w:r>
      <w:r w:rsidR="00E92FEB">
        <w:t xml:space="preserve"> (time required to adjust to new environment)</w:t>
      </w:r>
      <w:r w:rsidRPr="0025589C">
        <w:t xml:space="preserve">; see </w:t>
      </w:r>
      <w:r w:rsidRPr="00BF5556">
        <w:rPr>
          <w:b/>
          <w:bCs/>
        </w:rPr>
        <w:t>Table 1</w:t>
      </w:r>
      <w:r w:rsidR="00E92FEB">
        <w:rPr>
          <w:b/>
          <w:bCs/>
        </w:rPr>
        <w:t xml:space="preserve"> </w:t>
      </w:r>
      <w:r w:rsidR="00E92FEB" w:rsidRPr="00E5156E">
        <w:t>and</w:t>
      </w:r>
      <w:r w:rsidR="00E92FEB">
        <w:rPr>
          <w:b/>
          <w:bCs/>
        </w:rPr>
        <w:t xml:space="preserve"> Materials and Methods</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30"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33589C9C" w:rsidR="007C5E66" w:rsidRPr="00BF5556" w:rsidRDefault="005744E1" w:rsidP="007C5E66">
      <w:pPr>
        <w:pStyle w:val="Caption"/>
        <w:keepNext/>
        <w:spacing w:line="360" w:lineRule="auto"/>
        <w:jc w:val="center"/>
        <w:rPr>
          <w:sz w:val="24"/>
          <w:szCs w:val="24"/>
        </w:rPr>
      </w:pPr>
      <w:bookmarkStart w:id="31" w:name="_Ref453680217"/>
      <w:bookmarkEnd w:id="30"/>
      <w:r>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p>
    <w:p w14:paraId="2366E05F" w14:textId="63C4056D"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140DEF">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xml:space="preserve">. 2). </w:t>
      </w:r>
      <w:r w:rsidR="00E92FEB">
        <w:rPr>
          <w:b w:val="0"/>
          <w:bCs w:val="0"/>
          <w:color w:val="000000" w:themeColor="text1"/>
          <w:sz w:val="22"/>
          <w:szCs w:val="22"/>
        </w:rPr>
        <w:t>In p</w:t>
      </w:r>
      <w:r w:rsidR="00E92FEB" w:rsidRPr="0087553C">
        <w:rPr>
          <w:b w:val="0"/>
          <w:bCs w:val="0"/>
          <w:color w:val="000000" w:themeColor="text1"/>
          <w:sz w:val="22"/>
          <w:szCs w:val="22"/>
        </w:rPr>
        <w:t xml:space="preserve">anel </w:t>
      </w:r>
      <w:r w:rsidRPr="0087553C">
        <w:rPr>
          <w:b w:val="0"/>
          <w:bCs w:val="0"/>
          <w:color w:val="000000" w:themeColor="text1"/>
          <w:sz w:val="22"/>
          <w:szCs w:val="22"/>
        </w:rPr>
        <w:t>labels letters denote the experiment (A, B, and C) and numbers denote the strain (</w:t>
      </w:r>
      <w:r w:rsidR="005744E1">
        <w:rPr>
          <w:b w:val="0"/>
          <w:bCs w:val="0"/>
          <w:color w:val="000000" w:themeColor="text1"/>
          <w:sz w:val="22"/>
          <w:szCs w:val="22"/>
        </w:rPr>
        <w:t xml:space="preserve">1-4; </w:t>
      </w:r>
      <w:r w:rsidR="00B24D46">
        <w:rPr>
          <w:b w:val="0"/>
          <w:bCs w:val="0"/>
          <w:color w:val="000000" w:themeColor="text1"/>
          <w:sz w:val="22"/>
          <w:szCs w:val="22"/>
        </w:rPr>
        <w:t xml:space="preserve">red </w:t>
      </w:r>
      <w:r w:rsidR="00B219AA">
        <w:rPr>
          <w:b w:val="0"/>
          <w:bCs w:val="0"/>
          <w:color w:val="000000" w:themeColor="text1"/>
          <w:sz w:val="22"/>
          <w:szCs w:val="22"/>
        </w:rPr>
        <w:t xml:space="preserve">strains on top row, </w:t>
      </w:r>
      <w:r w:rsidR="00B24D46">
        <w:rPr>
          <w:b w:val="0"/>
          <w:bCs w:val="0"/>
          <w:color w:val="000000" w:themeColor="text1"/>
          <w:sz w:val="22"/>
          <w:szCs w:val="22"/>
        </w:rPr>
        <w:t xml:space="preserve">green </w:t>
      </w:r>
      <w:r w:rsidR="00B219AA">
        <w:rPr>
          <w:b w:val="0"/>
          <w:bCs w:val="0"/>
          <w:color w:val="000000" w:themeColor="text1"/>
          <w:sz w:val="22"/>
          <w:szCs w:val="22"/>
        </w:rPr>
        <w:t>strains on bottom row</w:t>
      </w:r>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ins w:id="32" w:author="Yoav Ram" w:date="2019-04-11T14:53:00Z">
        <w:r w:rsidR="00D91519">
          <w:rPr>
            <w:b w:val="0"/>
            <w:bCs w:val="0"/>
            <w:color w:val="000000" w:themeColor="text1"/>
            <w:sz w:val="22"/>
            <w:szCs w:val="22"/>
          </w:rPr>
          <w:t xml:space="preserve"> </w:t>
        </w:r>
      </w:ins>
      <w:ins w:id="33" w:author="Yoav Ram" w:date="2019-04-11T14:56:00Z">
        <w:r w:rsidR="00D91519">
          <w:rPr>
            <w:b w:val="0"/>
            <w:bCs w:val="0"/>
            <w:color w:val="000000" w:themeColor="text1"/>
            <w:sz w:val="22"/>
            <w:szCs w:val="22"/>
          </w:rPr>
          <w:t>The fig</w:t>
        </w:r>
      </w:ins>
      <w:ins w:id="34" w:author="Yoav Ram" w:date="2019-04-11T14:57:00Z">
        <w:r w:rsidR="00D91519">
          <w:rPr>
            <w:b w:val="0"/>
            <w:bCs w:val="0"/>
            <w:color w:val="000000" w:themeColor="text1"/>
            <w:sz w:val="22"/>
            <w:szCs w:val="22"/>
          </w:rPr>
          <w:t xml:space="preserve">ure </w:t>
        </w:r>
      </w:ins>
      <w:ins w:id="35" w:author="Yoav Ram" w:date="2019-04-11T14:53:00Z">
        <w:r w:rsidR="00D91519">
          <w:rPr>
            <w:b w:val="0"/>
            <w:bCs w:val="0"/>
            <w:color w:val="000000" w:themeColor="text1"/>
            <w:sz w:val="22"/>
            <w:szCs w:val="22"/>
          </w:rPr>
          <w:t>omit</w:t>
        </w:r>
      </w:ins>
      <w:ins w:id="36" w:author="Yoav Ram" w:date="2019-04-11T14:57:00Z">
        <w:r w:rsidR="00D91519">
          <w:rPr>
            <w:b w:val="0"/>
            <w:bCs w:val="0"/>
            <w:color w:val="000000" w:themeColor="text1"/>
            <w:sz w:val="22"/>
            <w:szCs w:val="22"/>
          </w:rPr>
          <w:t>s</w:t>
        </w:r>
      </w:ins>
      <w:ins w:id="37" w:author="Yoav Ram" w:date="2019-04-11T14:53:00Z">
        <w:r w:rsidR="00D91519">
          <w:rPr>
            <w:b w:val="0"/>
            <w:bCs w:val="0"/>
            <w:color w:val="000000" w:themeColor="text1"/>
            <w:sz w:val="22"/>
            <w:szCs w:val="22"/>
          </w:rPr>
          <w:t xml:space="preserve"> </w:t>
        </w:r>
      </w:ins>
      <w:ins w:id="38" w:author="Yoav Ram" w:date="2019-04-11T14:57:00Z">
        <w:r w:rsidR="00D91519">
          <w:rPr>
            <w:b w:val="0"/>
            <w:bCs w:val="0"/>
            <w:color w:val="000000" w:themeColor="text1"/>
            <w:sz w:val="22"/>
            <w:szCs w:val="22"/>
          </w:rPr>
          <w:t xml:space="preserve">the </w:t>
        </w:r>
      </w:ins>
      <w:ins w:id="39" w:author="Yoav Ram" w:date="2019-04-11T14:53:00Z">
        <w:r w:rsidR="00D91519">
          <w:rPr>
            <w:b w:val="0"/>
            <w:bCs w:val="0"/>
            <w:color w:val="000000" w:themeColor="text1"/>
            <w:sz w:val="22"/>
            <w:szCs w:val="22"/>
          </w:rPr>
          <w:t>stationary phase.</w:t>
        </w:r>
      </w:ins>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40"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31"/>
      <w:bookmarkEnd w:id="40"/>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21D12416"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are </w:t>
      </w:r>
      <w:ins w:id="41" w:author="Yoav Ram" w:date="2019-04-14T15:10:00Z">
        <w:r w:rsidR="00BB215E">
          <w:t xml:space="preserve">density-dependent, for example </w:t>
        </w:r>
      </w:ins>
      <w:del w:id="42" w:author="Yoav Ram" w:date="2019-04-14T15:10:00Z">
        <w:r w:rsidRPr="0025589C" w:rsidDel="00BB215E">
          <w:delText xml:space="preserve">solely </w:delText>
        </w:r>
      </w:del>
      <w:r w:rsidRPr="0025589C">
        <w:t>due to resource competition</w:t>
      </w:r>
      <w:ins w:id="43" w:author="Yoav Ram" w:date="2019-04-14T15:10:00Z">
        <w:r w:rsidR="00BB215E">
          <w:t xml:space="preserve">. This </w:t>
        </w:r>
      </w:ins>
      <w:del w:id="44" w:author="Yoav Ram" w:date="2019-04-14T15:10:00Z">
        <w:r w:rsidR="00662866" w:rsidDel="00BB215E">
          <w:delText xml:space="preserve"> (</w:delText>
        </w:r>
      </w:del>
      <w:r w:rsidR="00662866">
        <w:t>exclud</w:t>
      </w:r>
      <w:ins w:id="45" w:author="Yoav Ram" w:date="2019-04-14T15:10:00Z">
        <w:r w:rsidR="00BB215E">
          <w:t>es f</w:t>
        </w:r>
      </w:ins>
      <w:ins w:id="46" w:author="Yoav Ram" w:date="2019-04-14T15:11:00Z">
        <w:r w:rsidR="00BB215E">
          <w:t>requency-dependent interactions,</w:t>
        </w:r>
      </w:ins>
      <w:del w:id="47" w:author="Yoav Ram" w:date="2019-04-14T15:10:00Z">
        <w:r w:rsidR="00662866" w:rsidDel="00BB215E">
          <w:delText>ing</w:delText>
        </w:r>
      </w:del>
      <w:del w:id="48" w:author="Yoav Ram" w:date="2019-04-14T15:11:00Z">
        <w:r w:rsidR="00662866" w:rsidDel="00BB215E">
          <w:delText>, for example,</w:delText>
        </w:r>
      </w:del>
      <w:ins w:id="49" w:author="Yoav Ram" w:date="2019-04-14T15:11:00Z">
        <w:r w:rsidR="00BB215E">
          <w:t xml:space="preserve"> which can arise due to </w:t>
        </w:r>
      </w:ins>
      <w:del w:id="50" w:author="Yoav Ram" w:date="2019-04-14T15:11:00Z">
        <w:r w:rsidR="00662866" w:rsidDel="00BB215E">
          <w:delText xml:space="preserve"> </w:delText>
        </w:r>
      </w:del>
      <w:r w:rsidR="00746829">
        <w:t>production of</w:t>
      </w:r>
      <w:r w:rsidR="00662866">
        <w:t xml:space="preserve"> toxin</w:t>
      </w:r>
      <w:r w:rsidR="00746829">
        <w:t>s</w:t>
      </w:r>
      <w:r w:rsidR="00662866">
        <w:t xml:space="preserve"> </w:t>
      </w:r>
      <w:r w:rsidR="00662866">
        <w:fldChar w:fldCharType="begin" w:fldLock="1"/>
      </w:r>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r w:rsidR="00662866">
        <w:fldChar w:fldCharType="end"/>
      </w:r>
      <w:r w:rsidR="00746829">
        <w:t xml:space="preserve"> or </w:t>
      </w:r>
      <w:r w:rsidR="00662866">
        <w:t>pub</w:t>
      </w:r>
      <w:r w:rsidR="00746829">
        <w:t xml:space="preserve">lic goods </w:t>
      </w:r>
      <w:r w:rsidR="00746829">
        <w:fldChar w:fldCharType="begin" w:fldLock="1"/>
      </w:r>
      <w:r w:rsidR="003E53FB">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eviouslyFormattedCitation":"(19)"},"properties":{"noteIndex":0},"schema":"https://github.com/citation-style-language/schema/raw/master/csl-citation.json"}</w:instrText>
      </w:r>
      <w:r w:rsidR="00746829">
        <w:fldChar w:fldCharType="separate"/>
      </w:r>
      <w:r w:rsidR="00746829" w:rsidRPr="00746829">
        <w:rPr>
          <w:noProof/>
        </w:rPr>
        <w:t>(19)</w:t>
      </w:r>
      <w:r w:rsidR="00746829">
        <w:fldChar w:fldCharType="end"/>
      </w:r>
      <w:del w:id="51" w:author="Yoav Ram" w:date="2019-04-14T15:11:00Z">
        <w:r w:rsidR="00746829" w:rsidDel="00BB215E">
          <w:delText>)</w:delText>
        </w:r>
        <w:r w:rsidR="00662866" w:rsidDel="00BB215E">
          <w:delText xml:space="preserve"> </w:delText>
        </w:r>
      </w:del>
      <w:ins w:id="52" w:author="Yoav Ram" w:date="2019-04-14T15:12:00Z">
        <w:r w:rsidR="00790A8E">
          <w:t xml:space="preserve"> (see </w:t>
        </w:r>
        <w:r w:rsidR="00790A8E" w:rsidRPr="00790A8E">
          <w:rPr>
            <w:b/>
            <w:bCs/>
            <w:rPrChange w:id="53" w:author="Yoav Ram" w:date="2019-04-14T15:12:00Z">
              <w:rPr/>
            </w:rPrChange>
          </w:rPr>
          <w:t>Figure 8</w:t>
        </w:r>
        <w:r w:rsidR="00790A8E">
          <w:t xml:space="preserve"> for a deviation from this assumption). </w:t>
        </w:r>
      </w:ins>
      <w:del w:id="54" w:author="Yoav Ram" w:date="2019-04-14T15:12:00Z">
        <w:r w:rsidRPr="0025589C" w:rsidDel="00790A8E">
          <w:delText xml:space="preserve">. </w:delText>
        </w:r>
      </w:del>
      <w:r w:rsidRPr="0025589C">
        <w:t>Therefore, all interactions are described by the deceleration of the growth rate of each strain in response to</w:t>
      </w:r>
      <w:r>
        <w:t xml:space="preserve"> the </w:t>
      </w:r>
      <w:del w:id="55" w:author="Yoav Ram" w:date="2019-04-14T15:11:00Z">
        <w:r w:rsidDel="00790A8E">
          <w:delText>depletion of resources due to</w:delText>
        </w:r>
        <w:r w:rsidRPr="0025589C" w:rsidDel="00790A8E">
          <w:delText xml:space="preserve"> growth</w:delText>
        </w:r>
      </w:del>
      <w:ins w:id="56" w:author="Yoav Ram" w:date="2019-04-14T15:11:00Z">
        <w:r w:rsidR="00790A8E">
          <w:t>increased density</w:t>
        </w:r>
      </w:ins>
      <w:r w:rsidRPr="0025589C">
        <w:t xml:space="preserve">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3E53FB">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(20)"},"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0769A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lastRenderedPageBreak/>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Fitting was performed by minim</w:t>
      </w:r>
      <w:proofErr w:type="spellStart"/>
      <w:r w:rsidRPr="00876E70">
        <w:t>izing</w:t>
      </w:r>
      <w:proofErr w:type="spellEnd"/>
      <w:r w:rsidRPr="00876E70">
        <w:t xml:space="preserve">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4"/>
                    <a:stretch>
                      <a:fillRect/>
                    </a:stretch>
                  </pic:blipFill>
                  <pic:spPr>
                    <a:xfrm>
                      <a:off x="0" y="0"/>
                      <a:ext cx="6188710" cy="1375410"/>
                    </a:xfrm>
                    <a:prstGeom prst="rect">
                      <a:avLst/>
                    </a:prstGeom>
                  </pic:spPr>
                </pic:pic>
              </a:graphicData>
            </a:graphic>
          </wp:inline>
        </w:drawing>
      </w:r>
    </w:p>
    <w:p w14:paraId="759D42D2" w14:textId="2330A7B5" w:rsidR="007C5E66" w:rsidRDefault="007C5E66" w:rsidP="007C5E66">
      <w:pPr>
        <w:pStyle w:val="Caption"/>
        <w:spacing w:line="360" w:lineRule="auto"/>
        <w:rPr>
          <w:b w:val="0"/>
          <w:bCs w:val="0"/>
          <w:color w:val="auto"/>
          <w:sz w:val="22"/>
          <w:szCs w:val="22"/>
        </w:rPr>
      </w:pPr>
      <w:bookmarkStart w:id="57"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140DEF">
        <w:rPr>
          <w:noProof/>
          <w:color w:val="auto"/>
          <w:sz w:val="22"/>
          <w:szCs w:val="22"/>
        </w:rPr>
        <w:t>4</w:t>
      </w:r>
      <w:r w:rsidRPr="00B07CF2">
        <w:rPr>
          <w:sz w:val="22"/>
          <w:szCs w:val="22"/>
        </w:rPr>
        <w:fldChar w:fldCharType="end"/>
      </w:r>
      <w:bookmarkEnd w:id="57"/>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r w:rsidR="00505F44">
        <w:rPr>
          <w:b w:val="0"/>
          <w:bCs w:val="0"/>
          <w:color w:val="auto"/>
          <w:sz w:val="22"/>
          <w:szCs w:val="22"/>
        </w:rPr>
        <w:t xml:space="preserve">symbols </w:t>
      </w:r>
      <w:r>
        <w:rPr>
          <w:b w:val="0"/>
          <w:bCs w:val="0"/>
          <w:color w:val="auto"/>
          <w:sz w:val="22"/>
          <w:szCs w:val="22"/>
        </w:rPr>
        <w:t xml:space="preserve">show </w:t>
      </w:r>
      <w:r w:rsidR="009B66A3">
        <w:rPr>
          <w:b w:val="0"/>
          <w:bCs w:val="0"/>
          <w:color w:val="auto"/>
          <w:sz w:val="22"/>
          <w:szCs w:val="22"/>
        </w:rPr>
        <w:t xml:space="preserve">measured </w:t>
      </w:r>
      <w:r>
        <w:rPr>
          <w:b w:val="0"/>
          <w:bCs w:val="0"/>
          <w:color w:val="auto"/>
          <w:sz w:val="22"/>
          <w:szCs w:val="22"/>
        </w:rPr>
        <w:t>total densit</w:t>
      </w:r>
      <w:r w:rsidR="009B66A3">
        <w:rPr>
          <w:b w:val="0"/>
          <w:bCs w:val="0"/>
          <w:color w:val="auto"/>
          <w:sz w:val="22"/>
          <w:szCs w:val="22"/>
        </w:rPr>
        <w:t>ies</w:t>
      </w:r>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ins w:id="58" w:author="Yoav Ram" w:date="2019-04-14T09:50:00Z">
        <w:r w:rsidR="000769AC">
          <w:rPr>
            <w:b w:val="0"/>
            <w:bCs w:val="0"/>
            <w:color w:val="auto"/>
            <w:sz w:val="22"/>
            <w:szCs w:val="22"/>
          </w:rPr>
          <w:t xml:space="preserve">, where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i</m:t>
              </m:r>
            </m:sub>
          </m:sSub>
        </m:oMath>
        <w:r w:rsidR="000769AC">
          <w:rPr>
            <w:b w:val="0"/>
            <w:bCs w:val="0"/>
            <w:color w:val="auto"/>
            <w:sz w:val="22"/>
            <w:szCs w:val="22"/>
          </w:rPr>
          <w:t xml:space="preserve"> are estimated by fitting an exponential model to mono-culture growth</w:t>
        </w:r>
      </w:ins>
      <w:ins w:id="59" w:author="Yoav Ram" w:date="2019-04-14T09:51:00Z">
        <w:r w:rsidR="000769AC">
          <w:rPr>
            <w:b w:val="0"/>
            <w:bCs w:val="0"/>
            <w:color w:val="auto"/>
            <w:sz w:val="22"/>
            <w:szCs w:val="22"/>
          </w:rPr>
          <w:t xml:space="preserve"> curves</w:t>
        </w:r>
      </w:ins>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w:t>
      </w:r>
      <w:proofErr w:type="spellStart"/>
      <w:r w:rsidRPr="00876E70">
        <w:t>es</w:t>
      </w:r>
      <w:proofErr w:type="spellEnd"/>
      <w:r w:rsidRPr="00876E70">
        <w:t xml:space="preserve">,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3E52C1C6"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and </w:t>
      </w:r>
      <w:r w:rsidRPr="0025589C">
        <w:t xml:space="preserve">model predictions </w:t>
      </w:r>
      <w:r>
        <w:t xml:space="preserve">are shown in </w:t>
      </w:r>
      <w:r>
        <w:rPr>
          <w:b/>
          <w:bCs/>
        </w:rPr>
        <w:t>Figure 5</w:t>
      </w:r>
      <w:r w:rsidRPr="005C5B17">
        <w:t>,</w:t>
      </w:r>
      <w:r>
        <w:t xml:space="preserve"> </w:t>
      </w:r>
      <w:r w:rsidRPr="0025589C">
        <w:t>to</w:t>
      </w:r>
      <w:r>
        <w:t>gether with the</w:t>
      </w:r>
      <w:r w:rsidRPr="0025589C">
        <w:t xml:space="preserve"> exponential model predictions </w:t>
      </w:r>
      <w:r>
        <w:t>(which effectively use the growth rate as a proxy for fitness</w:t>
      </w:r>
      <w:r w:rsidRPr="0025589C">
        <w:t xml:space="preserve">). </w:t>
      </w:r>
      <w:r w:rsidR="00FE0CF4">
        <w:t>Our</w:t>
      </w:r>
      <w:r w:rsidR="00FE0CF4" w:rsidRPr="0025589C">
        <w:t xml:space="preserve"> </w:t>
      </w:r>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2A00CC6A" w:rsidR="007C5E66" w:rsidRDefault="007C5E66" w:rsidP="007C5E66">
      <w:pPr>
        <w:pStyle w:val="Caption"/>
        <w:spacing w:line="360" w:lineRule="auto"/>
        <w:rPr>
          <w:b w:val="0"/>
          <w:bCs w:val="0"/>
          <w:color w:val="auto"/>
          <w:sz w:val="22"/>
          <w:szCs w:val="22"/>
        </w:rPr>
      </w:pPr>
      <w:bookmarkStart w:id="60"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140DEF">
        <w:rPr>
          <w:noProof/>
          <w:color w:val="000000" w:themeColor="text1"/>
          <w:sz w:val="22"/>
          <w:szCs w:val="22"/>
        </w:rPr>
        <w:t>5</w:t>
      </w:r>
      <w:r w:rsidRPr="00F3419E">
        <w:rPr>
          <w:b w:val="0"/>
          <w:bCs w:val="0"/>
          <w:color w:val="000000" w:themeColor="text1"/>
          <w:sz w:val="22"/>
          <w:szCs w:val="22"/>
        </w:rPr>
        <w:fldChar w:fldCharType="end"/>
      </w:r>
      <w:bookmarkEnd w:id="60"/>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E92FEB">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r w:rsidR="00B24D46">
        <w:rPr>
          <w:b w:val="0"/>
          <w:bCs w:val="0"/>
          <w:color w:val="auto"/>
          <w:sz w:val="22"/>
          <w:szCs w:val="22"/>
        </w:rPr>
        <w:t>red</w:t>
      </w:r>
      <w:r w:rsidR="000A2E15">
        <w:rPr>
          <w:b w:val="0"/>
          <w:bCs w:val="0"/>
          <w:color w:val="auto"/>
          <w:sz w:val="22"/>
          <w:szCs w:val="22"/>
        </w:rPr>
        <w:t xml:space="preserve"> </w:t>
      </w:r>
      <w:r>
        <w:rPr>
          <w:b w:val="0"/>
          <w:bCs w:val="0"/>
          <w:color w:val="auto"/>
          <w:sz w:val="22"/>
          <w:szCs w:val="22"/>
        </w:rPr>
        <w:t xml:space="preserve">and </w:t>
      </w:r>
      <w:r w:rsidR="00B24D46">
        <w:rPr>
          <w:b w:val="0"/>
          <w:bCs w:val="0"/>
          <w:color w:val="auto"/>
          <w:sz w:val="22"/>
          <w:szCs w:val="22"/>
        </w:rPr>
        <w:t>green</w:t>
      </w:r>
      <w:r w:rsidR="000A2E15">
        <w:rPr>
          <w:b w:val="0"/>
          <w:bCs w:val="0"/>
          <w:color w:val="auto"/>
          <w:sz w:val="22"/>
          <w:szCs w:val="22"/>
        </w:rPr>
        <w:t xml:space="preserve"> </w:t>
      </w:r>
      <w:r>
        <w:rPr>
          <w:b w:val="0"/>
          <w:bCs w:val="0"/>
          <w:color w:val="auto"/>
          <w:sz w:val="22"/>
          <w:szCs w:val="22"/>
        </w:rPr>
        <w:t>strains (</w:t>
      </w:r>
      <w:r w:rsidR="00B24D46">
        <w:rPr>
          <w:b w:val="0"/>
          <w:bCs w:val="0"/>
          <w:color w:val="auto"/>
          <w:sz w:val="22"/>
          <w:szCs w:val="22"/>
        </w:rPr>
        <w:t>red</w:t>
      </w:r>
      <w:r w:rsidR="000A2E15">
        <w:rPr>
          <w:b w:val="0"/>
          <w:bCs w:val="0"/>
          <w:color w:val="auto"/>
          <w:sz w:val="22"/>
          <w:szCs w:val="22"/>
        </w:rPr>
        <w:t xml:space="preserve"> strains eventually win in all experiments</w:t>
      </w:r>
      <w:r>
        <w:rPr>
          <w:b w:val="0"/>
          <w:bCs w:val="0"/>
          <w:color w:val="auto"/>
          <w:sz w:val="22"/>
          <w:szCs w:val="22"/>
        </w:rPr>
        <w:t>)</w:t>
      </w:r>
      <w:r w:rsidR="002E1970">
        <w:rPr>
          <w:b w:val="0"/>
          <w:bCs w:val="0"/>
          <w:color w:val="auto"/>
          <w:sz w:val="22"/>
          <w:szCs w:val="22"/>
        </w:rPr>
        <w:t>.</w:t>
      </w:r>
      <w:r w:rsidRPr="00B07CF2">
        <w:rPr>
          <w:b w:val="0"/>
          <w:bCs w:val="0"/>
          <w:color w:val="auto"/>
          <w:sz w:val="22"/>
          <w:szCs w:val="22"/>
        </w:rPr>
        <w:t xml:space="preserve"> </w:t>
      </w:r>
      <w:r w:rsidR="002E1970">
        <w:rPr>
          <w:b w:val="0"/>
          <w:bCs w:val="0"/>
          <w:color w:val="auto"/>
          <w:sz w:val="22"/>
          <w:szCs w:val="22"/>
        </w:rPr>
        <w:t>D</w:t>
      </w:r>
      <w:r w:rsidR="002E1970" w:rsidRPr="00B07CF2">
        <w:rPr>
          <w:b w:val="0"/>
          <w:bCs w:val="0"/>
          <w:color w:val="auto"/>
          <w:sz w:val="22"/>
          <w:szCs w:val="22"/>
        </w:rPr>
        <w:t xml:space="preserve">ashed </w:t>
      </w:r>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f>
              <m:fPr>
                <m:ctrlPr>
                  <w:ins w:id="61" w:author="Yoav Ram" w:date="2019-04-14T09:55:00Z">
                    <w:rPr>
                      <w:rFonts w:ascii="Cambria Math" w:hAnsi="Cambria Math"/>
                      <w:i/>
                      <w:color w:val="000000" w:themeColor="text1"/>
                    </w:rPr>
                  </w:ins>
                </m:ctrlPr>
              </m:fPr>
              <m:num>
                <m:sSub>
                  <m:sSubPr>
                    <m:ctrlPr>
                      <w:ins w:id="62" w:author="Yoav Ram" w:date="2019-04-14T09:55:00Z">
                        <w:rPr>
                          <w:rFonts w:ascii="Cambria Math" w:hAnsi="Cambria Math"/>
                          <w:i/>
                          <w:color w:val="000000" w:themeColor="text1"/>
                        </w:rPr>
                      </w:ins>
                    </m:ctrlPr>
                  </m:sSubPr>
                  <m:e>
                    <m:r>
                      <w:ins w:id="63" w:author="Yoav Ram" w:date="2019-04-14T09:55:00Z">
                        <m:rPr>
                          <m:sty m:val="bi"/>
                        </m:rPr>
                        <w:rPr>
                          <w:rFonts w:ascii="Cambria Math" w:hAnsi="Cambria Math"/>
                          <w:color w:val="000000" w:themeColor="text1"/>
                        </w:rPr>
                        <m:t>N</m:t>
                      </w:ins>
                    </m:r>
                  </m:e>
                  <m:sub>
                    <m:r>
                      <w:ins w:id="64" w:author="Yoav Ram" w:date="2019-04-14T09:55:00Z">
                        <m:rPr>
                          <m:sty m:val="bi"/>
                        </m:rPr>
                        <w:rPr>
                          <w:rFonts w:ascii="Cambria Math" w:hAnsi="Cambria Math"/>
                          <w:color w:val="000000" w:themeColor="text1"/>
                        </w:rPr>
                        <m:t>2</m:t>
                      </w:ins>
                    </m:r>
                  </m:sub>
                </m:sSub>
                <m:d>
                  <m:dPr>
                    <m:ctrlPr>
                      <w:ins w:id="65" w:author="Yoav Ram" w:date="2019-04-14T09:55:00Z">
                        <w:rPr>
                          <w:rFonts w:ascii="Cambria Math" w:hAnsi="Cambria Math"/>
                          <w:i/>
                          <w:color w:val="000000" w:themeColor="text1"/>
                        </w:rPr>
                      </w:ins>
                    </m:ctrlPr>
                  </m:dPr>
                  <m:e>
                    <m:r>
                      <w:ins w:id="66" w:author="Yoav Ram" w:date="2019-04-14T09:55:00Z">
                        <m:rPr>
                          <m:sty m:val="bi"/>
                        </m:rPr>
                        <w:rPr>
                          <w:rFonts w:ascii="Cambria Math" w:hAnsi="Cambria Math"/>
                          <w:color w:val="000000" w:themeColor="text1"/>
                        </w:rPr>
                        <m:t>0</m:t>
                      </w:ins>
                    </m:r>
                  </m:e>
                </m:d>
              </m:num>
              <m:den>
                <m:sSub>
                  <m:sSubPr>
                    <m:ctrlPr>
                      <w:ins w:id="67" w:author="Yoav Ram" w:date="2019-04-14T09:55:00Z">
                        <w:rPr>
                          <w:rFonts w:ascii="Cambria Math" w:hAnsi="Cambria Math"/>
                          <w:i/>
                          <w:color w:val="000000" w:themeColor="text1"/>
                        </w:rPr>
                      </w:ins>
                    </m:ctrlPr>
                  </m:sSubPr>
                  <m:e>
                    <m:r>
                      <w:ins w:id="68" w:author="Yoav Ram" w:date="2019-04-14T09:55:00Z">
                        <m:rPr>
                          <m:sty m:val="bi"/>
                        </m:rPr>
                        <w:rPr>
                          <w:rFonts w:ascii="Cambria Math" w:hAnsi="Cambria Math"/>
                          <w:color w:val="000000" w:themeColor="text1"/>
                        </w:rPr>
                        <m:t>N</m:t>
                      </w:ins>
                    </m:r>
                  </m:e>
                  <m:sub>
                    <m:r>
                      <w:ins w:id="69" w:author="Yoav Ram" w:date="2019-04-14T09:55:00Z">
                        <m:rPr>
                          <m:sty m:val="bi"/>
                        </m:rPr>
                        <w:rPr>
                          <w:rFonts w:ascii="Cambria Math" w:hAnsi="Cambria Math"/>
                          <w:color w:val="000000" w:themeColor="text1"/>
                        </w:rPr>
                        <m:t>1</m:t>
                      </w:ins>
                    </m:r>
                  </m:sub>
                </m:sSub>
                <m:d>
                  <m:dPr>
                    <m:ctrlPr>
                      <w:ins w:id="70" w:author="Yoav Ram" w:date="2019-04-14T09:55:00Z">
                        <w:rPr>
                          <w:rFonts w:ascii="Cambria Math" w:hAnsi="Cambria Math"/>
                          <w:i/>
                          <w:color w:val="000000" w:themeColor="text1"/>
                        </w:rPr>
                      </w:ins>
                    </m:ctrlPr>
                  </m:dPr>
                  <m:e>
                    <m:r>
                      <w:ins w:id="71" w:author="Yoav Ram" w:date="2019-04-14T09:55:00Z">
                        <m:rPr>
                          <m:sty m:val="bi"/>
                        </m:rPr>
                        <w:rPr>
                          <w:rFonts w:ascii="Cambria Math" w:hAnsi="Cambria Math"/>
                          <w:color w:val="000000" w:themeColor="text1"/>
                        </w:rPr>
                        <m:t>0</m:t>
                      </w:ins>
                    </m:r>
                  </m:e>
                </m:d>
              </m:den>
            </m:f>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r>
                  <w:ins w:id="72" w:author="Yoav Ram" w:date="2019-04-14T09:54:00Z">
                    <w:rPr>
                      <w:rFonts w:ascii="Cambria Math" w:hAnsi="Cambria Math"/>
                      <w:color w:val="000000" w:themeColor="text1"/>
                    </w:rPr>
                    <m:t>t</m:t>
                  </w:ins>
                </m:r>
              </m:sup>
            </m:sSup>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08DEB524"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r w:rsidR="0026707A">
        <w:t xml:space="preserve">eight </w:t>
      </w:r>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r w:rsidR="0026707A">
        <w:t xml:space="preserve">. In each pair, the </w:t>
      </w:r>
      <w:proofErr w:type="spellStart"/>
      <w:r w:rsidR="0026707A">
        <w:rPr>
          <w:i/>
          <w:iCs/>
        </w:rPr>
        <w:t>lacI</w:t>
      </w:r>
      <w:proofErr w:type="spellEnd"/>
      <w:r w:rsidR="0026707A">
        <w:rPr>
          <w:i/>
          <w:iCs/>
        </w:rPr>
        <w:t>+</w:t>
      </w:r>
      <w:r w:rsidR="0026707A">
        <w:t xml:space="preserve"> strain </w:t>
      </w:r>
      <w:r w:rsidR="002E1970">
        <w:t xml:space="preserve">had previously </w:t>
      </w:r>
      <w:r w:rsidR="0026707A">
        <w:t xml:space="preserve">evolved in </w:t>
      </w:r>
      <w:r w:rsidR="002E1970">
        <w:t xml:space="preserve">a </w:t>
      </w:r>
      <w:r w:rsidR="0026707A">
        <w:t xml:space="preserve">lactose-containing environment </w:t>
      </w:r>
      <w:r w:rsidR="0026707A">
        <w:fldChar w:fldCharType="begin" w:fldLock="1"/>
      </w:r>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26707A">
        <w:fldChar w:fldCharType="separate"/>
      </w:r>
      <w:r w:rsidR="0026707A" w:rsidRPr="00DB2152">
        <w:rPr>
          <w:noProof/>
        </w:rPr>
        <w:t>(14)</w:t>
      </w:r>
      <w:r w:rsidR="0026707A">
        <w:fldChar w:fldCharType="end"/>
      </w:r>
      <w:r w:rsidR="0026707A">
        <w:t xml:space="preserve"> and the </w:t>
      </w:r>
      <w:proofErr w:type="spellStart"/>
      <w:r w:rsidR="0026707A">
        <w:rPr>
          <w:i/>
          <w:iCs/>
        </w:rPr>
        <w:t>lacI</w:t>
      </w:r>
      <w:proofErr w:type="spellEnd"/>
      <w:r w:rsidR="0026707A">
        <w:rPr>
          <w:i/>
          <w:iCs/>
        </w:rPr>
        <w:t>-</w:t>
      </w:r>
      <w:r w:rsidR="0026707A">
        <w:t xml:space="preserve"> strain was produced by introducing a mutation that causes </w:t>
      </w:r>
      <w:r w:rsidR="0026707A">
        <w:rPr>
          <w:i/>
          <w:iCs/>
        </w:rPr>
        <w:t>lac</w:t>
      </w:r>
      <w:r w:rsidR="0026707A">
        <w:t xml:space="preserve"> genes to be constitutively expressed at a high level.</w:t>
      </w:r>
      <w:r>
        <w:t xml:space="preserve"> For each </w:t>
      </w:r>
      <w:proofErr w:type="spellStart"/>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r>
        <w:t>pair, growth curves were measured in a mono-culture and used to predict growth in mixed culture </w:t>
      </w:r>
      <w:r w:rsidRPr="0025589C">
        <w:t>(</w:t>
      </w:r>
      <w:proofErr w:type="spellStart"/>
      <w:r w:rsidRPr="0025589C">
        <w:t>eq</w:t>
      </w:r>
      <w:r>
        <w:t>s</w:t>
      </w:r>
      <w:proofErr w:type="spellEnd"/>
      <w:r w:rsidRPr="0025589C">
        <w:t>.</w:t>
      </w:r>
      <w:r>
        <w:t> </w:t>
      </w:r>
      <w:r w:rsidRPr="0025589C">
        <w:t>3</w:t>
      </w:r>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w:t>
      </w:r>
      <w:proofErr w:type="spellStart"/>
      <w:r w:rsidR="003F186E">
        <w:t>han</w:t>
      </w:r>
      <w:proofErr w:type="spellEnd"/>
      <w:r w:rsidR="003F186E">
        <w:t xml:space="preserve"> estimated from growth in a mixed culture</w:t>
      </w:r>
      <w:r w:rsidRPr="0025589C">
        <w:t>)</w:t>
      </w:r>
      <w:r>
        <w:t xml:space="preserve">. In addition, competition experiments were conducted in mixed culture. The relative fitness </w:t>
      </w:r>
      <w:r>
        <w:rPr>
          <w:i/>
          <w:iCs/>
        </w:rPr>
        <w:t>W</w:t>
      </w:r>
      <w:r>
        <w:t xml:space="preserve"> of </w:t>
      </w:r>
      <w:proofErr w:type="spellStart"/>
      <w:r w:rsidR="0026707A">
        <w:rPr>
          <w:i/>
          <w:iCs/>
        </w:rPr>
        <w:t>lacI</w:t>
      </w:r>
      <w:proofErr w:type="spellEnd"/>
      <w:r w:rsidR="0026707A">
        <w:rPr>
          <w:i/>
          <w:iCs/>
        </w:rPr>
        <w:t>-</w:t>
      </w:r>
      <w:r w:rsidR="0026707A">
        <w:t xml:space="preserve"> </w:t>
      </w:r>
      <w:r>
        <w:t xml:space="preserve">strain relative to </w:t>
      </w:r>
      <w:proofErr w:type="spellStart"/>
      <w:r w:rsidR="0026707A">
        <w:rPr>
          <w:i/>
          <w:iCs/>
        </w:rPr>
        <w:t>lacI</w:t>
      </w:r>
      <w:proofErr w:type="spellEnd"/>
      <w:r w:rsidR="0026707A">
        <w:rPr>
          <w:i/>
          <w:iCs/>
        </w:rPr>
        <w:t xml:space="preserve">+ </w:t>
      </w:r>
      <w:r>
        <w:t xml:space="preserve">strain was estimated from the experimental and predicted densities </w:t>
      </w:r>
      <w:proofErr w:type="spellStart"/>
      <w:r w:rsidR="0026707A" w:rsidRPr="0048114F">
        <w:rPr>
          <w:i/>
          <w:iCs/>
        </w:rPr>
        <w:t>N</w:t>
      </w:r>
      <w:r w:rsidR="0026707A">
        <w:rPr>
          <w:i/>
          <w:iCs/>
          <w:vertAlign w:val="subscript"/>
        </w:rPr>
        <w:t>lacI</w:t>
      </w:r>
      <w:proofErr w:type="spellEnd"/>
      <w:r w:rsidR="0026707A">
        <w:rPr>
          <w:i/>
          <w:iCs/>
          <w:vertAlign w:val="subscript"/>
        </w:rPr>
        <w:t>-</w:t>
      </w:r>
      <w:r w:rsidR="0026707A">
        <w:t xml:space="preserve"> </w:t>
      </w:r>
      <w:r>
        <w:t xml:space="preserve">and </w:t>
      </w:r>
      <w:r w:rsidRPr="0048114F">
        <w:rPr>
          <w:i/>
          <w:iCs/>
        </w:rPr>
        <w:t>N</w:t>
      </w:r>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r w:rsidR="002E1970">
        <w:t>, and</w:t>
      </w:r>
    </w:p>
    <w:p w14:paraId="410F62A4" w14:textId="300DCFDF"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7939F052"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
        <w:fldChar w:fldCharType="separate"/>
      </w:r>
      <w:r w:rsidRPr="00E5156E">
        <w:rPr>
          <w:b/>
          <w:bCs/>
          <w:color w:val="000000" w:themeColor="text1"/>
        </w:rPr>
        <w:t>Figure 6</w:t>
      </w:r>
      <w:r w:rsidRPr="0026707A">
        <w:rPr>
          <w:b/>
          <w:bCs/>
        </w:rPr>
        <w:fldChar w:fldCharType="end"/>
      </w:r>
      <w:r w:rsidRPr="0026707A">
        <w:t xml:space="preserve"> compares the relative fitness </w:t>
      </w:r>
      <w:r w:rsidR="0026707A">
        <w:rPr>
          <w:i/>
          <w:iCs/>
        </w:rPr>
        <w:t xml:space="preserve">W </w:t>
      </w:r>
      <w:r w:rsidRPr="0026707A">
        <w:t xml:space="preserve">of </w:t>
      </w:r>
      <w:proofErr w:type="spellStart"/>
      <w:r w:rsidRPr="0026707A">
        <w:rPr>
          <w:i/>
          <w:iCs/>
        </w:rPr>
        <w:t>lacI</w:t>
      </w:r>
      <w:proofErr w:type="spellEnd"/>
      <w:r w:rsidRPr="0026707A">
        <w:rPr>
          <w:i/>
          <w:iCs/>
        </w:rPr>
        <w:t>-</w:t>
      </w:r>
      <w:r w:rsidRPr="0026707A">
        <w:t xml:space="preserve"> mutants from competition experiments </w:t>
      </w:r>
      <w:r>
        <w:t>and from model predictions in eight strain</w:t>
      </w:r>
      <w:r w:rsidR="002E1970">
        <w:t xml:space="preserve"> pair</w:t>
      </w:r>
      <w:r>
        <w:t>s. Clearly, estimates from experiments and from model predictions are very similar.</w:t>
      </w:r>
      <w:ins w:id="73" w:author="Yoav Ram" w:date="2019-04-14T09:57:00Z">
        <w:r w:rsidR="000769AC">
          <w:t xml:space="preserve"> This suggest</w:t>
        </w:r>
      </w:ins>
      <w:ins w:id="74" w:author="Yoav Ram" w:date="2019-04-14T09:58:00Z">
        <w:r w:rsidR="000769AC">
          <w:t>s</w:t>
        </w:r>
      </w:ins>
      <w:ins w:id="75" w:author="Yoav Ram" w:date="2019-04-14T09:57:00Z">
        <w:r w:rsidR="000769AC">
          <w:t xml:space="preserve"> it is </w:t>
        </w:r>
      </w:ins>
      <w:ins w:id="76" w:author="Yoav Ram" w:date="2019-04-14T09:58:00Z">
        <w:r w:rsidR="000769AC">
          <w:t xml:space="preserve">reasonable to assume competitions parameters can be fixed at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0769AC">
          <w:t>.</w:t>
        </w:r>
      </w:ins>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6"/>
                    <a:stretch>
                      <a:fillRect/>
                    </a:stretch>
                  </pic:blipFill>
                  <pic:spPr>
                    <a:xfrm>
                      <a:off x="0" y="0"/>
                      <a:ext cx="3780000" cy="2520000"/>
                    </a:xfrm>
                    <a:prstGeom prst="rect">
                      <a:avLst/>
                    </a:prstGeom>
                  </pic:spPr>
                </pic:pic>
              </a:graphicData>
            </a:graphic>
          </wp:inline>
        </w:drawing>
      </w:r>
    </w:p>
    <w:p w14:paraId="50CC605B" w14:textId="588EDE8E" w:rsidR="007C5E66" w:rsidRDefault="007C5E66" w:rsidP="007C5E66">
      <w:pPr>
        <w:pStyle w:val="Caption"/>
        <w:rPr>
          <w:b w:val="0"/>
          <w:bCs w:val="0"/>
          <w:color w:val="000000" w:themeColor="text1"/>
          <w:sz w:val="22"/>
          <w:szCs w:val="22"/>
        </w:rPr>
      </w:pPr>
      <w:bookmarkStart w:id="77"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140DEF">
        <w:rPr>
          <w:noProof/>
          <w:color w:val="000000" w:themeColor="text1"/>
          <w:sz w:val="22"/>
          <w:szCs w:val="22"/>
        </w:rPr>
        <w:t>6</w:t>
      </w:r>
      <w:r w:rsidRPr="00C34C28">
        <w:rPr>
          <w:color w:val="000000" w:themeColor="text1"/>
          <w:sz w:val="22"/>
          <w:szCs w:val="22"/>
        </w:rPr>
        <w:fldChar w:fldCharType="end"/>
      </w:r>
      <w:bookmarkEnd w:id="77"/>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r w:rsidR="0026707A">
        <w:rPr>
          <w:b w:val="0"/>
          <w:bCs w:val="0"/>
          <w:color w:val="000000" w:themeColor="text1"/>
          <w:sz w:val="22"/>
          <w:szCs w:val="22"/>
        </w:rPr>
        <w:t xml:space="preserve">Open </w:t>
      </w:r>
      <w:r>
        <w:rPr>
          <w:b w:val="0"/>
          <w:bCs w:val="0"/>
          <w:color w:val="000000" w:themeColor="text1"/>
          <w:sz w:val="22"/>
          <w:szCs w:val="22"/>
        </w:rPr>
        <w:t>circles (</w:t>
      </w:r>
      <w:ins w:id="78" w:author="Yoav Ram" w:date="2019-04-14T10:02:00Z">
        <w:r w:rsidR="00F56016" w:rsidRPr="00F56016">
          <w:rPr>
            <w:b w:val="0"/>
            <w:bCs w:val="0"/>
            <w:color w:val="000000" w:themeColor="text1"/>
          </w:rPr>
          <w:t>○</w:t>
        </w:r>
      </w:ins>
      <w:del w:id="79" w:author="Yoav Ram" w:date="2019-04-14T10:02:00Z">
        <w:r w:rsidR="0026707A" w:rsidRPr="00FB52FE" w:rsidDel="00F56016">
          <w:rPr>
            <w:rFonts w:hint="eastAsia"/>
            <w:b w:val="0"/>
            <w:bCs w:val="0"/>
            <w:color w:val="000000" w:themeColor="text1"/>
          </w:rPr>
          <w:delText>○</w:delText>
        </w:r>
      </w:del>
      <w:r>
        <w:rPr>
          <w:b w:val="0"/>
          <w:bCs w:val="0"/>
          <w:color w:val="000000" w:themeColor="text1"/>
          <w:sz w:val="22"/>
          <w:szCs w:val="22"/>
        </w:rPr>
        <w:t xml:space="preserve">) show experimental estimates. </w:t>
      </w:r>
      <w:r w:rsidR="0026707A">
        <w:rPr>
          <w:b w:val="0"/>
          <w:bCs w:val="0"/>
          <w:color w:val="000000" w:themeColor="text1"/>
          <w:sz w:val="22"/>
          <w:szCs w:val="22"/>
        </w:rPr>
        <w:t xml:space="preserve">Filled </w:t>
      </w:r>
      <w:r>
        <w:rPr>
          <w:b w:val="0"/>
          <w:bCs w:val="0"/>
          <w:color w:val="000000" w:themeColor="text1"/>
          <w:sz w:val="22"/>
          <w:szCs w:val="22"/>
        </w:rPr>
        <w:t>circles (</w:t>
      </w:r>
      <w:ins w:id="80" w:author="Yoav Ram" w:date="2019-04-14T10:01:00Z">
        <w:r w:rsidR="00F56016" w:rsidRPr="00F56016">
          <w:rPr>
            <w:b w:val="0"/>
            <w:bCs w:val="0"/>
            <w:color w:val="000000" w:themeColor="text1"/>
          </w:rPr>
          <w:t>●</w:t>
        </w:r>
      </w:ins>
      <w:del w:id="81" w:author="Yoav Ram" w:date="2019-04-14T10:01:00Z">
        <w:r w:rsidR="0026707A" w:rsidRPr="00FB52FE" w:rsidDel="00F56016">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0479D329" w:rsidR="007C5E66" w:rsidRDefault="007C5E66" w:rsidP="007C5E66">
      <w:r>
        <w:t xml:space="preserve">We </w:t>
      </w:r>
      <w:r w:rsidR="00825D88">
        <w:t xml:space="preserve">next </w:t>
      </w:r>
      <w:r>
        <w:t xml:space="preserve">tested an application of </w:t>
      </w:r>
      <w:r w:rsidR="00825D88">
        <w:t xml:space="preserve">our </w:t>
      </w:r>
      <w:r>
        <w:t>computational approach</w:t>
      </w:r>
      <w:r w:rsidR="00825D88">
        <w:t xml:space="preserve"> by estimating</w:t>
      </w:r>
      <w:r>
        <w:t xml:space="preserve"> the effect of </w:t>
      </w:r>
      <w:r>
        <w:rPr>
          <w:i/>
          <w:iCs/>
        </w:rPr>
        <w:t>lac</w:t>
      </w:r>
      <w:r>
        <w:t xml:space="preserve"> operon expression on relative fitness in a strain of </w:t>
      </w:r>
      <w:r>
        <w:rPr>
          <w:i/>
          <w:iCs/>
        </w:rPr>
        <w:t>E. coli</w:t>
      </w:r>
      <w:r w:rsidR="00825D88">
        <w:t xml:space="preserve">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r w:rsidR="00825D88">
        <w:t xml:space="preserve">Quantitative manipulation </w:t>
      </w:r>
      <w:r>
        <w:t xml:space="preserve">of </w:t>
      </w:r>
      <w:r w:rsidR="00825D88">
        <w:rPr>
          <w:i/>
          <w:iCs/>
        </w:rPr>
        <w:t>lac</w:t>
      </w:r>
      <w:r w:rsidR="00825D88">
        <w:t xml:space="preserve"> </w:t>
      </w:r>
      <w:r>
        <w:t>expression level is done by changing either the genotype or the environmental concentration of an inducer</w:t>
      </w:r>
      <w:r w:rsidR="00825D88">
        <w:t xml:space="preserve">. With the latter, it is not possible to perform direct fitness competitions between strains expressing the </w:t>
      </w:r>
      <w:r w:rsidR="00825D88">
        <w:rPr>
          <w:i/>
          <w:iCs/>
        </w:rPr>
        <w:t>lac</w:t>
      </w:r>
      <w:r w:rsidR="00825D88">
        <w:t xml:space="preserve"> operon at different levels</w:t>
      </w:r>
      <w:r>
        <w:t xml:space="preserve">. </w:t>
      </w:r>
    </w:p>
    <w:p w14:paraId="4540FEFA" w14:textId="19C51840" w:rsidR="007C5E66" w:rsidRPr="00575468" w:rsidRDefault="007C5E66" w:rsidP="007C5E66">
      <w:r>
        <w:t xml:space="preserve">To estimate the effect of </w:t>
      </w:r>
      <w:r>
        <w:rPr>
          <w:i/>
          <w:iCs/>
        </w:rPr>
        <w:t>lac</w:t>
      </w:r>
      <w:r>
        <w:t xml:space="preserve"> operon expression on relative fitness, growth curves of </w:t>
      </w:r>
      <w:r w:rsidR="00825D88">
        <w:t xml:space="preserve"> </w:t>
      </w:r>
      <w:r w:rsidR="002E1970">
        <w:t xml:space="preserve">a </w:t>
      </w:r>
      <w:proofErr w:type="spellStart"/>
      <w:r>
        <w:rPr>
          <w:i/>
          <w:iCs/>
        </w:rPr>
        <w:t>lacI</w:t>
      </w:r>
      <w:proofErr w:type="spellEnd"/>
      <w:r>
        <w:rPr>
          <w:i/>
          <w:iCs/>
        </w:rPr>
        <w:t xml:space="preserve">+ </w:t>
      </w:r>
      <w:r>
        <w:t>strain</w:t>
      </w:r>
      <w:r w:rsidR="002E1970">
        <w:t xml:space="preserve">, namely strain GL2, </w:t>
      </w:r>
      <w:r>
        <w:t xml:space="preserve">were measured in mono-culture </w:t>
      </w:r>
      <w:r w:rsidR="00825D88">
        <w:t>at a range of concentrations of</w:t>
      </w:r>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w:t>
      </w:r>
      <w:r w:rsidR="002E1970">
        <w:t>al condition</w:t>
      </w:r>
      <w:r>
        <w:t xml:space="preserve">s were similar to the </w:t>
      </w:r>
      <w:proofErr w:type="spellStart"/>
      <w:r>
        <w:rPr>
          <w:i/>
          <w:iCs/>
        </w:rPr>
        <w:t>lacI</w:t>
      </w:r>
      <w:proofErr w:type="spellEnd"/>
      <w:r>
        <w:rPr>
          <w:i/>
          <w:iCs/>
        </w:rPr>
        <w:t xml:space="preserve"> </w:t>
      </w:r>
      <w:r w:rsidRPr="00E5156E">
        <w:t>experiments</w:t>
      </w:r>
      <w:r>
        <w:t xml:space="preserve"> used for experimental validation, see above).</w:t>
      </w:r>
      <w:r w:rsidR="00825D88">
        <w:t xml:space="preserve"> The growth medium contained glycerol as a sole carbon source so that expression of </w:t>
      </w:r>
      <w:r w:rsidR="002E1970">
        <w:t xml:space="preserve">the </w:t>
      </w:r>
      <w:r w:rsidR="00825D88">
        <w:rPr>
          <w:i/>
          <w:iCs/>
        </w:rPr>
        <w:t xml:space="preserve">lac </w:t>
      </w:r>
      <w:r w:rsidR="00825D88">
        <w:t xml:space="preserve">operon was expected to confer a fitness cost. The effect of each IPTG concentration on </w:t>
      </w:r>
      <w:r w:rsidR="00825D88" w:rsidRPr="00E5156E">
        <w:rPr>
          <w:i/>
          <w:iCs/>
        </w:rPr>
        <w:t>lac</w:t>
      </w:r>
      <w:r w:rsidR="00825D88">
        <w:t xml:space="preserve"> expression was determined directly using Miller assays. </w:t>
      </w:r>
      <w:r>
        <w:t xml:space="preserve">The mono-culture growth curves were </w:t>
      </w:r>
      <w:r w:rsidRPr="00825D88">
        <w:t>used to predict growth in a mixed culture</w:t>
      </w:r>
      <w:r w:rsidRPr="00575468">
        <w:t xml:space="preserve"> and then to estimate the relative fitne</w:t>
      </w:r>
      <w:r w:rsidRPr="00C84171">
        <w:t>ss</w:t>
      </w:r>
      <w:r w:rsidR="002E1970">
        <w:t xml:space="preserve"> </w:t>
      </w:r>
      <w:r w:rsidR="002E1970">
        <w:rPr>
          <w:i/>
          <w:iCs/>
        </w:rPr>
        <w:t>W</w:t>
      </w:r>
      <w:r w:rsidRPr="00C84171">
        <w:t xml:space="preserve"> of cells growing with</w:t>
      </w:r>
      <w:r w:rsidR="00825D88" w:rsidRPr="005744E1">
        <w:t xml:space="preserve"> ea</w:t>
      </w:r>
      <w:r w:rsidR="00825D88" w:rsidRPr="00662866">
        <w:t>ch</w:t>
      </w:r>
      <w:r w:rsidR="00825D88" w:rsidRPr="00746829">
        <w:t xml:space="preserve"> leve</w:t>
      </w:r>
      <w:r w:rsidR="00825D88" w:rsidRPr="003F186E">
        <w:t>l o</w:t>
      </w:r>
      <w:r w:rsidR="00825D88" w:rsidRPr="00825D88">
        <w:t>f</w:t>
      </w:r>
      <w:r w:rsidRPr="00825D88">
        <w:t xml:space="preserve"> </w:t>
      </w:r>
      <w:r w:rsidR="00825D88" w:rsidRPr="00825D88">
        <w:t xml:space="preserve">IPTG, and therefore </w:t>
      </w:r>
      <w:r w:rsidR="00825D88" w:rsidRPr="00825D88">
        <w:rPr>
          <w:i/>
          <w:iCs/>
        </w:rPr>
        <w:t xml:space="preserve">lac </w:t>
      </w:r>
      <w:r w:rsidR="00825D88" w:rsidRPr="00825D88">
        <w:t xml:space="preserve">expression, </w:t>
      </w:r>
      <w:r w:rsidRPr="00825D88">
        <w:t>relative to cells growing without IPTG</w:t>
      </w:r>
      <w:r w:rsidR="00825D88" w:rsidRPr="00825D88">
        <w:t xml:space="preserve"> that did not express the </w:t>
      </w:r>
      <w:r w:rsidR="00825D88" w:rsidRPr="00825D88">
        <w:rPr>
          <w:i/>
          <w:iCs/>
        </w:rPr>
        <w:t xml:space="preserve">lac </w:t>
      </w:r>
      <w:r w:rsidR="00825D88" w:rsidRPr="00825D88">
        <w:t xml:space="preserve">operon </w:t>
      </w:r>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
        <w:fldChar w:fldCharType="separate"/>
      </w:r>
      <w:r w:rsidRPr="00E5156E">
        <w:rPr>
          <w:b/>
          <w:bCs/>
          <w:color w:val="000000" w:themeColor="text1"/>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7"/>
                    <a:stretch>
                      <a:fillRect/>
                    </a:stretch>
                  </pic:blipFill>
                  <pic:spPr>
                    <a:xfrm>
                      <a:off x="0" y="0"/>
                      <a:ext cx="3780000" cy="2520000"/>
                    </a:xfrm>
                    <a:prstGeom prst="rect">
                      <a:avLst/>
                    </a:prstGeom>
                  </pic:spPr>
                </pic:pic>
              </a:graphicData>
            </a:graphic>
          </wp:inline>
        </w:drawing>
      </w:r>
    </w:p>
    <w:p w14:paraId="028408BF" w14:textId="0333B4CA" w:rsidR="007C5E66" w:rsidRPr="00FC275C" w:rsidRDefault="007C5E66" w:rsidP="007C5E66">
      <w:pPr>
        <w:pStyle w:val="Caption"/>
        <w:jc w:val="center"/>
        <w:rPr>
          <w:color w:val="000000" w:themeColor="text1"/>
          <w:sz w:val="22"/>
          <w:szCs w:val="22"/>
        </w:rPr>
      </w:pPr>
      <w:bookmarkStart w:id="82"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00140DEF">
        <w:rPr>
          <w:noProof/>
          <w:color w:val="000000" w:themeColor="text1"/>
          <w:sz w:val="22"/>
          <w:szCs w:val="22"/>
        </w:rPr>
        <w:t>7</w:t>
      </w:r>
      <w:r w:rsidRPr="00FC275C">
        <w:rPr>
          <w:color w:val="000000" w:themeColor="text1"/>
          <w:sz w:val="22"/>
          <w:szCs w:val="22"/>
        </w:rPr>
        <w:fldChar w:fldCharType="end"/>
      </w:r>
      <w:bookmarkEnd w:id="82"/>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r w:rsidR="002E1970">
        <w:rPr>
          <w:b w:val="0"/>
          <w:bCs w:val="0"/>
          <w:color w:val="000000" w:themeColor="text1"/>
          <w:sz w:val="22"/>
          <w:szCs w:val="22"/>
        </w:rPr>
        <w:t xml:space="preserve"> not </w:t>
      </w:r>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r w:rsidR="002E1970">
        <w:rPr>
          <w:b w:val="0"/>
          <w:bCs w:val="0"/>
          <w:color w:val="000000" w:themeColor="text1"/>
          <w:sz w:val="22"/>
          <w:szCs w:val="22"/>
        </w:rPr>
        <w:t xml:space="preserve">see </w:t>
      </w:r>
      <w:r w:rsidRPr="00634C42">
        <w:rPr>
          <w:b w:val="0"/>
          <w:bCs w:val="0"/>
          <w:color w:val="000000" w:themeColor="text1"/>
          <w:sz w:val="22"/>
          <w:szCs w:val="22"/>
        </w:rPr>
        <w:t>eq. 4</w:t>
      </w:r>
      <w:r>
        <w:rPr>
          <w:b w:val="0"/>
          <w:bCs w:val="0"/>
          <w:color w:val="000000" w:themeColor="text1"/>
          <w:sz w:val="22"/>
          <w:szCs w:val="22"/>
        </w:rPr>
        <w:t xml:space="preserve">). </w:t>
      </w:r>
      <w:r w:rsidR="00575468">
        <w:rPr>
          <w:b w:val="0"/>
          <w:bCs w:val="0"/>
          <w:color w:val="000000" w:themeColor="text1"/>
          <w:sz w:val="22"/>
          <w:szCs w:val="22"/>
        </w:rPr>
        <w:t xml:space="preserve">Symbols </w:t>
      </w:r>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0E815656" w:rsidR="007C5E66" w:rsidRPr="00634C42" w:rsidRDefault="007C5E66" w:rsidP="007C5E66">
      <w:pPr>
        <w:rPr>
          <w:highlight w:val="yellow"/>
        </w:rPr>
      </w:pPr>
      <w:r w:rsidRPr="0025589C">
        <w:t>We developed a new computational approach to predict relative growth in a mixed culture from growth curves of mono- and mixed cultures</w:t>
      </w:r>
      <w:ins w:id="83" w:author="Yoav Ram" w:date="2019-04-14T15:15:00Z">
        <w:r w:rsidR="00537FBE">
          <w:t xml:space="preserve"> (</w:t>
        </w:r>
        <w:r w:rsidR="00537FBE" w:rsidRPr="00C34C28">
          <w:rPr>
            <w:b/>
            <w:bCs/>
          </w:rPr>
          <w:fldChar w:fldCharType="begin"/>
        </w:r>
        <w:r w:rsidR="00537FBE" w:rsidRPr="00C34C28">
          <w:rPr>
            <w:b/>
            <w:bCs/>
          </w:rPr>
          <w:instrText xml:space="preserve"> REF _Ref512333581 \h </w:instrText>
        </w:r>
        <w:r w:rsidR="00537FBE">
          <w:rPr>
            <w:b/>
            <w:bCs/>
          </w:rPr>
          <w:instrText xml:space="preserve"> \* MERGEFORMAT </w:instrText>
        </w:r>
        <w:r w:rsidR="00537FBE" w:rsidRPr="00C34C28">
          <w:rPr>
            <w:b/>
            <w:bCs/>
          </w:rPr>
        </w:r>
        <w:r w:rsidR="00537FBE" w:rsidRPr="00C34C28">
          <w:rPr>
            <w:b/>
            <w:bCs/>
          </w:rPr>
          <w:fldChar w:fldCharType="separate"/>
        </w:r>
        <w:r w:rsidR="00537FBE" w:rsidRPr="00C34C28">
          <w:rPr>
            <w:b/>
            <w:bCs/>
            <w:color w:val="000000" w:themeColor="text1"/>
            <w:sz w:val="22"/>
            <w:szCs w:val="22"/>
          </w:rPr>
          <w:t xml:space="preserve">Figure </w:t>
        </w:r>
        <w:r w:rsidR="00537FBE" w:rsidRPr="00C34C28">
          <w:rPr>
            <w:b/>
            <w:bCs/>
            <w:noProof/>
            <w:color w:val="000000" w:themeColor="text1"/>
            <w:sz w:val="22"/>
            <w:szCs w:val="22"/>
          </w:rPr>
          <w:t>2</w:t>
        </w:r>
        <w:r w:rsidR="00537FBE" w:rsidRPr="00C34C28">
          <w:rPr>
            <w:b/>
            <w:bCs/>
          </w:rPr>
          <w:fldChar w:fldCharType="end"/>
        </w:r>
        <w:r w:rsidR="00537FBE">
          <w:t>)</w:t>
        </w:r>
      </w:ins>
      <w:ins w:id="84" w:author="Yoav Ram" w:date="2019-04-14T15:14:00Z">
        <w:r w:rsidR="00537FBE">
          <w:t>. This approach</w:t>
        </w:r>
      </w:ins>
      <w:del w:id="85" w:author="Yoav Ram" w:date="2019-04-14T15:14:00Z">
        <w:r w:rsidRPr="0025589C" w:rsidDel="00537FBE">
          <w:delText xml:space="preserve">, </w:delText>
        </w:r>
        <w:r w:rsidDel="00537FBE">
          <w:delText xml:space="preserve">that </w:delText>
        </w:r>
      </w:del>
      <w:ins w:id="86" w:author="Yoav Ram" w:date="2019-04-14T15:14:00Z">
        <w:r w:rsidR="00537FBE">
          <w:t xml:space="preserve"> </w:t>
        </w:r>
      </w:ins>
      <w:r>
        <w:t xml:space="preserve">removes the need to </w:t>
      </w:r>
      <w:r w:rsidRPr="0025589C">
        <w:t>measur</w:t>
      </w:r>
      <w:r>
        <w:t xml:space="preserve">e the </w:t>
      </w:r>
      <w:r w:rsidRPr="0025589C">
        <w:t xml:space="preserve">frequencies of single isolates within </w:t>
      </w:r>
      <w:r>
        <w:t>a</w:t>
      </w:r>
      <w:r w:rsidRPr="0025589C">
        <w:t xml:space="preserve"> mixed culture</w:t>
      </w:r>
      <w:del w:id="87" w:author="Yoav Ram" w:date="2019-04-14T15:15:00Z">
        <w:r w:rsidDel="00537FBE">
          <w:delText xml:space="preserve"> (</w:delText>
        </w:r>
        <w:r w:rsidRPr="00C34C28" w:rsidDel="00537FBE">
          <w:rPr>
            <w:b/>
            <w:bCs/>
          </w:rPr>
          <w:fldChar w:fldCharType="begin"/>
        </w:r>
        <w:r w:rsidRPr="00537FBE" w:rsidDel="00537FBE">
          <w:rPr>
            <w:b/>
            <w:bCs/>
          </w:rPr>
          <w:delInstrText xml:space="preserve"> REF _Ref512333581 \h  \* MERGEFORMAT </w:delInstrText>
        </w:r>
        <w:r w:rsidRPr="00537FBE" w:rsidDel="00537FBE">
          <w:rPr>
            <w:b/>
            <w:bCs/>
          </w:rPr>
        </w:r>
        <w:r w:rsidRPr="00C34C28" w:rsidDel="00537FBE">
          <w:rPr>
            <w:b/>
            <w:bCs/>
          </w:rPr>
          <w:fldChar w:fldCharType="separate"/>
        </w:r>
        <w:r w:rsidRPr="00537FBE" w:rsidDel="00537FBE">
          <w:rPr>
            <w:b/>
            <w:bCs/>
            <w:color w:val="000000" w:themeColor="text1"/>
            <w:sz w:val="22"/>
            <w:szCs w:val="22"/>
          </w:rPr>
          <w:delText xml:space="preserve">Figure </w:delText>
        </w:r>
        <w:r w:rsidRPr="00537FBE" w:rsidDel="00537FBE">
          <w:rPr>
            <w:b/>
            <w:bCs/>
            <w:noProof/>
            <w:color w:val="000000" w:themeColor="text1"/>
            <w:sz w:val="22"/>
            <w:szCs w:val="22"/>
          </w:rPr>
          <w:delText>2</w:delText>
        </w:r>
        <w:r w:rsidRPr="00C34C28" w:rsidDel="00537FBE">
          <w:rPr>
            <w:b/>
            <w:bCs/>
          </w:rPr>
          <w:fldChar w:fldCharType="end"/>
        </w:r>
        <w:r w:rsidDel="00537FBE">
          <w:delText>)</w:delText>
        </w:r>
      </w:del>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7FE21D00" w14:textId="03F7CF7B" w:rsidR="008C4289" w:rsidRPr="00AE69A1" w:rsidRDefault="007C5E66" w:rsidP="00AE69A1">
      <w:pPr>
        <w:rPr>
          <w:ins w:id="88" w:author="Yoav Ram" w:date="2019-04-14T12:34:00Z"/>
          <w:b/>
          <w:bCs/>
          <w:rPrChange w:id="89" w:author="Yoav Ram" w:date="2019-04-14T13:06:00Z">
            <w:rPr>
              <w:ins w:id="90" w:author="Yoav Ram" w:date="2019-04-14T12:34:00Z"/>
            </w:rPr>
          </w:rPrChange>
        </w:rPr>
      </w:pPr>
      <w:r w:rsidRPr="0025589C">
        <w:t xml:space="preserve">Our approach assumes </w:t>
      </w:r>
      <w:del w:id="91" w:author="Yoav Ram" w:date="2019-04-14T15:15:00Z">
        <w:r w:rsidRPr="0025589C" w:rsidDel="00537FBE">
          <w:delText xml:space="preserve">only </w:delText>
        </w:r>
      </w:del>
      <w:r w:rsidRPr="0025589C">
        <w:t xml:space="preserve">that the assayed strains </w:t>
      </w:r>
      <w:r>
        <w:t xml:space="preserve">will </w:t>
      </w:r>
      <w:r w:rsidRPr="0025589C">
        <w:t xml:space="preserve">grow in accordance with the </w:t>
      </w:r>
      <w:ins w:id="92" w:author="Yoav Ram" w:date="2019-04-14T10:40:00Z">
        <w:r w:rsidR="000D2AB6">
          <w:t>density-depende</w:t>
        </w:r>
      </w:ins>
      <w:ins w:id="93" w:author="Yoav Ram" w:date="2019-04-14T10:53:00Z">
        <w:r w:rsidR="008C4289">
          <w:t>nt</w:t>
        </w:r>
      </w:ins>
      <w:ins w:id="94" w:author="Yoav Ram" w:date="2019-04-14T10:40:00Z">
        <w:r w:rsidR="000D2AB6">
          <w:t xml:space="preserve"> </w:t>
        </w:r>
      </w:ins>
      <w:r w:rsidRPr="0025589C">
        <w:t>growth and competition models</w:t>
      </w:r>
      <w:del w:id="95" w:author="Yoav Ram" w:date="2019-04-14T10:42:00Z">
        <w:r w:rsidRPr="0025589C" w:rsidDel="000D2AB6">
          <w:delText xml:space="preserve">: </w:delText>
        </w:r>
      </w:del>
      <w:del w:id="96" w:author="Yoav Ram" w:date="2019-04-14T10:41:00Z">
        <w:r w:rsidRPr="0025589C" w:rsidDel="000D2AB6">
          <w:delText>namely</w:delText>
        </w:r>
      </w:del>
      <w:r w:rsidRPr="0025589C">
        <w:t xml:space="preserve">, </w:t>
      </w:r>
      <w:ins w:id="97" w:author="Yoav Ram" w:date="2019-04-14T15:16:00Z">
        <w:r w:rsidR="00537FBE">
          <w:t>which can</w:t>
        </w:r>
      </w:ins>
      <w:ins w:id="98" w:author="Yoav Ram" w:date="2019-04-14T10:42:00Z">
        <w:r w:rsidR="000D2AB6">
          <w:t xml:space="preserve"> </w:t>
        </w:r>
      </w:ins>
      <w:ins w:id="99" w:author="Yoav Ram" w:date="2019-04-14T15:16:00Z">
        <w:r w:rsidR="00537FBE">
          <w:t>occur</w:t>
        </w:r>
      </w:ins>
      <w:ins w:id="100" w:author="Yoav Ram" w:date="2019-04-14T10:42:00Z">
        <w:r w:rsidR="000D2AB6">
          <w:t xml:space="preserve"> when </w:t>
        </w:r>
      </w:ins>
      <w:del w:id="101" w:author="Yoav Ram" w:date="2019-04-14T10:42:00Z">
        <w:r w:rsidRPr="0025589C" w:rsidDel="000D2AB6">
          <w:delText xml:space="preserve">that </w:delText>
        </w:r>
      </w:del>
      <w:r w:rsidRPr="0025589C">
        <w:t xml:space="preserve">growth depends on </w:t>
      </w:r>
      <w:ins w:id="102" w:author="Yoav Ram" w:date="2019-04-14T10:42:00Z">
        <w:r w:rsidR="000D2AB6">
          <w:t xml:space="preserve">the </w:t>
        </w:r>
      </w:ins>
      <w:r w:rsidRPr="0025589C">
        <w:t xml:space="preserve">availability </w:t>
      </w:r>
      <w:r>
        <w:t xml:space="preserve">of a limiting </w:t>
      </w:r>
      <w:r w:rsidRPr="0025589C">
        <w:t>resource</w:t>
      </w:r>
      <w:ins w:id="103" w:author="Yoav Ram" w:date="2019-04-14T10:42:00Z">
        <w:r w:rsidR="000D2AB6">
          <w:t xml:space="preserve"> (see </w:t>
        </w:r>
        <w:r w:rsidR="000D2AB6">
          <w:rPr>
            <w:b/>
            <w:bCs/>
          </w:rPr>
          <w:t>Appendices A</w:t>
        </w:r>
        <w:r w:rsidR="000D2AB6">
          <w:t xml:space="preserve"> and </w:t>
        </w:r>
        <w:r w:rsidR="000D2AB6">
          <w:rPr>
            <w:b/>
            <w:bCs/>
          </w:rPr>
          <w:t>B</w:t>
        </w:r>
        <w:r w:rsidR="000D2AB6">
          <w:t>)</w:t>
        </w:r>
      </w:ins>
      <w:r w:rsidRPr="0025589C">
        <w:t>. Therefore, this approach can be applied to data from a variety of organisms, experiments, and conditions.</w:t>
      </w:r>
      <w:r>
        <w:t xml:space="preserve"> </w:t>
      </w:r>
      <w:ins w:id="104" w:author="Yoav Ram" w:date="2019-04-14T10:52:00Z">
        <w:r w:rsidR="008C4289">
          <w:t>However,</w:t>
        </w:r>
      </w:ins>
      <w:ins w:id="105" w:author="Yoav Ram" w:date="2019-04-14T10:56:00Z">
        <w:r w:rsidR="00C25F1A">
          <w:t xml:space="preserve"> our approach is not appropriate</w:t>
        </w:r>
      </w:ins>
      <w:ins w:id="106" w:author="Yoav Ram" w:date="2019-04-14T10:52:00Z">
        <w:r w:rsidR="008C4289">
          <w:t xml:space="preserve"> if growth </w:t>
        </w:r>
      </w:ins>
      <w:ins w:id="107" w:author="Yoav Ram" w:date="2019-04-14T10:53:00Z">
        <w:r w:rsidR="008C4289">
          <w:t xml:space="preserve">is frequency-dependent, </w:t>
        </w:r>
      </w:ins>
      <w:ins w:id="108" w:author="Yoav Ram" w:date="2019-04-14T10:55:00Z">
        <w:r w:rsidR="008C4289">
          <w:t xml:space="preserve">for example due to production </w:t>
        </w:r>
      </w:ins>
      <w:ins w:id="109" w:author="Yoav Ram" w:date="2019-04-14T16:59:00Z">
        <w:r w:rsidR="00293136">
          <w:t>of</w:t>
        </w:r>
      </w:ins>
      <w:ins w:id="110" w:author="Yoav Ram" w:date="2019-04-14T10:55:00Z">
        <w:r w:rsidR="008C4289">
          <w:t xml:space="preserve"> public goods </w:t>
        </w:r>
      </w:ins>
      <w:ins w:id="111" w:author="Yoav Ram" w:date="2019-04-14T16:57:00Z">
        <w:r w:rsidR="00293136">
          <w:fldChar w:fldCharType="begin" w:fldLock="1"/>
        </w:r>
      </w:ins>
      <w:r w:rsidR="00293136">
        <w:instrText>ADDIN CSL_CITATION {"citationItems":[{"id":"ITEM-1","itemData":{"DOI":"10.1038/nature07921","ISBN":"0028-0836","ISSN":"00280836","PMID":"19349960","abstract":"The origin of cooperation is a central challenge to our understanding of evolution. The fact that microbial interactions can be manipulated in ways that animal interactions cannot has led to a growing interest in microbial models of cooperation and competition. For the budding yeast Saccharomyces cerevisiae to grow on sucrose, the disaccharide must first be hydrolysed by the enzyme invertase. This hydrolysis reaction is performed outside the cytoplasm in the periplasmic space between the plasma membrane and the cell wall. Here we demonstrate that the vast majority ( approximately 99 per cent) of the monosaccharides created by sucrose hydrolysis diffuse away before they can be imported into the cell, serving to make invertase production and secretion a cooperative behaviour. A mutant cheater strain that does not produce invertase is able to take advantage of and invade a population of wild-type cooperator cells. However, over a wide range of conditions, the wild-type cooperator can also invade a population of cheater cells. Therefore, we observe steady-state coexistence between the two strains in well-mixed culture resulting from the fact that rare strategies outperform common strategies-the defining features of what game theorists call the snowdrift game. A model of the cooperative interaction incorporating nonlinear benefits explains the origin of this coexistence. We are able to alter the outcome of the competition by varying either the cost of cooperation or the glucose concentration in the media. Finally, we note that glucose repression of invertase expression in wild-type cells produces a strategy that is optimal for the snowdrift game-wild-type cells cooperate only when competing against cheater cells.","author":[{"dropping-particle":"","family":"Gore","given":"Jeff","non-dropping-particle":"","parse-names":false,"suffix":""},{"dropping-particle":"","family":"Youk","given":"Hyun","non-dropping-particle":"","parse-names":false,"suffix":""},{"dropping-particle":"","family":"Oudenaarden","given":"Alexander","non-dropping-particle":"Van","parse-names":false,"suffix":""}],"container-title":"Nature","id":"ITEM-1","issue":"7244","issued":{"date-parts":[["2009"]]},"page":"253-256","publisher":"Nature Publishing Group","title":"Snowdrift game dynamics and facultative cheating in yeast","type":"article-journal","volume":"459"},"uris":["http://www.mendeley.com/documents/?uuid=9acfaced-45f6-4158-9bbc-3c3a866ec665"]},{"id":"ITEM-2","itemData":{"DOI":"10.1038/msb.2013.39","ISBN":"1744-4292 (Electronic)\\r1744-4292 (Linking)","ISSN":"1744-4292","PMID":"23917989","abstract":"Inactivation of β-lactam antibiotics by resistant bacteria is a 'cooperative' behavior that may allow sensitive bacteria to survive antibiotic treatment. However, the factors that determine the fraction of resistant cells in the bacterial population remain unclear, indicating a fundamental gap in our understanding of how antibiotic resistance evolves. Here, we experimentally track the spread of a plasmid that encodes a β-lactamase enzyme through the bacterial population. We find that independent of the initial fraction of resistant cells, the population settles to an equilibrium fraction proportional to the antibiotic concentration divided by the cell density. A simple model explains this behavior, successfully predicting a data collapse over two orders of magnitude in antibiotic concentration. This model also successfully predicts that adding a commonly used β-lactamase inhibitor will lead to the spread of resistance, highlighting the need to incorporate social dynamics into the study of antibiotic resistance.","author":[{"dropping-particle":"","family":"Yurtsev","given":"Eugene A.","non-dropping-particle":"","parse-names":false,"suffix":""},{"dropping-particle":"","family":"Chao","given":"Hui Xiao","non-dropping-particle":"","parse-names":false,"suffix":""},{"dropping-particle":"","family":"Datta","given":"Manoshi S.","non-dropping-particle":"","parse-names":false,"suffix":""},{"dropping-particle":"","family":"Artemova","given":"Tatiana","non-dropping-particle":"","parse-names":false,"suffix":""},{"dropping-particle":"","family":"Gore","given":"Jeff","non-dropping-particle":"","parse-names":false,"suffix":""}],"container-title":"Molecular systems biology","id":"ITEM-2","issue":"683","issued":{"date-parts":[["2013"]]},"page":"683","publisher":"Nature Publishing Group","title":"Bacterial cheating drives the population dynamics of cooperative antibiotic resistance plasmids.","type":"article-journal","volume":"9"},"uris":["http://www.mendeley.com/documents/?uuid=51e87887-7d43-4279-801c-64890e199b9e"]},{"id":"ITEM-3","itemData":{"DOI":"10.1111/evo.12183","ISSN":"00143820","abstract":"The idea that bacteria are social is a popular concept with implications for understanding the ecology and evolution of microbes. The view arises predominately from reasoning regarding extracellular products, which, it has been argued, can be considered \"public goods.\" Among the best studied is pyoverdin-a diffusible iron-chelating agent produced by bacteria of the genus Pseudomonas. Here we report the de novo evolution of pyoverdin nonproducing mutants, genetically characterize these types and then test the appropriateness of the sociobiology framework by performing growth and fitness assays in the same environment in which the nonproducing mutants evolved. Our data draw attention to discordance in the fit between social evolution theory and biological reality. We show that pyoverdin-defective genotypes can gain advantage by avoiding the cost of production under conditions where the molecule is not required; in some environments pyoverdin is personalized. By exploring the fitness consequences of nonproducing types under a range of conditions, we show complex genotype-by-environment interactions with outcomes that range from social to asocial. Together these findings give reason to question the generality of the conclusion that pyoverdin is a social trait.","author":[{"dropping-particle":"","family":"Zhang","given":"Xue Xian","non-dropping-particle":"","parse-names":false,"suffix":""},{"dropping-particle":"","family":"Rainey","given":"Paul B.","non-dropping-particle":"","parse-names":false,"suffix":""}],"container-title":"Evolution","id":"ITEM-3","issue":"11","issued":{"date-parts":[["2013"]]},"page":"3161-3174","title":"Exploring the sociobiology of pyoverdin-producing pseudomonas","type":"article-journal","volume":"67"},"uris":["http://www.mendeley.com/documents/?uuid=db882723-fa61-48d2-9a3d-87b4e2a51964"]}],"mendeley":{"formattedCitation":"(22–24)","plainTextFormattedCitation":"(22–24)","previouslyFormattedCitation":"(22, 23)"},"properties":{"noteIndex":0},"schema":"https://github.com/citation-style-language/schema/raw/master/csl-citation.json"}</w:instrText>
      </w:r>
      <w:r w:rsidR="00293136">
        <w:fldChar w:fldCharType="separate"/>
      </w:r>
      <w:r w:rsidR="00293136" w:rsidRPr="00293136">
        <w:rPr>
          <w:noProof/>
        </w:rPr>
        <w:t>(22</w:t>
      </w:r>
      <w:bookmarkStart w:id="112" w:name="_GoBack"/>
      <w:bookmarkEnd w:id="112"/>
      <w:r w:rsidR="00293136" w:rsidRPr="00293136">
        <w:rPr>
          <w:noProof/>
        </w:rPr>
        <w:t>–24)</w:t>
      </w:r>
      <w:ins w:id="113" w:author="Yoav Ram" w:date="2019-04-14T16:57:00Z">
        <w:r w:rsidR="00293136">
          <w:fldChar w:fldCharType="end"/>
        </w:r>
      </w:ins>
      <w:ins w:id="114" w:author="Yoav Ram" w:date="2019-04-14T17:05:00Z">
        <w:r w:rsidR="00293136">
          <w:t xml:space="preserve"> and toxins </w:t>
        </w:r>
        <w:r w:rsidR="00293136">
          <w:fldChar w:fldCharType="begin" w:fldLock="1"/>
        </w:r>
      </w:ins>
      <w:r w:rsidR="00293136">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293136">
        <w:fldChar w:fldCharType="separate"/>
      </w:r>
      <w:r w:rsidR="00293136" w:rsidRPr="00293136">
        <w:rPr>
          <w:noProof/>
        </w:rPr>
        <w:t>(18)</w:t>
      </w:r>
      <w:ins w:id="115" w:author="Yoav Ram" w:date="2019-04-14T17:05:00Z">
        <w:r w:rsidR="00293136">
          <w:fldChar w:fldCharType="end"/>
        </w:r>
      </w:ins>
      <w:ins w:id="116" w:author="Yoav Ram" w:date="2019-04-14T16:52:00Z">
        <w:r w:rsidR="003E53FB">
          <w:t xml:space="preserve"> or </w:t>
        </w:r>
      </w:ins>
      <w:ins w:id="117" w:author="Yoav Ram" w:date="2019-04-14T17:05:00Z">
        <w:r w:rsidR="00293136">
          <w:t xml:space="preserve">due to </w:t>
        </w:r>
      </w:ins>
      <w:ins w:id="118" w:author="Yoav Ram" w:date="2019-04-14T16:52:00Z">
        <w:r w:rsidR="003E53FB">
          <w:t xml:space="preserve">cross-feeding </w:t>
        </w:r>
        <w:r w:rsidR="003E53FB">
          <w:fldChar w:fldCharType="begin" w:fldLock="1"/>
        </w:r>
      </w:ins>
      <w:r w:rsidR="00293136">
        <w:instrText>ADDIN CSL_CITATION {"citationItems":[{"id":"ITEM-1","itemData":{"DOI":"10.1111/evo.12645","ISSN":"15585646","abstract":"Coexistence of two or more populations by frequency-dependent selection is common in nature, and it often arises even in well-mixed experiments with microbes. If ecology is to be incorporated into models of population genetics, then it is important to represent accurately the functional form of frequency-dependent interactions. However, measuring this functional form is problematic for traditional fitness assays, which assume a constant fitness difference between competitors over the course of an assay. Here, we present a theoretical framework for measuring the functional form of frequency-dependent fitness by accounting for changes in abundance and relative fitness during a competition assay. Using two examples of ecological coexistence that arose in a long-term evolution experiment with Escherichia coli, we illustrate accurate quantification of the functional form of frequency-dependent relative fitness. Using a Monod-type model of growth dynamics, we show that two ecotypes in a typical cross-feeding interaction-such as when one bacterial population uses a byproduct generated by another-yields relative fitness that is linear with relative frequency. This article is protected by copyright. All rights reserved.","author":[{"dropping-particle":"","family":"Ribeck","given":"Noah","non-dropping-particle":"","parse-names":false,"suffix":""},{"dropping-particle":"","family":"Lenski","given":"Richard E.","non-dropping-particle":"","parse-names":false,"suffix":""}],"container-title":"Evolution","id":"ITEM-1","issue":"5","issued":{"date-parts":[["2015"]]},"page":"1313-1320","title":"Modeling and quantifying frequency-dependent fitness in microbial populations with cross-feeding interactions","type":"article-journal","volume":"69"},"uris":["http://www.mendeley.com/documents/?uuid=2ed12739-b432-4ae2-8bcd-326945a3f13d"]}],"mendeley":{"formattedCitation":"(25)","plainTextFormattedCitation":"(25)","previouslyFormattedCitation":"(24)"},"properties":{"noteIndex":0},"schema":"https://github.com/citation-style-language/schema/raw/master/csl-citation.json"}</w:instrText>
      </w:r>
      <w:r w:rsidR="003E53FB">
        <w:fldChar w:fldCharType="separate"/>
      </w:r>
      <w:r w:rsidR="00293136" w:rsidRPr="00293136">
        <w:rPr>
          <w:noProof/>
        </w:rPr>
        <w:t>(25)</w:t>
      </w:r>
      <w:ins w:id="119" w:author="Yoav Ram" w:date="2019-04-14T16:52:00Z">
        <w:r w:rsidR="003E53FB">
          <w:fldChar w:fldCharType="end"/>
        </w:r>
      </w:ins>
      <w:ins w:id="120" w:author="Yoav Ram" w:date="2019-04-14T10:56:00Z">
        <w:r w:rsidR="00C25F1A">
          <w:t xml:space="preserve">. </w:t>
        </w:r>
        <w:r w:rsidR="00C25F1A" w:rsidRPr="00AE69A1">
          <w:rPr>
            <w:b/>
            <w:bCs/>
            <w:rPrChange w:id="121" w:author="Yoav Ram" w:date="2019-04-14T12:58:00Z">
              <w:rPr/>
            </w:rPrChange>
          </w:rPr>
          <w:t>Figure 8</w:t>
        </w:r>
        <w:r w:rsidR="00C25F1A">
          <w:t xml:space="preserve"> </w:t>
        </w:r>
      </w:ins>
      <w:ins w:id="122" w:author="Yoav Ram" w:date="2019-04-14T15:17:00Z">
        <w:r w:rsidR="00537FBE">
          <w:t xml:space="preserve">demonstrates the applicability of our model to simulated experimental results from </w:t>
        </w:r>
      </w:ins>
      <w:ins w:id="123" w:author="Yoav Ram" w:date="2019-04-14T12:57:00Z">
        <w:r w:rsidR="00AE69A1">
          <w:t xml:space="preserve">four </w:t>
        </w:r>
      </w:ins>
      <w:ins w:id="124" w:author="Yoav Ram" w:date="2019-04-14T10:57:00Z">
        <w:r w:rsidR="00C25F1A">
          <w:t>different frequency-dependen</w:t>
        </w:r>
      </w:ins>
      <w:ins w:id="125" w:author="Yoav Ram" w:date="2019-04-14T12:57:00Z">
        <w:r w:rsidR="00AE69A1">
          <w:t xml:space="preserve">t </w:t>
        </w:r>
      </w:ins>
      <w:ins w:id="126" w:author="Yoav Ram" w:date="2019-04-14T12:58:00Z">
        <w:r w:rsidR="00AE69A1">
          <w:t>dynamics</w:t>
        </w:r>
      </w:ins>
      <w:ins w:id="127" w:author="Yoav Ram" w:date="2019-04-14T16:52:00Z">
        <w:r w:rsidR="003E53FB">
          <w:t xml:space="preserve"> </w:t>
        </w:r>
        <w:r w:rsidR="003E53FB">
          <w:fldChar w:fldCharType="begin" w:fldLock="1"/>
        </w:r>
      </w:ins>
      <w:r w:rsidR="003E53FB">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ins w:id="128" w:author="Yoav Ram" w:date="2019-04-14T16:52:00Z">
        <w:r w:rsidR="003E53FB">
          <w:fldChar w:fldCharType="separate"/>
        </w:r>
        <w:r w:rsidR="003E53FB" w:rsidRPr="003E53FB">
          <w:rPr>
            <w:noProof/>
          </w:rPr>
          <w:t>(1)</w:t>
        </w:r>
        <w:r w:rsidR="003E53FB">
          <w:fldChar w:fldCharType="end"/>
        </w:r>
      </w:ins>
      <w:ins w:id="129" w:author="Yoav Ram" w:date="2019-04-14T12:58:00Z">
        <w:r w:rsidR="00AE69A1">
          <w:t>. When the fit</w:t>
        </w:r>
      </w:ins>
      <w:ins w:id="130" w:author="Yoav Ram" w:date="2019-04-14T13:02:00Z">
        <w:r w:rsidR="00AE69A1">
          <w:t>ter</w:t>
        </w:r>
      </w:ins>
      <w:ins w:id="131" w:author="Yoav Ram" w:date="2019-04-14T12:58:00Z">
        <w:r w:rsidR="00AE69A1">
          <w:t xml:space="preserve"> strain </w:t>
        </w:r>
      </w:ins>
      <w:ins w:id="132" w:author="Yoav Ram" w:date="2019-04-14T12:59:00Z">
        <w:r w:rsidR="00AE69A1">
          <w:t xml:space="preserve">benefits from the presence of the </w:t>
        </w:r>
      </w:ins>
      <w:ins w:id="133" w:author="Yoav Ram" w:date="2019-04-14T13:02:00Z">
        <w:r w:rsidR="00AE69A1">
          <w:t xml:space="preserve">less fit </w:t>
        </w:r>
      </w:ins>
      <w:ins w:id="134" w:author="Yoav Ram" w:date="2019-04-14T12:59:00Z">
        <w:r w:rsidR="00AE69A1">
          <w:t xml:space="preserve">strain, </w:t>
        </w:r>
      </w:ins>
      <w:ins w:id="135" w:author="Yoav Ram" w:date="2019-04-14T15:18:00Z">
        <w:r w:rsidR="00537FBE">
          <w:t>e.g.</w:t>
        </w:r>
      </w:ins>
      <w:ins w:id="136" w:author="Yoav Ram" w:date="2019-04-14T12:59:00Z">
        <w:r w:rsidR="00AE69A1">
          <w:t xml:space="preserve"> mutualism (</w:t>
        </w:r>
        <w:r w:rsidR="00AE69A1" w:rsidRPr="00AE69A1">
          <w:rPr>
            <w:b/>
            <w:bCs/>
            <w:rPrChange w:id="137" w:author="Yoav Ram" w:date="2019-04-14T13:02:00Z">
              <w:rPr/>
            </w:rPrChange>
          </w:rPr>
          <w:t>Figure</w:t>
        </w:r>
      </w:ins>
      <w:ins w:id="138" w:author="Yoav Ram" w:date="2019-04-14T13:00:00Z">
        <w:r w:rsidR="00AE69A1" w:rsidRPr="00AE69A1">
          <w:rPr>
            <w:b/>
            <w:bCs/>
            <w:rPrChange w:id="139" w:author="Yoav Ram" w:date="2019-04-14T13:02:00Z">
              <w:rPr/>
            </w:rPrChange>
          </w:rPr>
          <w:t xml:space="preserve"> 8BF</w:t>
        </w:r>
        <w:r w:rsidR="00AE69A1">
          <w:t>) or exploitation</w:t>
        </w:r>
      </w:ins>
      <w:ins w:id="140" w:author="Yoav Ram" w:date="2019-04-14T15:17:00Z">
        <w:r w:rsidR="00537FBE">
          <w:t xml:space="preserve"> by the </w:t>
        </w:r>
      </w:ins>
      <w:ins w:id="141" w:author="Yoav Ram" w:date="2019-04-14T15:18:00Z">
        <w:r w:rsidR="00537FBE">
          <w:t>fitter strain</w:t>
        </w:r>
      </w:ins>
      <w:ins w:id="142" w:author="Yoav Ram" w:date="2019-04-14T13:04:00Z">
        <w:r w:rsidR="00AE69A1">
          <w:t xml:space="preserve"> </w:t>
        </w:r>
      </w:ins>
      <w:ins w:id="143" w:author="Yoav Ram" w:date="2019-04-14T13:02:00Z">
        <w:r w:rsidR="00AE69A1">
          <w:t>(</w:t>
        </w:r>
        <w:r w:rsidR="00AE69A1" w:rsidRPr="00A16B3C">
          <w:rPr>
            <w:b/>
            <w:bCs/>
          </w:rPr>
          <w:t>Figure 8</w:t>
        </w:r>
        <w:r w:rsidR="00AE69A1">
          <w:rPr>
            <w:b/>
            <w:bCs/>
          </w:rPr>
          <w:t>DH</w:t>
        </w:r>
        <w:r w:rsidR="00AE69A1" w:rsidRPr="00AE69A1">
          <w:rPr>
            <w:rPrChange w:id="144" w:author="Yoav Ram" w:date="2019-04-14T13:02:00Z">
              <w:rPr>
                <w:b/>
                <w:bCs/>
              </w:rPr>
            </w:rPrChange>
          </w:rPr>
          <w:t>)</w:t>
        </w:r>
      </w:ins>
      <w:ins w:id="145" w:author="Yoav Ram" w:date="2019-04-14T13:00:00Z">
        <w:r w:rsidR="00AE69A1">
          <w:t>, our model successfully fit</w:t>
        </w:r>
      </w:ins>
      <w:ins w:id="146" w:author="Yoav Ram" w:date="2019-04-14T15:18:00Z">
        <w:r w:rsidR="00537FBE">
          <w:t>s</w:t>
        </w:r>
      </w:ins>
      <w:ins w:id="147" w:author="Yoav Ram" w:date="2019-04-14T13:00:00Z">
        <w:r w:rsidR="00AE69A1">
          <w:t xml:space="preserve"> the total density in a mixed culture</w:t>
        </w:r>
      </w:ins>
      <w:ins w:id="148" w:author="Yoav Ram" w:date="2019-04-14T13:01:00Z">
        <w:r w:rsidR="00AE69A1">
          <w:t xml:space="preserve"> (</w:t>
        </w:r>
        <w:r w:rsidR="00AE69A1" w:rsidRPr="00A16B3C">
          <w:rPr>
            <w:b/>
            <w:bCs/>
          </w:rPr>
          <w:t>Figure 8</w:t>
        </w:r>
        <w:r w:rsidR="00AE69A1">
          <w:rPr>
            <w:b/>
            <w:bCs/>
          </w:rPr>
          <w:t>BD</w:t>
        </w:r>
        <w:r w:rsidR="00AE69A1">
          <w:t>) and predict</w:t>
        </w:r>
      </w:ins>
      <w:ins w:id="149" w:author="Yoav Ram" w:date="2019-04-14T15:18:00Z">
        <w:r w:rsidR="00537FBE">
          <w:t>s</w:t>
        </w:r>
      </w:ins>
      <w:ins w:id="150" w:author="Yoav Ram" w:date="2019-04-14T13:01:00Z">
        <w:r w:rsidR="00AE69A1">
          <w:t xml:space="preserve"> the competition outcome, </w:t>
        </w:r>
      </w:ins>
      <w:ins w:id="151" w:author="Yoav Ram" w:date="2019-04-14T13:02:00Z">
        <w:r w:rsidR="00AE69A1">
          <w:t>even if not the full dynamics</w:t>
        </w:r>
      </w:ins>
      <w:ins w:id="152" w:author="Yoav Ram" w:date="2019-04-14T13:01:00Z">
        <w:r w:rsidR="00AE69A1">
          <w:t xml:space="preserve"> (</w:t>
        </w:r>
        <w:r w:rsidR="00AE69A1" w:rsidRPr="00A16B3C">
          <w:rPr>
            <w:b/>
            <w:bCs/>
          </w:rPr>
          <w:t>Figure 8</w:t>
        </w:r>
        <w:r w:rsidR="00AE69A1">
          <w:rPr>
            <w:b/>
            <w:bCs/>
          </w:rPr>
          <w:t>F</w:t>
        </w:r>
        <w:r w:rsidR="00AE69A1" w:rsidRPr="00A16B3C">
          <w:rPr>
            <w:b/>
            <w:bCs/>
          </w:rPr>
          <w:t>H</w:t>
        </w:r>
        <w:r w:rsidR="00AE69A1">
          <w:t>)</w:t>
        </w:r>
      </w:ins>
      <w:ins w:id="153" w:author="Yoav Ram" w:date="2019-04-14T13:02:00Z">
        <w:r w:rsidR="00AE69A1">
          <w:t xml:space="preserve">. However, when the </w:t>
        </w:r>
      </w:ins>
      <w:ins w:id="154" w:author="Yoav Ram" w:date="2019-04-14T13:03:00Z">
        <w:r w:rsidR="00AE69A1">
          <w:t>less fit</w:t>
        </w:r>
      </w:ins>
      <w:ins w:id="155" w:author="Yoav Ram" w:date="2019-04-14T13:02:00Z">
        <w:r w:rsidR="00AE69A1">
          <w:t xml:space="preserve"> strain interferes </w:t>
        </w:r>
      </w:ins>
      <w:ins w:id="156" w:author="Yoav Ram" w:date="2019-04-14T13:03:00Z">
        <w:r w:rsidR="00AE69A1">
          <w:t xml:space="preserve">with the growth of the fitter strain, </w:t>
        </w:r>
      </w:ins>
      <w:ins w:id="157" w:author="Yoav Ram" w:date="2019-04-14T15:19:00Z">
        <w:r w:rsidR="00537FBE">
          <w:t>e.g</w:t>
        </w:r>
      </w:ins>
      <w:ins w:id="158" w:author="Yoav Ram" w:date="2019-04-14T13:04:00Z">
        <w:r w:rsidR="00AE69A1">
          <w:t>. competition</w:t>
        </w:r>
      </w:ins>
      <w:ins w:id="159" w:author="Yoav Ram" w:date="2019-04-14T13:05:00Z">
        <w:r w:rsidR="00AE69A1">
          <w:t xml:space="preserve"> (</w:t>
        </w:r>
        <w:r w:rsidR="00AE69A1" w:rsidRPr="00A16B3C">
          <w:rPr>
            <w:b/>
            <w:bCs/>
          </w:rPr>
          <w:t>Figure 8</w:t>
        </w:r>
        <w:r w:rsidR="00AE69A1">
          <w:rPr>
            <w:b/>
            <w:bCs/>
          </w:rPr>
          <w:t>AE</w:t>
        </w:r>
        <w:r w:rsidR="00AE69A1" w:rsidRPr="00A16B3C">
          <w:t>)</w:t>
        </w:r>
        <w:r w:rsidR="00AE69A1">
          <w:t xml:space="preserve"> </w:t>
        </w:r>
      </w:ins>
      <w:ins w:id="160" w:author="Yoav Ram" w:date="2019-04-14T13:04:00Z">
        <w:r w:rsidR="00AE69A1">
          <w:t>o</w:t>
        </w:r>
      </w:ins>
      <w:ins w:id="161" w:author="Yoav Ram" w:date="2019-04-14T13:05:00Z">
        <w:r w:rsidR="00AE69A1">
          <w:t>r</w:t>
        </w:r>
      </w:ins>
      <w:ins w:id="162" w:author="Yoav Ram" w:date="2019-04-14T13:04:00Z">
        <w:r w:rsidR="00AE69A1">
          <w:t xml:space="preserve"> </w:t>
        </w:r>
      </w:ins>
      <w:ins w:id="163" w:author="Yoav Ram" w:date="2019-04-14T13:05:00Z">
        <w:r w:rsidR="00AE69A1">
          <w:t xml:space="preserve">exploitation </w:t>
        </w:r>
      </w:ins>
      <w:ins w:id="164" w:author="Yoav Ram" w:date="2019-04-14T15:19:00Z">
        <w:r w:rsidR="00537FBE">
          <w:t>by</w:t>
        </w:r>
      </w:ins>
      <w:ins w:id="165" w:author="Yoav Ram" w:date="2019-04-14T13:05:00Z">
        <w:r w:rsidR="00AE69A1">
          <w:t xml:space="preserve"> the</w:t>
        </w:r>
      </w:ins>
      <w:ins w:id="166" w:author="Yoav Ram" w:date="2019-04-14T15:19:00Z">
        <w:r w:rsidR="00537FBE">
          <w:t xml:space="preserve"> less fit strain</w:t>
        </w:r>
      </w:ins>
      <w:ins w:id="167" w:author="Yoav Ram" w:date="2019-04-14T13:05:00Z">
        <w:r w:rsidR="00AE69A1">
          <w:t xml:space="preserve"> (</w:t>
        </w:r>
        <w:r w:rsidR="00AE69A1" w:rsidRPr="00A16B3C">
          <w:rPr>
            <w:b/>
            <w:bCs/>
          </w:rPr>
          <w:t>Figure 8</w:t>
        </w:r>
        <w:r w:rsidR="00AE69A1">
          <w:rPr>
            <w:b/>
            <w:bCs/>
          </w:rPr>
          <w:t>CG</w:t>
        </w:r>
        <w:r w:rsidR="00AE69A1" w:rsidRPr="00AE69A1">
          <w:rPr>
            <w:rPrChange w:id="168" w:author="Yoav Ram" w:date="2019-04-14T13:05:00Z">
              <w:rPr>
                <w:b/>
                <w:bCs/>
              </w:rPr>
            </w:rPrChange>
          </w:rPr>
          <w:t>)</w:t>
        </w:r>
        <w:r w:rsidR="00AE69A1">
          <w:t xml:space="preserve">, our model </w:t>
        </w:r>
      </w:ins>
      <w:ins w:id="169" w:author="Yoav Ram" w:date="2019-04-14T15:19:00Z">
        <w:r w:rsidR="00537FBE">
          <w:t xml:space="preserve">clearly </w:t>
        </w:r>
      </w:ins>
      <w:ins w:id="170" w:author="Yoav Ram" w:date="2019-04-14T13:05:00Z">
        <w:r w:rsidR="00AE69A1">
          <w:t>fails to fit the total density (</w:t>
        </w:r>
        <w:r w:rsidR="00AE69A1">
          <w:rPr>
            <w:b/>
            <w:bCs/>
          </w:rPr>
          <w:t>Figure 8AC</w:t>
        </w:r>
        <w:r w:rsidR="00AE69A1" w:rsidRPr="00AE69A1">
          <w:rPr>
            <w:rPrChange w:id="171" w:author="Yoav Ram" w:date="2019-04-14T13:05:00Z">
              <w:rPr>
                <w:b/>
                <w:bCs/>
              </w:rPr>
            </w:rPrChange>
          </w:rPr>
          <w:t>)</w:t>
        </w:r>
        <w:r w:rsidR="00AE69A1">
          <w:t xml:space="preserve"> and can</w:t>
        </w:r>
      </w:ins>
      <w:ins w:id="172" w:author="Yoav Ram" w:date="2019-04-14T13:06:00Z">
        <w:r w:rsidR="00AE69A1">
          <w:t xml:space="preserve"> fail to predict the competition outcome (</w:t>
        </w:r>
        <w:r w:rsidR="00AE69A1">
          <w:rPr>
            <w:b/>
            <w:bCs/>
          </w:rPr>
          <w:t xml:space="preserve">Figure </w:t>
        </w:r>
      </w:ins>
      <w:ins w:id="173" w:author="Yoav Ram" w:date="2019-04-14T15:19:00Z">
        <w:r w:rsidR="00537FBE">
          <w:rPr>
            <w:b/>
            <w:bCs/>
          </w:rPr>
          <w:t>8</w:t>
        </w:r>
      </w:ins>
      <w:ins w:id="174" w:author="Yoav Ram" w:date="2019-04-14T13:06:00Z">
        <w:r w:rsidR="00AE69A1">
          <w:rPr>
            <w:b/>
            <w:bCs/>
          </w:rPr>
          <w:t>G</w:t>
        </w:r>
        <w:r w:rsidR="00AE69A1" w:rsidRPr="00AE69A1">
          <w:rPr>
            <w:rPrChange w:id="175" w:author="Yoav Ram" w:date="2019-04-14T13:06:00Z">
              <w:rPr>
                <w:b/>
                <w:bCs/>
              </w:rPr>
            </w:rPrChange>
          </w:rPr>
          <w:t>)</w:t>
        </w:r>
        <w:r w:rsidR="00AE69A1">
          <w:t xml:space="preserve">. </w:t>
        </w:r>
      </w:ins>
      <w:ins w:id="176" w:author="Yoav Ram" w:date="2019-04-14T15:20:00Z">
        <w:r w:rsidR="00537FBE">
          <w:t>It remains to be seen</w:t>
        </w:r>
      </w:ins>
      <w:ins w:id="177" w:author="Yoav Ram" w:date="2019-04-14T13:07:00Z">
        <w:r w:rsidR="00AE69A1">
          <w:t xml:space="preserve"> if such divergences between experimental results and model predictions </w:t>
        </w:r>
      </w:ins>
      <w:ins w:id="178" w:author="Yoav Ram" w:date="2019-04-14T15:20:00Z">
        <w:r w:rsidR="00537FBE">
          <w:t>could</w:t>
        </w:r>
      </w:ins>
      <w:ins w:id="179" w:author="Yoav Ram" w:date="2019-04-14T13:07:00Z">
        <w:r w:rsidR="00AE69A1">
          <w:t xml:space="preserve"> be used to detect frequency-dependen</w:t>
        </w:r>
      </w:ins>
      <w:ins w:id="180" w:author="Yoav Ram" w:date="2019-04-14T13:08:00Z">
        <w:r w:rsidR="00500DD3">
          <w:t xml:space="preserve">t </w:t>
        </w:r>
      </w:ins>
      <w:ins w:id="181" w:author="Yoav Ram" w:date="2019-04-14T15:20:00Z">
        <w:r w:rsidR="00537FBE">
          <w:t>interactions</w:t>
        </w:r>
      </w:ins>
      <w:ins w:id="182" w:author="Yoav Ram" w:date="2019-04-14T13:08:00Z">
        <w:r w:rsidR="00500DD3">
          <w:t>.</w:t>
        </w:r>
      </w:ins>
    </w:p>
    <w:p w14:paraId="692C8E06" w14:textId="77777777" w:rsidR="00140DEF" w:rsidRPr="0093604D" w:rsidRDefault="00140DEF" w:rsidP="00E27A62">
      <w:pPr>
        <w:ind w:firstLine="0"/>
        <w:rPr>
          <w:ins w:id="183" w:author="Yoav Ram" w:date="2019-04-14T12:34:00Z"/>
        </w:rPr>
        <w:pPrChange w:id="184" w:author="Yoav Ram" w:date="2019-04-14T12:57:00Z">
          <w:pPr/>
        </w:pPrChange>
      </w:pPr>
    </w:p>
    <w:p w14:paraId="3ABE7267" w14:textId="77777777" w:rsidR="00140DEF" w:rsidRDefault="00140DEF" w:rsidP="007C5E66">
      <w:pPr>
        <w:rPr>
          <w:ins w:id="185" w:author="Yoav Ram" w:date="2019-04-14T10:58:00Z"/>
        </w:rPr>
      </w:pPr>
    </w:p>
    <w:p w14:paraId="303898F0" w14:textId="5418C62B" w:rsidR="00C25F1A" w:rsidRDefault="00C25F1A" w:rsidP="007C5E66">
      <w:pPr>
        <w:rPr>
          <w:ins w:id="186" w:author="Yoav Ram" w:date="2019-04-14T10:58:00Z"/>
        </w:rPr>
      </w:pPr>
    </w:p>
    <w:p w14:paraId="172B9679" w14:textId="7BCCCC39" w:rsidR="00140DEF" w:rsidRDefault="00140DEF" w:rsidP="00140DEF">
      <w:pPr>
        <w:keepNext/>
        <w:rPr>
          <w:ins w:id="187" w:author="Yoav Ram" w:date="2019-04-14T12:33:00Z"/>
        </w:rPr>
        <w:pPrChange w:id="188" w:author="Yoav Ram" w:date="2019-04-14T12:33:00Z">
          <w:pPr/>
        </w:pPrChange>
      </w:pPr>
      <w:ins w:id="189" w:author="Yoav Ram" w:date="2019-04-14T12:35:00Z">
        <w:r>
          <w:rPr>
            <w:noProof/>
          </w:rPr>
          <w:lastRenderedPageBreak/>
          <w:drawing>
            <wp:inline distT="0" distB="0" distL="0" distR="0" wp14:anchorId="7AC39A78" wp14:editId="611E64C2">
              <wp:extent cx="6188710" cy="3094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requency-dependence.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ins>
    </w:p>
    <w:p w14:paraId="548705FB" w14:textId="7D484D8C" w:rsidR="005F266B" w:rsidRPr="00E27A62" w:rsidRDefault="00140DEF" w:rsidP="00E27A62">
      <w:pPr>
        <w:pStyle w:val="Caption"/>
        <w:jc w:val="center"/>
        <w:rPr>
          <w:ins w:id="190" w:author="Yoav Ram" w:date="2019-04-14T10:58:00Z"/>
          <w:color w:val="000000" w:themeColor="text1"/>
          <w:sz w:val="22"/>
          <w:szCs w:val="22"/>
          <w:rPrChange w:id="191" w:author="Yoav Ram" w:date="2019-04-14T12:51:00Z">
            <w:rPr>
              <w:ins w:id="192" w:author="Yoav Ram" w:date="2019-04-14T10:58:00Z"/>
            </w:rPr>
          </w:rPrChange>
        </w:rPr>
        <w:pPrChange w:id="193" w:author="Yoav Ram" w:date="2019-04-14T12:51:00Z">
          <w:pPr/>
        </w:pPrChange>
      </w:pPr>
      <w:ins w:id="194" w:author="Yoav Ram" w:date="2019-04-14T12:33:00Z">
        <w:r w:rsidRPr="00E27A62">
          <w:rPr>
            <w:color w:val="000000" w:themeColor="text1"/>
            <w:sz w:val="22"/>
            <w:szCs w:val="22"/>
            <w:rPrChange w:id="195" w:author="Yoav Ram" w:date="2019-04-14T12:51:00Z">
              <w:rPr/>
            </w:rPrChange>
          </w:rPr>
          <w:t xml:space="preserve">Figure </w:t>
        </w:r>
        <w:r w:rsidRPr="00E27A62">
          <w:rPr>
            <w:color w:val="000000" w:themeColor="text1"/>
            <w:sz w:val="22"/>
            <w:szCs w:val="22"/>
            <w:rPrChange w:id="196" w:author="Yoav Ram" w:date="2019-04-14T12:51:00Z">
              <w:rPr/>
            </w:rPrChange>
          </w:rPr>
          <w:fldChar w:fldCharType="begin"/>
        </w:r>
        <w:r w:rsidRPr="00E27A62">
          <w:rPr>
            <w:color w:val="000000" w:themeColor="text1"/>
            <w:sz w:val="22"/>
            <w:szCs w:val="22"/>
            <w:rPrChange w:id="197" w:author="Yoav Ram" w:date="2019-04-14T12:51:00Z">
              <w:rPr/>
            </w:rPrChange>
          </w:rPr>
          <w:instrText xml:space="preserve"> SEQ Figure \* ARABIC </w:instrText>
        </w:r>
      </w:ins>
      <w:r w:rsidRPr="00E27A62">
        <w:rPr>
          <w:color w:val="000000" w:themeColor="text1"/>
          <w:sz w:val="22"/>
          <w:szCs w:val="22"/>
          <w:rPrChange w:id="198" w:author="Yoav Ram" w:date="2019-04-14T12:51:00Z">
            <w:rPr/>
          </w:rPrChange>
        </w:rPr>
        <w:fldChar w:fldCharType="separate"/>
      </w:r>
      <w:ins w:id="199" w:author="Yoav Ram" w:date="2019-04-14T12:33:00Z">
        <w:r w:rsidRPr="00E27A62">
          <w:rPr>
            <w:color w:val="000000" w:themeColor="text1"/>
            <w:sz w:val="22"/>
            <w:szCs w:val="22"/>
            <w:rPrChange w:id="200" w:author="Yoav Ram" w:date="2019-04-14T12:51:00Z">
              <w:rPr>
                <w:noProof/>
              </w:rPr>
            </w:rPrChange>
          </w:rPr>
          <w:t>8</w:t>
        </w:r>
        <w:r w:rsidRPr="00E27A62">
          <w:rPr>
            <w:color w:val="000000" w:themeColor="text1"/>
            <w:sz w:val="22"/>
            <w:szCs w:val="22"/>
            <w:rPrChange w:id="201" w:author="Yoav Ram" w:date="2019-04-14T12:51:00Z">
              <w:rPr/>
            </w:rPrChange>
          </w:rPr>
          <w:fldChar w:fldCharType="end"/>
        </w:r>
        <w:r w:rsidRPr="00E27A62">
          <w:rPr>
            <w:color w:val="000000" w:themeColor="text1"/>
            <w:sz w:val="22"/>
            <w:szCs w:val="22"/>
          </w:rPr>
          <w:t>. Frequency-dependent growth.</w:t>
        </w:r>
        <w:r w:rsidRPr="00E27A62">
          <w:rPr>
            <w:b w:val="0"/>
            <w:bCs w:val="0"/>
            <w:color w:val="000000" w:themeColor="text1"/>
            <w:sz w:val="22"/>
            <w:szCs w:val="22"/>
            <w:rPrChange w:id="202" w:author="Yoav Ram" w:date="2019-04-14T12:51:00Z">
              <w:rPr>
                <w:b/>
                <w:bCs/>
                <w:color w:val="000000" w:themeColor="text1"/>
                <w:sz w:val="22"/>
                <w:szCs w:val="22"/>
              </w:rPr>
            </w:rPrChange>
          </w:rPr>
          <w:t xml:space="preserve"> </w:t>
        </w:r>
      </w:ins>
      <w:ins w:id="203" w:author="Yoav Ram" w:date="2019-04-14T12:53:00Z">
        <w:r w:rsidR="00E27A62">
          <w:rPr>
            <w:b w:val="0"/>
            <w:bCs w:val="0"/>
            <w:color w:val="000000" w:themeColor="text1"/>
            <w:sz w:val="22"/>
            <w:szCs w:val="22"/>
          </w:rPr>
          <w:t>R</w:t>
        </w:r>
      </w:ins>
      <w:ins w:id="204" w:author="Yoav Ram" w:date="2019-04-14T12:52:00Z">
        <w:r w:rsidR="00E27A62">
          <w:rPr>
            <w:b w:val="0"/>
            <w:bCs w:val="0"/>
            <w:color w:val="000000" w:themeColor="text1"/>
            <w:sz w:val="22"/>
            <w:szCs w:val="22"/>
          </w:rPr>
          <w:t>esults from s</w:t>
        </w:r>
      </w:ins>
      <w:ins w:id="205" w:author="Yoav Ram" w:date="2019-04-14T12:34:00Z">
        <w:r w:rsidRPr="00E27A62">
          <w:rPr>
            <w:b w:val="0"/>
            <w:bCs w:val="0"/>
            <w:color w:val="000000" w:themeColor="text1"/>
            <w:sz w:val="22"/>
            <w:szCs w:val="22"/>
            <w:rPrChange w:id="206" w:author="Yoav Ram" w:date="2019-04-14T12:51:00Z">
              <w:rPr>
                <w:b/>
                <w:bCs/>
                <w:color w:val="000000" w:themeColor="text1"/>
                <w:sz w:val="22"/>
                <w:szCs w:val="22"/>
              </w:rPr>
            </w:rPrChange>
          </w:rPr>
          <w:t>imulated experiments</w:t>
        </w:r>
      </w:ins>
      <w:ins w:id="207" w:author="Yoav Ram" w:date="2019-04-14T12:53:00Z">
        <w:r w:rsidR="00E27A62">
          <w:rPr>
            <w:b w:val="0"/>
            <w:bCs w:val="0"/>
            <w:color w:val="000000" w:themeColor="text1"/>
            <w:sz w:val="22"/>
            <w:szCs w:val="22"/>
          </w:rPr>
          <w:t>,</w:t>
        </w:r>
      </w:ins>
      <w:ins w:id="208" w:author="Yoav Ram" w:date="2019-04-14T12:52:00Z">
        <w:r w:rsidR="00E27A62">
          <w:rPr>
            <w:b w:val="0"/>
            <w:bCs w:val="0"/>
            <w:color w:val="000000" w:themeColor="text1"/>
            <w:sz w:val="22"/>
            <w:szCs w:val="22"/>
          </w:rPr>
          <w:t xml:space="preserve"> </w:t>
        </w:r>
      </w:ins>
      <w:ins w:id="209" w:author="Yoav Ram" w:date="2019-04-14T12:53:00Z">
        <w:r w:rsidR="00E27A62">
          <w:rPr>
            <w:b w:val="0"/>
            <w:bCs w:val="0"/>
            <w:color w:val="000000" w:themeColor="text1"/>
            <w:sz w:val="22"/>
            <w:szCs w:val="22"/>
          </w:rPr>
          <w:t xml:space="preserve">which </w:t>
        </w:r>
      </w:ins>
      <w:ins w:id="210" w:author="Yoav Ram" w:date="2019-04-14T12:52:00Z">
        <w:r w:rsidR="00E27A62">
          <w:rPr>
            <w:b w:val="0"/>
            <w:bCs w:val="0"/>
            <w:color w:val="000000" w:themeColor="text1"/>
            <w:sz w:val="22"/>
            <w:szCs w:val="22"/>
          </w:rPr>
          <w:t xml:space="preserve">include </w:t>
        </w:r>
      </w:ins>
      <w:ins w:id="211" w:author="Yoav Ram" w:date="2019-04-14T12:34:00Z">
        <w:r w:rsidRPr="00E27A62">
          <w:rPr>
            <w:b w:val="0"/>
            <w:bCs w:val="0"/>
            <w:color w:val="000000" w:themeColor="text1"/>
            <w:sz w:val="22"/>
            <w:szCs w:val="22"/>
            <w:rPrChange w:id="212" w:author="Yoav Ram" w:date="2019-04-14T12:51:00Z">
              <w:rPr>
                <w:b/>
                <w:bCs/>
                <w:color w:val="000000" w:themeColor="text1"/>
                <w:sz w:val="22"/>
                <w:szCs w:val="22"/>
              </w:rPr>
            </w:rPrChange>
          </w:rPr>
          <w:t xml:space="preserve">frequency-dependent </w:t>
        </w:r>
      </w:ins>
      <w:ins w:id="213" w:author="Yoav Ram" w:date="2019-04-14T15:20:00Z">
        <w:r w:rsidR="00D20B78">
          <w:rPr>
            <w:b w:val="0"/>
            <w:bCs w:val="0"/>
            <w:color w:val="000000" w:themeColor="text1"/>
            <w:sz w:val="22"/>
            <w:szCs w:val="22"/>
          </w:rPr>
          <w:t>interactions</w:t>
        </w:r>
      </w:ins>
      <w:ins w:id="214" w:author="Yoav Ram" w:date="2019-04-14T12:36:00Z">
        <w:r w:rsidR="005F266B" w:rsidRPr="00E27A62">
          <w:rPr>
            <w:b w:val="0"/>
            <w:bCs w:val="0"/>
            <w:color w:val="000000" w:themeColor="text1"/>
            <w:sz w:val="22"/>
            <w:szCs w:val="22"/>
            <w:rPrChange w:id="215" w:author="Yoav Ram" w:date="2019-04-14T12:51:00Z">
              <w:rPr>
                <w:b/>
                <w:bCs/>
                <w:color w:val="000000" w:themeColor="text1"/>
                <w:sz w:val="22"/>
                <w:szCs w:val="22"/>
              </w:rPr>
            </w:rPrChange>
          </w:rPr>
          <w:t xml:space="preserve">, </w:t>
        </w:r>
      </w:ins>
      <w:ins w:id="216" w:author="Yoav Ram" w:date="2019-04-14T12:53:00Z">
        <w:r w:rsidR="00E27A62">
          <w:rPr>
            <w:b w:val="0"/>
            <w:bCs w:val="0"/>
            <w:color w:val="000000" w:themeColor="text1"/>
            <w:sz w:val="22"/>
            <w:szCs w:val="22"/>
          </w:rPr>
          <w:t xml:space="preserve">analyzed using our competition model, which </w:t>
        </w:r>
      </w:ins>
      <w:ins w:id="217" w:author="Yoav Ram" w:date="2019-04-14T12:36:00Z">
        <w:r w:rsidR="005F266B" w:rsidRPr="00E27A62">
          <w:rPr>
            <w:b w:val="0"/>
            <w:bCs w:val="0"/>
            <w:color w:val="000000" w:themeColor="text1"/>
            <w:sz w:val="22"/>
            <w:szCs w:val="22"/>
            <w:rPrChange w:id="218" w:author="Yoav Ram" w:date="2019-04-14T12:51:00Z">
              <w:rPr>
                <w:b/>
                <w:bCs/>
                <w:color w:val="000000" w:themeColor="text1"/>
                <w:sz w:val="22"/>
                <w:szCs w:val="22"/>
              </w:rPr>
            </w:rPrChange>
          </w:rPr>
          <w:t xml:space="preserve">assumes density-dependent growth. </w:t>
        </w:r>
      </w:ins>
      <w:ins w:id="219" w:author="Yoav Ram" w:date="2019-04-14T12:53:00Z">
        <w:r w:rsidR="00E27A62">
          <w:rPr>
            <w:b w:val="0"/>
            <w:bCs w:val="0"/>
            <w:color w:val="000000" w:themeColor="text1"/>
            <w:sz w:val="22"/>
            <w:szCs w:val="22"/>
          </w:rPr>
          <w:t>Top row</w:t>
        </w:r>
      </w:ins>
      <w:ins w:id="220" w:author="Yoav Ram" w:date="2019-04-14T12:36:00Z">
        <w:r w:rsidR="005F266B" w:rsidRPr="00E27A62">
          <w:rPr>
            <w:color w:val="000000" w:themeColor="text1"/>
            <w:sz w:val="22"/>
            <w:szCs w:val="22"/>
          </w:rPr>
          <w:t xml:space="preserve"> </w:t>
        </w:r>
        <w:r w:rsidR="005F266B" w:rsidRPr="00E27A62">
          <w:rPr>
            <w:b w:val="0"/>
            <w:bCs w:val="0"/>
            <w:color w:val="000000" w:themeColor="text1"/>
            <w:sz w:val="22"/>
            <w:szCs w:val="22"/>
            <w:rPrChange w:id="221" w:author="Yoav Ram" w:date="2019-04-14T12:51:00Z">
              <w:rPr>
                <w:b/>
                <w:bCs/>
                <w:color w:val="000000" w:themeColor="text1"/>
                <w:sz w:val="22"/>
                <w:szCs w:val="22"/>
              </w:rPr>
            </w:rPrChange>
          </w:rPr>
          <w:t>show</w:t>
        </w:r>
      </w:ins>
      <w:ins w:id="222" w:author="Yoav Ram" w:date="2019-04-14T12:53:00Z">
        <w:r w:rsidR="00E27A62">
          <w:rPr>
            <w:b w:val="0"/>
            <w:bCs w:val="0"/>
            <w:color w:val="000000" w:themeColor="text1"/>
            <w:sz w:val="22"/>
            <w:szCs w:val="22"/>
          </w:rPr>
          <w:t>s</w:t>
        </w:r>
      </w:ins>
      <w:ins w:id="223" w:author="Yoav Ram" w:date="2019-04-14T12:36:00Z">
        <w:r w:rsidR="005F266B" w:rsidRPr="00E27A62">
          <w:rPr>
            <w:b w:val="0"/>
            <w:bCs w:val="0"/>
            <w:color w:val="000000" w:themeColor="text1"/>
            <w:sz w:val="22"/>
            <w:szCs w:val="22"/>
            <w:rPrChange w:id="224" w:author="Yoav Ram" w:date="2019-04-14T12:51:00Z">
              <w:rPr>
                <w:b/>
                <w:bCs/>
                <w:color w:val="000000" w:themeColor="text1"/>
                <w:sz w:val="22"/>
                <w:szCs w:val="22"/>
              </w:rPr>
            </w:rPrChange>
          </w:rPr>
          <w:t xml:space="preserve"> </w:t>
        </w:r>
      </w:ins>
      <w:ins w:id="225" w:author="Yoav Ram" w:date="2019-04-14T15:21:00Z">
        <w:r w:rsidR="00D20B78">
          <w:rPr>
            <w:b w:val="0"/>
            <w:bCs w:val="0"/>
            <w:color w:val="000000" w:themeColor="text1"/>
            <w:sz w:val="22"/>
            <w:szCs w:val="22"/>
          </w:rPr>
          <w:t xml:space="preserve">the </w:t>
        </w:r>
      </w:ins>
      <w:ins w:id="226" w:author="Yoav Ram" w:date="2019-04-14T12:37:00Z">
        <w:r w:rsidR="005F266B" w:rsidRPr="00E27A62">
          <w:rPr>
            <w:b w:val="0"/>
            <w:bCs w:val="0"/>
            <w:color w:val="000000" w:themeColor="text1"/>
            <w:sz w:val="22"/>
            <w:szCs w:val="22"/>
            <w:rPrChange w:id="227" w:author="Yoav Ram" w:date="2019-04-14T12:51:00Z">
              <w:rPr>
                <w:b/>
                <w:bCs/>
                <w:color w:val="000000" w:themeColor="text1"/>
                <w:sz w:val="22"/>
                <w:szCs w:val="22"/>
              </w:rPr>
            </w:rPrChange>
          </w:rPr>
          <w:t xml:space="preserve">fit of competition </w:t>
        </w:r>
      </w:ins>
      <w:ins w:id="228" w:author="Yoav Ram" w:date="2019-04-14T12:36:00Z">
        <w:r w:rsidR="005F266B" w:rsidRPr="00E27A62">
          <w:rPr>
            <w:b w:val="0"/>
            <w:bCs w:val="0"/>
            <w:color w:val="000000" w:themeColor="text1"/>
            <w:sz w:val="22"/>
            <w:szCs w:val="22"/>
            <w:rPrChange w:id="229" w:author="Yoav Ram" w:date="2019-04-14T12:51:00Z">
              <w:rPr>
                <w:b/>
                <w:bCs/>
                <w:color w:val="000000" w:themeColor="text1"/>
                <w:sz w:val="22"/>
                <w:szCs w:val="22"/>
              </w:rPr>
            </w:rPrChange>
          </w:rPr>
          <w:t>model</w:t>
        </w:r>
      </w:ins>
      <w:ins w:id="230" w:author="Yoav Ram" w:date="2019-04-14T12:37:00Z">
        <w:r w:rsidR="005F266B" w:rsidRPr="00E27A62">
          <w:rPr>
            <w:b w:val="0"/>
            <w:bCs w:val="0"/>
            <w:color w:val="000000" w:themeColor="text1"/>
            <w:sz w:val="22"/>
            <w:szCs w:val="22"/>
            <w:rPrChange w:id="231" w:author="Yoav Ram" w:date="2019-04-14T12:51:00Z">
              <w:rPr>
                <w:b/>
                <w:bCs/>
                <w:color w:val="000000" w:themeColor="text1"/>
                <w:sz w:val="22"/>
                <w:szCs w:val="22"/>
              </w:rPr>
            </w:rPrChange>
          </w:rPr>
          <w:t>s</w:t>
        </w:r>
      </w:ins>
      <w:ins w:id="232" w:author="Yoav Ram" w:date="2019-04-14T12:36:00Z">
        <w:r w:rsidR="005F266B" w:rsidRPr="00E27A62">
          <w:rPr>
            <w:b w:val="0"/>
            <w:bCs w:val="0"/>
            <w:color w:val="000000" w:themeColor="text1"/>
            <w:sz w:val="22"/>
            <w:szCs w:val="22"/>
            <w:rPrChange w:id="233" w:author="Yoav Ram" w:date="2019-04-14T12:51:00Z">
              <w:rPr>
                <w:b/>
                <w:bCs/>
                <w:color w:val="000000" w:themeColor="text1"/>
                <w:sz w:val="22"/>
                <w:szCs w:val="22"/>
              </w:rPr>
            </w:rPrChange>
          </w:rPr>
          <w:t xml:space="preserve"> </w:t>
        </w:r>
      </w:ins>
      <w:ins w:id="234" w:author="Yoav Ram" w:date="2019-04-14T12:53:00Z">
        <w:r w:rsidR="00E27A62">
          <w:rPr>
            <w:b w:val="0"/>
            <w:bCs w:val="0"/>
            <w:color w:val="000000" w:themeColor="text1"/>
            <w:sz w:val="22"/>
            <w:szCs w:val="22"/>
          </w:rPr>
          <w:t>(solid lin</w:t>
        </w:r>
      </w:ins>
      <w:ins w:id="235" w:author="Yoav Ram" w:date="2019-04-14T12:54:00Z">
        <w:r w:rsidR="00E27A62">
          <w:rPr>
            <w:b w:val="0"/>
            <w:bCs w:val="0"/>
            <w:color w:val="000000" w:themeColor="text1"/>
            <w:sz w:val="22"/>
            <w:szCs w:val="22"/>
          </w:rPr>
          <w:t xml:space="preserve">es) </w:t>
        </w:r>
      </w:ins>
      <w:ins w:id="236" w:author="Yoav Ram" w:date="2019-04-14T12:37:00Z">
        <w:r w:rsidR="005F266B" w:rsidRPr="00E27A62">
          <w:rPr>
            <w:b w:val="0"/>
            <w:bCs w:val="0"/>
            <w:color w:val="000000" w:themeColor="text1"/>
            <w:sz w:val="22"/>
            <w:szCs w:val="22"/>
            <w:rPrChange w:id="237" w:author="Yoav Ram" w:date="2019-04-14T12:51:00Z">
              <w:rPr>
                <w:b/>
                <w:bCs/>
                <w:color w:val="000000" w:themeColor="text1"/>
                <w:sz w:val="22"/>
                <w:szCs w:val="22"/>
              </w:rPr>
            </w:rPrChange>
          </w:rPr>
          <w:t>to total densit</w:t>
        </w:r>
      </w:ins>
      <w:ins w:id="238" w:author="Yoav Ram" w:date="2019-04-14T12:54:00Z">
        <w:r w:rsidR="00E27A62">
          <w:rPr>
            <w:b w:val="0"/>
            <w:bCs w:val="0"/>
            <w:color w:val="000000" w:themeColor="text1"/>
            <w:sz w:val="22"/>
            <w:szCs w:val="22"/>
          </w:rPr>
          <w:t>ies</w:t>
        </w:r>
      </w:ins>
      <w:ins w:id="239" w:author="Yoav Ram" w:date="2019-04-14T12:37:00Z">
        <w:r w:rsidR="005F266B" w:rsidRPr="00E27A62">
          <w:rPr>
            <w:b w:val="0"/>
            <w:bCs w:val="0"/>
            <w:color w:val="000000" w:themeColor="text1"/>
            <w:sz w:val="22"/>
            <w:szCs w:val="22"/>
            <w:rPrChange w:id="240" w:author="Yoav Ram" w:date="2019-04-14T12:51:00Z">
              <w:rPr>
                <w:b/>
                <w:bCs/>
                <w:color w:val="000000" w:themeColor="text1"/>
                <w:sz w:val="22"/>
                <w:szCs w:val="22"/>
              </w:rPr>
            </w:rPrChange>
          </w:rPr>
          <w:t xml:space="preserve"> from mixed growth</w:t>
        </w:r>
      </w:ins>
      <w:ins w:id="241" w:author="Yoav Ram" w:date="2019-04-14T12:54:00Z">
        <w:r w:rsidR="00E27A62">
          <w:rPr>
            <w:b w:val="0"/>
            <w:bCs w:val="0"/>
            <w:color w:val="000000" w:themeColor="text1"/>
            <w:sz w:val="22"/>
            <w:szCs w:val="22"/>
          </w:rPr>
          <w:t xml:space="preserve"> (markers)</w:t>
        </w:r>
      </w:ins>
      <w:ins w:id="242" w:author="Yoav Ram" w:date="2019-04-14T12:38:00Z">
        <w:r w:rsidR="005F266B" w:rsidRPr="00E27A62">
          <w:rPr>
            <w:b w:val="0"/>
            <w:bCs w:val="0"/>
            <w:color w:val="000000" w:themeColor="text1"/>
            <w:sz w:val="22"/>
            <w:szCs w:val="22"/>
            <w:rPrChange w:id="243" w:author="Yoav Ram" w:date="2019-04-14T12:51:00Z">
              <w:rPr>
                <w:b/>
                <w:bCs/>
                <w:color w:val="000000" w:themeColor="text1"/>
                <w:sz w:val="22"/>
                <w:szCs w:val="22"/>
              </w:rPr>
            </w:rPrChange>
          </w:rPr>
          <w:t xml:space="preserve">, as in </w:t>
        </w:r>
        <w:r w:rsidR="005F266B" w:rsidRPr="00E27A62">
          <w:rPr>
            <w:color w:val="000000" w:themeColor="text1"/>
            <w:sz w:val="22"/>
            <w:szCs w:val="22"/>
          </w:rPr>
          <w:t>Figure 4</w:t>
        </w:r>
      </w:ins>
      <w:ins w:id="244" w:author="Yoav Ram" w:date="2019-04-14T12:37:00Z">
        <w:r w:rsidR="005F266B" w:rsidRPr="00E27A62">
          <w:rPr>
            <w:b w:val="0"/>
            <w:bCs w:val="0"/>
            <w:color w:val="000000" w:themeColor="text1"/>
            <w:sz w:val="22"/>
            <w:szCs w:val="22"/>
            <w:rPrChange w:id="245" w:author="Yoav Ram" w:date="2019-04-14T12:51:00Z">
              <w:rPr>
                <w:b/>
                <w:bCs/>
                <w:color w:val="000000" w:themeColor="text1"/>
                <w:sz w:val="22"/>
                <w:szCs w:val="22"/>
              </w:rPr>
            </w:rPrChange>
          </w:rPr>
          <w:t xml:space="preserve">. </w:t>
        </w:r>
      </w:ins>
      <w:ins w:id="246" w:author="Yoav Ram" w:date="2019-04-14T12:55:00Z">
        <w:r w:rsidR="00E27A62">
          <w:rPr>
            <w:b w:val="0"/>
            <w:bCs w:val="0"/>
            <w:color w:val="000000" w:themeColor="text1"/>
            <w:sz w:val="22"/>
            <w:szCs w:val="22"/>
          </w:rPr>
          <w:t xml:space="preserve">Bottom row </w:t>
        </w:r>
      </w:ins>
      <w:ins w:id="247" w:author="Yoav Ram" w:date="2019-04-14T12:37:00Z">
        <w:r w:rsidR="005F266B" w:rsidRPr="00E27A62">
          <w:rPr>
            <w:b w:val="0"/>
            <w:bCs w:val="0"/>
            <w:color w:val="000000" w:themeColor="text1"/>
            <w:sz w:val="22"/>
            <w:szCs w:val="22"/>
            <w:rPrChange w:id="248" w:author="Yoav Ram" w:date="2019-04-14T12:51:00Z">
              <w:rPr>
                <w:b/>
                <w:bCs/>
                <w:color w:val="000000" w:themeColor="text1"/>
                <w:sz w:val="22"/>
                <w:szCs w:val="22"/>
              </w:rPr>
            </w:rPrChange>
          </w:rPr>
          <w:t>show</w:t>
        </w:r>
      </w:ins>
      <w:ins w:id="249" w:author="Yoav Ram" w:date="2019-04-14T12:55:00Z">
        <w:r w:rsidR="00E27A62">
          <w:rPr>
            <w:b w:val="0"/>
            <w:bCs w:val="0"/>
            <w:color w:val="000000" w:themeColor="text1"/>
            <w:sz w:val="22"/>
            <w:szCs w:val="22"/>
          </w:rPr>
          <w:t>s</w:t>
        </w:r>
      </w:ins>
      <w:ins w:id="250" w:author="Yoav Ram" w:date="2019-04-14T12:37:00Z">
        <w:r w:rsidR="005F266B" w:rsidRPr="00E27A62">
          <w:rPr>
            <w:b w:val="0"/>
            <w:bCs w:val="0"/>
            <w:color w:val="000000" w:themeColor="text1"/>
            <w:sz w:val="22"/>
            <w:szCs w:val="22"/>
            <w:rPrChange w:id="251" w:author="Yoav Ram" w:date="2019-04-14T12:51:00Z">
              <w:rPr>
                <w:b/>
                <w:bCs/>
                <w:color w:val="000000" w:themeColor="text1"/>
                <w:sz w:val="22"/>
                <w:szCs w:val="22"/>
              </w:rPr>
            </w:rPrChange>
          </w:rPr>
          <w:t xml:space="preserve"> </w:t>
        </w:r>
      </w:ins>
      <w:ins w:id="252" w:author="Yoav Ram" w:date="2019-04-14T12:38:00Z">
        <w:r w:rsidR="005F266B" w:rsidRPr="00E27A62">
          <w:rPr>
            <w:b w:val="0"/>
            <w:bCs w:val="0"/>
            <w:color w:val="000000" w:themeColor="text1"/>
            <w:sz w:val="22"/>
            <w:szCs w:val="22"/>
            <w:rPrChange w:id="253" w:author="Yoav Ram" w:date="2019-04-14T12:51:00Z">
              <w:rPr>
                <w:b/>
                <w:bCs/>
                <w:color w:val="000000" w:themeColor="text1"/>
                <w:sz w:val="22"/>
                <w:szCs w:val="22"/>
              </w:rPr>
            </w:rPrChange>
          </w:rPr>
          <w:t>actual</w:t>
        </w:r>
      </w:ins>
      <w:ins w:id="254" w:author="Yoav Ram" w:date="2019-04-14T12:55:00Z">
        <w:r w:rsidR="00E27A62">
          <w:rPr>
            <w:b w:val="0"/>
            <w:bCs w:val="0"/>
            <w:color w:val="000000" w:themeColor="text1"/>
            <w:sz w:val="22"/>
            <w:szCs w:val="22"/>
          </w:rPr>
          <w:t xml:space="preserve"> (markers)</w:t>
        </w:r>
      </w:ins>
      <w:ins w:id="255" w:author="Yoav Ram" w:date="2019-04-14T12:38:00Z">
        <w:r w:rsidR="005F266B" w:rsidRPr="00E27A62">
          <w:rPr>
            <w:b w:val="0"/>
            <w:bCs w:val="0"/>
            <w:color w:val="000000" w:themeColor="text1"/>
            <w:sz w:val="22"/>
            <w:szCs w:val="22"/>
            <w:rPrChange w:id="256" w:author="Yoav Ram" w:date="2019-04-14T12:51:00Z">
              <w:rPr>
                <w:b/>
                <w:bCs/>
                <w:color w:val="000000" w:themeColor="text1"/>
                <w:sz w:val="22"/>
                <w:szCs w:val="22"/>
              </w:rPr>
            </w:rPrChange>
          </w:rPr>
          <w:t xml:space="preserve"> and predicted </w:t>
        </w:r>
      </w:ins>
      <w:ins w:id="257" w:author="Yoav Ram" w:date="2019-04-14T12:55:00Z">
        <w:r w:rsidR="00E27A62">
          <w:rPr>
            <w:b w:val="0"/>
            <w:bCs w:val="0"/>
            <w:color w:val="000000" w:themeColor="text1"/>
            <w:sz w:val="22"/>
            <w:szCs w:val="22"/>
          </w:rPr>
          <w:t xml:space="preserve">(dashed lines) </w:t>
        </w:r>
      </w:ins>
      <w:ins w:id="258" w:author="Yoav Ram" w:date="2019-04-14T12:38:00Z">
        <w:r w:rsidR="005F266B" w:rsidRPr="00E27A62">
          <w:rPr>
            <w:b w:val="0"/>
            <w:bCs w:val="0"/>
            <w:color w:val="000000" w:themeColor="text1"/>
            <w:sz w:val="22"/>
            <w:szCs w:val="22"/>
            <w:rPrChange w:id="259" w:author="Yoav Ram" w:date="2019-04-14T12:51:00Z">
              <w:rPr>
                <w:b/>
                <w:bCs/>
                <w:color w:val="000000" w:themeColor="text1"/>
                <w:sz w:val="22"/>
                <w:szCs w:val="22"/>
              </w:rPr>
            </w:rPrChange>
          </w:rPr>
          <w:t xml:space="preserve">relative strain frequencies, as in </w:t>
        </w:r>
        <w:r w:rsidR="005F266B" w:rsidRPr="00E27A62">
          <w:rPr>
            <w:color w:val="000000" w:themeColor="text1"/>
            <w:sz w:val="22"/>
            <w:szCs w:val="22"/>
          </w:rPr>
          <w:t>Figure 5</w:t>
        </w:r>
        <w:r w:rsidR="005F266B" w:rsidRPr="00E27A62">
          <w:rPr>
            <w:b w:val="0"/>
            <w:bCs w:val="0"/>
            <w:color w:val="000000" w:themeColor="text1"/>
            <w:sz w:val="22"/>
            <w:szCs w:val="22"/>
            <w:rPrChange w:id="260" w:author="Yoav Ram" w:date="2019-04-14T12:51:00Z">
              <w:rPr>
                <w:b/>
                <w:bCs/>
                <w:color w:val="000000" w:themeColor="text1"/>
                <w:sz w:val="22"/>
                <w:szCs w:val="22"/>
              </w:rPr>
            </w:rPrChange>
          </w:rPr>
          <w:t xml:space="preserve">. </w:t>
        </w:r>
      </w:ins>
      <w:ins w:id="261" w:author="Yoav Ram" w:date="2019-04-14T12:55:00Z">
        <w:r w:rsidR="00E27A62">
          <w:rPr>
            <w:b w:val="0"/>
            <w:bCs w:val="0"/>
            <w:color w:val="000000" w:themeColor="text1"/>
            <w:sz w:val="22"/>
            <w:szCs w:val="22"/>
          </w:rPr>
          <w:t xml:space="preserve">Each column corresponds to a different type of frequency-dependence. </w:t>
        </w:r>
      </w:ins>
      <w:ins w:id="262" w:author="Yoav Ram" w:date="2019-04-14T12:38:00Z">
        <w:r w:rsidR="005F266B" w:rsidRPr="00E27A62">
          <w:rPr>
            <w:b w:val="0"/>
            <w:bCs w:val="0"/>
            <w:color w:val="000000" w:themeColor="text1"/>
            <w:sz w:val="22"/>
            <w:szCs w:val="22"/>
            <w:rPrChange w:id="263" w:author="Yoav Ram" w:date="2019-04-14T12:51:00Z">
              <w:rPr>
                <w:b/>
                <w:bCs/>
                <w:color w:val="000000" w:themeColor="text1"/>
                <w:sz w:val="22"/>
                <w:szCs w:val="22"/>
              </w:rPr>
            </w:rPrChange>
          </w:rPr>
          <w:t xml:space="preserve">Growth of strain </w:t>
        </w:r>
        <w:proofErr w:type="spellStart"/>
        <w:r w:rsidR="005F266B" w:rsidRPr="00E27A62">
          <w:rPr>
            <w:b w:val="0"/>
            <w:bCs w:val="0"/>
            <w:i/>
            <w:iCs/>
            <w:color w:val="000000" w:themeColor="text1"/>
            <w:sz w:val="22"/>
            <w:szCs w:val="22"/>
            <w:rPrChange w:id="264" w:author="Yoav Ram" w:date="2019-04-14T12:51:00Z">
              <w:rPr>
                <w:b/>
                <w:bCs/>
                <w:i/>
                <w:iCs/>
                <w:color w:val="000000" w:themeColor="text1"/>
                <w:sz w:val="22"/>
                <w:szCs w:val="22"/>
              </w:rPr>
            </w:rPrChange>
          </w:rPr>
          <w:t>i</w:t>
        </w:r>
        <w:proofErr w:type="spellEnd"/>
        <w:r w:rsidR="005F266B" w:rsidRPr="00E27A62">
          <w:rPr>
            <w:b w:val="0"/>
            <w:bCs w:val="0"/>
            <w:color w:val="000000" w:themeColor="text1"/>
            <w:sz w:val="22"/>
            <w:szCs w:val="22"/>
            <w:rPrChange w:id="265" w:author="Yoav Ram" w:date="2019-04-14T12:51:00Z">
              <w:rPr>
                <w:b/>
                <w:bCs/>
                <w:color w:val="000000" w:themeColor="text1"/>
                <w:sz w:val="22"/>
                <w:szCs w:val="22"/>
              </w:rPr>
            </w:rPrChange>
          </w:rPr>
          <w:t xml:space="preserve"> in the presence of strain </w:t>
        </w:r>
      </w:ins>
      <w:ins w:id="266" w:author="Yoav Ram" w:date="2019-04-14T12:39:00Z">
        <w:r w:rsidR="005F266B" w:rsidRPr="00E27A62">
          <w:rPr>
            <w:b w:val="0"/>
            <w:bCs w:val="0"/>
            <w:i/>
            <w:iCs/>
            <w:color w:val="000000" w:themeColor="text1"/>
            <w:sz w:val="22"/>
            <w:szCs w:val="22"/>
            <w:rPrChange w:id="267" w:author="Yoav Ram" w:date="2019-04-14T12:51:00Z">
              <w:rPr>
                <w:b/>
                <w:bCs/>
                <w:i/>
                <w:iCs/>
                <w:color w:val="000000" w:themeColor="text1"/>
                <w:sz w:val="22"/>
                <w:szCs w:val="22"/>
              </w:rPr>
            </w:rPrChange>
          </w:rPr>
          <w:t>j</w:t>
        </w:r>
        <w:r w:rsidR="005F266B" w:rsidRPr="00E27A62">
          <w:rPr>
            <w:b w:val="0"/>
            <w:bCs w:val="0"/>
            <w:color w:val="000000" w:themeColor="text1"/>
            <w:sz w:val="22"/>
            <w:szCs w:val="22"/>
            <w:rPrChange w:id="268" w:author="Yoav Ram" w:date="2019-04-14T12:51:00Z">
              <w:rPr>
                <w:b/>
                <w:bCs/>
                <w:color w:val="000000" w:themeColor="text1"/>
                <w:sz w:val="22"/>
                <w:szCs w:val="22"/>
              </w:rPr>
            </w:rPrChange>
          </w:rPr>
          <w:t xml:space="preserve"> follows </w:t>
        </w:r>
      </w:ins>
      <m:oMath>
        <m:f>
          <m:fPr>
            <m:type m:val="lin"/>
            <m:ctrlPr>
              <w:ins w:id="269" w:author="Yoav Ram" w:date="2019-04-14T12:40:00Z">
                <w:rPr>
                  <w:rFonts w:ascii="Cambria Math" w:hAnsi="Cambria Math"/>
                  <w:i/>
                  <w:color w:val="000000" w:themeColor="text1"/>
                  <w:sz w:val="22"/>
                  <w:szCs w:val="22"/>
                </w:rPr>
              </w:ins>
            </m:ctrlPr>
          </m:fPr>
          <m:num>
            <m:r>
              <w:ins w:id="270" w:author="Yoav Ram" w:date="2019-04-14T12:40:00Z">
                <m:rPr>
                  <m:sty m:val="bi"/>
                </m:rPr>
                <w:rPr>
                  <w:rFonts w:ascii="Cambria Math" w:hAnsi="Cambria Math"/>
                  <w:color w:val="000000" w:themeColor="text1"/>
                  <w:sz w:val="22"/>
                  <w:szCs w:val="22"/>
                </w:rPr>
                <m:t>d</m:t>
              </w:ins>
            </m:r>
            <m:sSub>
              <m:sSubPr>
                <m:ctrlPr>
                  <w:ins w:id="271" w:author="Yoav Ram" w:date="2019-04-14T12:40:00Z">
                    <w:rPr>
                      <w:rFonts w:ascii="Cambria Math" w:hAnsi="Cambria Math"/>
                      <w:i/>
                      <w:color w:val="000000" w:themeColor="text1"/>
                      <w:sz w:val="22"/>
                      <w:szCs w:val="22"/>
                    </w:rPr>
                  </w:ins>
                </m:ctrlPr>
              </m:sSubPr>
              <m:e>
                <m:r>
                  <w:ins w:id="272" w:author="Yoav Ram" w:date="2019-04-14T12:40:00Z">
                    <m:rPr>
                      <m:sty m:val="bi"/>
                    </m:rPr>
                    <w:rPr>
                      <w:rFonts w:ascii="Cambria Math" w:hAnsi="Cambria Math"/>
                      <w:color w:val="000000" w:themeColor="text1"/>
                      <w:sz w:val="22"/>
                      <w:szCs w:val="22"/>
                    </w:rPr>
                    <m:t>N</m:t>
                  </w:ins>
                </m:r>
              </m:e>
              <m:sub>
                <m:r>
                  <w:ins w:id="273" w:author="Yoav Ram" w:date="2019-04-14T12:40:00Z">
                    <m:rPr>
                      <m:sty m:val="bi"/>
                    </m:rPr>
                    <w:rPr>
                      <w:rFonts w:ascii="Cambria Math" w:hAnsi="Cambria Math"/>
                      <w:color w:val="000000" w:themeColor="text1"/>
                      <w:sz w:val="22"/>
                      <w:szCs w:val="22"/>
                    </w:rPr>
                    <m:t>i</m:t>
                  </w:ins>
                </m:r>
              </m:sub>
            </m:sSub>
          </m:num>
          <m:den>
            <m:r>
              <w:ins w:id="274" w:author="Yoav Ram" w:date="2019-04-14T12:40:00Z">
                <m:rPr>
                  <m:sty m:val="bi"/>
                </m:rPr>
                <w:rPr>
                  <w:rFonts w:ascii="Cambria Math" w:hAnsi="Cambria Math"/>
                  <w:color w:val="000000" w:themeColor="text1"/>
                  <w:sz w:val="22"/>
                  <w:szCs w:val="22"/>
                </w:rPr>
                <m:t>dt</m:t>
              </w:ins>
            </m:r>
          </m:den>
        </m:f>
        <m:r>
          <w:ins w:id="275" w:author="Yoav Ram" w:date="2019-04-14T12:40:00Z">
            <m:rPr>
              <m:sty m:val="bi"/>
            </m:rPr>
            <w:rPr>
              <w:rFonts w:ascii="Cambria Math" w:hAnsi="Cambria Math"/>
              <w:color w:val="000000" w:themeColor="text1"/>
              <w:sz w:val="22"/>
              <w:szCs w:val="22"/>
            </w:rPr>
            <m:t>=</m:t>
          </w:ins>
        </m:r>
        <m:sSub>
          <m:sSubPr>
            <m:ctrlPr>
              <w:ins w:id="276" w:author="Yoav Ram" w:date="2019-04-14T12:40:00Z">
                <w:rPr>
                  <w:rFonts w:ascii="Cambria Math" w:hAnsi="Cambria Math"/>
                  <w:i/>
                  <w:color w:val="000000" w:themeColor="text1"/>
                  <w:sz w:val="22"/>
                  <w:szCs w:val="22"/>
                </w:rPr>
              </w:ins>
            </m:ctrlPr>
          </m:sSubPr>
          <m:e>
            <m:r>
              <w:ins w:id="277" w:author="Yoav Ram" w:date="2019-04-14T12:40:00Z">
                <m:rPr>
                  <m:sty m:val="bi"/>
                </m:rPr>
                <w:rPr>
                  <w:rFonts w:ascii="Cambria Math" w:hAnsi="Cambria Math"/>
                  <w:color w:val="000000" w:themeColor="text1"/>
                  <w:sz w:val="22"/>
                  <w:szCs w:val="22"/>
                </w:rPr>
                <m:t>N</m:t>
              </w:ins>
            </m:r>
          </m:e>
          <m:sub>
            <m:r>
              <w:ins w:id="278" w:author="Yoav Ram" w:date="2019-04-14T12:40:00Z">
                <m:rPr>
                  <m:sty m:val="bi"/>
                </m:rPr>
                <w:rPr>
                  <w:rFonts w:ascii="Cambria Math" w:hAnsi="Cambria Math"/>
                  <w:color w:val="000000" w:themeColor="text1"/>
                  <w:sz w:val="22"/>
                  <w:szCs w:val="22"/>
                </w:rPr>
                <m:t>i</m:t>
              </w:ins>
            </m:r>
          </m:sub>
        </m:sSub>
        <m:sSub>
          <m:sSubPr>
            <m:ctrlPr>
              <w:ins w:id="279" w:author="Yoav Ram" w:date="2019-04-14T12:40:00Z">
                <w:rPr>
                  <w:rFonts w:ascii="Cambria Math" w:hAnsi="Cambria Math"/>
                  <w:i/>
                  <w:color w:val="000000" w:themeColor="text1"/>
                  <w:sz w:val="22"/>
                  <w:szCs w:val="22"/>
                </w:rPr>
              </w:ins>
            </m:ctrlPr>
          </m:sSubPr>
          <m:e>
            <m:r>
              <w:ins w:id="280" w:author="Yoav Ram" w:date="2019-04-14T12:40:00Z">
                <m:rPr>
                  <m:sty m:val="bi"/>
                </m:rPr>
                <w:rPr>
                  <w:rFonts w:ascii="Cambria Math" w:hAnsi="Cambria Math"/>
                  <w:color w:val="000000" w:themeColor="text1"/>
                  <w:sz w:val="22"/>
                  <w:szCs w:val="22"/>
                </w:rPr>
                <m:t>r</m:t>
              </w:ins>
            </m:r>
          </m:e>
          <m:sub>
            <m:r>
              <w:ins w:id="281" w:author="Yoav Ram" w:date="2019-04-14T12:40:00Z">
                <m:rPr>
                  <m:sty m:val="bi"/>
                </m:rPr>
                <w:rPr>
                  <w:rFonts w:ascii="Cambria Math" w:hAnsi="Cambria Math"/>
                  <w:color w:val="000000" w:themeColor="text1"/>
                  <w:sz w:val="22"/>
                  <w:szCs w:val="22"/>
                </w:rPr>
                <m:t>i</m:t>
              </w:ins>
            </m:r>
          </m:sub>
        </m:sSub>
        <m:d>
          <m:dPr>
            <m:ctrlPr>
              <w:ins w:id="282" w:author="Yoav Ram" w:date="2019-04-14T12:40:00Z">
                <w:rPr>
                  <w:rFonts w:ascii="Cambria Math" w:hAnsi="Cambria Math"/>
                  <w:i/>
                  <w:color w:val="000000" w:themeColor="text1"/>
                  <w:sz w:val="22"/>
                  <w:szCs w:val="22"/>
                </w:rPr>
              </w:ins>
            </m:ctrlPr>
          </m:dPr>
          <m:e>
            <m:r>
              <w:ins w:id="283" w:author="Yoav Ram" w:date="2019-04-14T12:40:00Z">
                <m:rPr>
                  <m:sty m:val="bi"/>
                </m:rPr>
                <w:rPr>
                  <w:rFonts w:ascii="Cambria Math" w:hAnsi="Cambria Math"/>
                  <w:color w:val="000000" w:themeColor="text1"/>
                  <w:sz w:val="22"/>
                  <w:szCs w:val="22"/>
                </w:rPr>
                <m:t>1-</m:t>
              </w:ins>
            </m:r>
            <m:f>
              <m:fPr>
                <m:ctrlPr>
                  <w:ins w:id="284" w:author="Yoav Ram" w:date="2019-04-14T12:41:00Z">
                    <w:rPr>
                      <w:rFonts w:ascii="Cambria Math" w:hAnsi="Cambria Math"/>
                      <w:i/>
                      <w:color w:val="000000" w:themeColor="text1"/>
                      <w:sz w:val="22"/>
                      <w:szCs w:val="22"/>
                    </w:rPr>
                  </w:ins>
                </m:ctrlPr>
              </m:fPr>
              <m:num>
                <m:sSubSup>
                  <m:sSubSupPr>
                    <m:ctrlPr>
                      <w:ins w:id="285" w:author="Yoav Ram" w:date="2019-04-14T12:41:00Z">
                        <w:rPr>
                          <w:rFonts w:ascii="Cambria Math" w:hAnsi="Cambria Math"/>
                          <w:i/>
                          <w:color w:val="000000" w:themeColor="text1"/>
                          <w:sz w:val="22"/>
                          <w:szCs w:val="22"/>
                        </w:rPr>
                      </w:ins>
                    </m:ctrlPr>
                  </m:sSubSupPr>
                  <m:e>
                    <m:r>
                      <w:ins w:id="286" w:author="Yoav Ram" w:date="2019-04-14T12:41:00Z">
                        <m:rPr>
                          <m:sty m:val="bi"/>
                        </m:rPr>
                        <w:rPr>
                          <w:rFonts w:ascii="Cambria Math" w:hAnsi="Cambria Math"/>
                          <w:color w:val="000000" w:themeColor="text1"/>
                          <w:sz w:val="22"/>
                          <w:szCs w:val="22"/>
                        </w:rPr>
                        <m:t>N</m:t>
                      </w:ins>
                    </m:r>
                  </m:e>
                  <m:sub>
                    <m:r>
                      <w:ins w:id="287" w:author="Yoav Ram" w:date="2019-04-14T12:41:00Z">
                        <m:rPr>
                          <m:sty m:val="bi"/>
                        </m:rPr>
                        <w:rPr>
                          <w:rFonts w:ascii="Cambria Math" w:hAnsi="Cambria Math"/>
                          <w:color w:val="000000" w:themeColor="text1"/>
                          <w:sz w:val="22"/>
                          <w:szCs w:val="22"/>
                        </w:rPr>
                        <m:t>i</m:t>
                      </w:ins>
                    </m:r>
                  </m:sub>
                  <m:sup>
                    <m:sSub>
                      <m:sSubPr>
                        <m:ctrlPr>
                          <w:ins w:id="288" w:author="Yoav Ram" w:date="2019-04-14T12:41:00Z">
                            <w:rPr>
                              <w:rFonts w:ascii="Cambria Math" w:hAnsi="Cambria Math"/>
                              <w:i/>
                              <w:color w:val="000000" w:themeColor="text1"/>
                              <w:sz w:val="22"/>
                              <w:szCs w:val="22"/>
                            </w:rPr>
                          </w:ins>
                        </m:ctrlPr>
                      </m:sSubPr>
                      <m:e>
                        <m:r>
                          <w:ins w:id="289" w:author="Yoav Ram" w:date="2019-04-14T12:41:00Z">
                            <m:rPr>
                              <m:sty m:val="bi"/>
                            </m:rPr>
                            <w:rPr>
                              <w:rFonts w:ascii="Cambria Math" w:hAnsi="Cambria Math"/>
                              <w:color w:val="000000" w:themeColor="text1"/>
                              <w:sz w:val="22"/>
                              <w:szCs w:val="22"/>
                            </w:rPr>
                            <m:t>ν</m:t>
                          </w:ins>
                        </m:r>
                      </m:e>
                      <m:sub>
                        <m:r>
                          <w:ins w:id="290" w:author="Yoav Ram" w:date="2019-04-14T12:41:00Z">
                            <m:rPr>
                              <m:sty m:val="bi"/>
                            </m:rPr>
                            <w:rPr>
                              <w:rFonts w:ascii="Cambria Math" w:hAnsi="Cambria Math"/>
                              <w:color w:val="000000" w:themeColor="text1"/>
                              <w:sz w:val="22"/>
                              <w:szCs w:val="22"/>
                            </w:rPr>
                            <m:t>i</m:t>
                          </w:ins>
                        </m:r>
                      </m:sub>
                    </m:sSub>
                  </m:sup>
                </m:sSubSup>
                <m:r>
                  <w:ins w:id="291" w:author="Yoav Ram" w:date="2019-04-14T12:41:00Z">
                    <m:rPr>
                      <m:sty m:val="bi"/>
                    </m:rPr>
                    <w:rPr>
                      <w:rFonts w:ascii="Cambria Math" w:hAnsi="Cambria Math"/>
                      <w:color w:val="000000" w:themeColor="text1"/>
                      <w:sz w:val="22"/>
                      <w:szCs w:val="22"/>
                    </w:rPr>
                    <m:t>+</m:t>
                  </w:ins>
                </m:r>
                <m:sSub>
                  <m:sSubPr>
                    <m:ctrlPr>
                      <w:ins w:id="292" w:author="Yoav Ram" w:date="2019-04-14T12:41:00Z">
                        <w:rPr>
                          <w:rFonts w:ascii="Cambria Math" w:hAnsi="Cambria Math"/>
                          <w:i/>
                          <w:color w:val="000000" w:themeColor="text1"/>
                          <w:sz w:val="22"/>
                          <w:szCs w:val="22"/>
                        </w:rPr>
                      </w:ins>
                    </m:ctrlPr>
                  </m:sSubPr>
                  <m:e>
                    <m:r>
                      <w:ins w:id="293" w:author="Yoav Ram" w:date="2019-04-14T12:41:00Z">
                        <m:rPr>
                          <m:sty m:val="bi"/>
                        </m:rPr>
                        <w:rPr>
                          <w:rFonts w:ascii="Cambria Math" w:hAnsi="Cambria Math"/>
                          <w:color w:val="000000" w:themeColor="text1"/>
                          <w:sz w:val="22"/>
                          <w:szCs w:val="22"/>
                        </w:rPr>
                        <m:t>c</m:t>
                      </w:ins>
                    </m:r>
                  </m:e>
                  <m:sub>
                    <m:r>
                      <w:ins w:id="294" w:author="Yoav Ram" w:date="2019-04-14T12:41:00Z">
                        <m:rPr>
                          <m:sty m:val="bi"/>
                        </m:rPr>
                        <w:rPr>
                          <w:rFonts w:ascii="Cambria Math" w:hAnsi="Cambria Math"/>
                          <w:color w:val="000000" w:themeColor="text1"/>
                          <w:sz w:val="22"/>
                          <w:szCs w:val="22"/>
                        </w:rPr>
                        <m:t>j</m:t>
                      </w:ins>
                    </m:r>
                  </m:sub>
                </m:sSub>
                <m:sSubSup>
                  <m:sSubSupPr>
                    <m:ctrlPr>
                      <w:ins w:id="295" w:author="Yoav Ram" w:date="2019-04-14T12:41:00Z">
                        <w:rPr>
                          <w:rFonts w:ascii="Cambria Math" w:hAnsi="Cambria Math"/>
                          <w:i/>
                          <w:color w:val="000000" w:themeColor="text1"/>
                          <w:sz w:val="22"/>
                          <w:szCs w:val="22"/>
                        </w:rPr>
                      </w:ins>
                    </m:ctrlPr>
                  </m:sSubSupPr>
                  <m:e>
                    <m:r>
                      <w:ins w:id="296" w:author="Yoav Ram" w:date="2019-04-14T12:41:00Z">
                        <m:rPr>
                          <m:sty m:val="bi"/>
                        </m:rPr>
                        <w:rPr>
                          <w:rFonts w:ascii="Cambria Math" w:hAnsi="Cambria Math"/>
                          <w:color w:val="000000" w:themeColor="text1"/>
                          <w:sz w:val="22"/>
                          <w:szCs w:val="22"/>
                        </w:rPr>
                        <m:t>N</m:t>
                      </w:ins>
                    </m:r>
                  </m:e>
                  <m:sub>
                    <m:r>
                      <w:ins w:id="297" w:author="Yoav Ram" w:date="2019-04-14T12:41:00Z">
                        <m:rPr>
                          <m:sty m:val="bi"/>
                        </m:rPr>
                        <w:rPr>
                          <w:rFonts w:ascii="Cambria Math" w:hAnsi="Cambria Math"/>
                          <w:color w:val="000000" w:themeColor="text1"/>
                          <w:sz w:val="22"/>
                          <w:szCs w:val="22"/>
                        </w:rPr>
                        <m:t>j</m:t>
                      </w:ins>
                    </m:r>
                  </m:sub>
                  <m:sup>
                    <m:sSub>
                      <m:sSubPr>
                        <m:ctrlPr>
                          <w:ins w:id="298" w:author="Yoav Ram" w:date="2019-04-14T12:41:00Z">
                            <w:rPr>
                              <w:rFonts w:ascii="Cambria Math" w:hAnsi="Cambria Math"/>
                              <w:i/>
                              <w:color w:val="000000" w:themeColor="text1"/>
                              <w:sz w:val="22"/>
                              <w:szCs w:val="22"/>
                            </w:rPr>
                          </w:ins>
                        </m:ctrlPr>
                      </m:sSubPr>
                      <m:e>
                        <m:r>
                          <w:ins w:id="299" w:author="Yoav Ram" w:date="2019-04-14T12:41:00Z">
                            <m:rPr>
                              <m:sty m:val="bi"/>
                            </m:rPr>
                            <w:rPr>
                              <w:rFonts w:ascii="Cambria Math" w:hAnsi="Cambria Math"/>
                              <w:color w:val="000000" w:themeColor="text1"/>
                              <w:sz w:val="22"/>
                              <w:szCs w:val="22"/>
                            </w:rPr>
                            <m:t>ν</m:t>
                          </w:ins>
                        </m:r>
                      </m:e>
                      <m:sub>
                        <m:r>
                          <w:ins w:id="300" w:author="Yoav Ram" w:date="2019-04-14T12:41:00Z">
                            <m:rPr>
                              <m:sty m:val="bi"/>
                            </m:rPr>
                            <w:rPr>
                              <w:rFonts w:ascii="Cambria Math" w:hAnsi="Cambria Math"/>
                              <w:color w:val="000000" w:themeColor="text1"/>
                              <w:sz w:val="22"/>
                              <w:szCs w:val="22"/>
                            </w:rPr>
                            <m:t>j</m:t>
                          </w:ins>
                        </m:r>
                      </m:sub>
                    </m:sSub>
                  </m:sup>
                </m:sSubSup>
              </m:num>
              <m:den>
                <m:sSubSup>
                  <m:sSubSupPr>
                    <m:ctrlPr>
                      <w:ins w:id="301" w:author="Yoav Ram" w:date="2019-04-14T12:41:00Z">
                        <w:rPr>
                          <w:rFonts w:ascii="Cambria Math" w:hAnsi="Cambria Math"/>
                          <w:i/>
                          <w:color w:val="000000" w:themeColor="text1"/>
                          <w:sz w:val="22"/>
                          <w:szCs w:val="22"/>
                        </w:rPr>
                      </w:ins>
                    </m:ctrlPr>
                  </m:sSubSupPr>
                  <m:e>
                    <m:r>
                      <w:ins w:id="302" w:author="Yoav Ram" w:date="2019-04-14T12:41:00Z">
                        <m:rPr>
                          <m:sty m:val="bi"/>
                        </m:rPr>
                        <w:rPr>
                          <w:rFonts w:ascii="Cambria Math" w:hAnsi="Cambria Math"/>
                          <w:color w:val="000000" w:themeColor="text1"/>
                          <w:sz w:val="22"/>
                          <w:szCs w:val="22"/>
                        </w:rPr>
                        <m:t>K</m:t>
                      </w:ins>
                    </m:r>
                  </m:e>
                  <m:sub>
                    <m:r>
                      <w:ins w:id="303" w:author="Yoav Ram" w:date="2019-04-14T12:41:00Z">
                        <m:rPr>
                          <m:sty m:val="bi"/>
                        </m:rPr>
                        <w:rPr>
                          <w:rFonts w:ascii="Cambria Math" w:hAnsi="Cambria Math"/>
                          <w:color w:val="000000" w:themeColor="text1"/>
                          <w:sz w:val="22"/>
                          <w:szCs w:val="22"/>
                        </w:rPr>
                        <m:t>i</m:t>
                      </w:ins>
                    </m:r>
                  </m:sub>
                  <m:sup>
                    <m:sSub>
                      <m:sSubPr>
                        <m:ctrlPr>
                          <w:ins w:id="304" w:author="Yoav Ram" w:date="2019-04-14T12:41:00Z">
                            <w:rPr>
                              <w:rFonts w:ascii="Cambria Math" w:hAnsi="Cambria Math"/>
                              <w:i/>
                              <w:color w:val="000000" w:themeColor="text1"/>
                              <w:sz w:val="22"/>
                              <w:szCs w:val="22"/>
                            </w:rPr>
                          </w:ins>
                        </m:ctrlPr>
                      </m:sSubPr>
                      <m:e>
                        <m:r>
                          <w:ins w:id="305" w:author="Yoav Ram" w:date="2019-04-14T12:41:00Z">
                            <m:rPr>
                              <m:sty m:val="bi"/>
                            </m:rPr>
                            <w:rPr>
                              <w:rFonts w:ascii="Cambria Math" w:hAnsi="Cambria Math"/>
                              <w:color w:val="000000" w:themeColor="text1"/>
                              <w:sz w:val="22"/>
                              <w:szCs w:val="22"/>
                            </w:rPr>
                            <m:t>ν</m:t>
                          </w:ins>
                        </m:r>
                      </m:e>
                      <m:sub>
                        <m:r>
                          <w:ins w:id="306" w:author="Yoav Ram" w:date="2019-04-14T12:41:00Z">
                            <m:rPr>
                              <m:sty m:val="bi"/>
                            </m:rPr>
                            <w:rPr>
                              <w:rFonts w:ascii="Cambria Math" w:hAnsi="Cambria Math"/>
                              <w:color w:val="000000" w:themeColor="text1"/>
                              <w:sz w:val="22"/>
                              <w:szCs w:val="22"/>
                            </w:rPr>
                            <m:t>i</m:t>
                          </w:ins>
                        </m:r>
                      </m:sub>
                    </m:sSub>
                  </m:sup>
                </m:sSubSup>
              </m:den>
            </m:f>
          </m:e>
        </m:d>
        <m:r>
          <w:ins w:id="307" w:author="Yoav Ram" w:date="2019-04-14T12:41:00Z">
            <m:rPr>
              <m:sty m:val="bi"/>
            </m:rPr>
            <w:rPr>
              <w:rFonts w:ascii="Cambria Math" w:hAnsi="Cambria Math"/>
              <w:color w:val="000000" w:themeColor="text1"/>
              <w:sz w:val="22"/>
              <w:szCs w:val="22"/>
            </w:rPr>
            <m:t>+</m:t>
          </w:ins>
        </m:r>
        <m:sSub>
          <m:sSubPr>
            <m:ctrlPr>
              <w:ins w:id="308" w:author="Yoav Ram" w:date="2019-04-14T12:42:00Z">
                <w:rPr>
                  <w:rFonts w:ascii="Cambria Math" w:hAnsi="Cambria Math"/>
                  <w:i/>
                  <w:color w:val="000000" w:themeColor="text1"/>
                  <w:sz w:val="22"/>
                  <w:szCs w:val="22"/>
                </w:rPr>
              </w:ins>
            </m:ctrlPr>
          </m:sSubPr>
          <m:e>
            <m:r>
              <w:ins w:id="309" w:author="Yoav Ram" w:date="2019-04-14T12:42:00Z">
                <m:rPr>
                  <m:sty m:val="bi"/>
                </m:rPr>
                <w:rPr>
                  <w:rFonts w:ascii="Cambria Math" w:hAnsi="Cambria Math"/>
                  <w:color w:val="000000" w:themeColor="text1"/>
                  <w:sz w:val="22"/>
                  <w:szCs w:val="22"/>
                </w:rPr>
                <m:t>γ</m:t>
              </w:ins>
            </m:r>
          </m:e>
          <m:sub>
            <m:r>
              <w:ins w:id="310" w:author="Yoav Ram" w:date="2019-04-14T12:42:00Z">
                <m:rPr>
                  <m:sty m:val="bi"/>
                </m:rPr>
                <w:rPr>
                  <w:rFonts w:ascii="Cambria Math" w:hAnsi="Cambria Math"/>
                  <w:color w:val="000000" w:themeColor="text1"/>
                  <w:sz w:val="22"/>
                  <w:szCs w:val="22"/>
                </w:rPr>
                <m:t>i</m:t>
              </w:ins>
            </m:r>
          </m:sub>
        </m:sSub>
        <m:f>
          <m:fPr>
            <m:ctrlPr>
              <w:ins w:id="311" w:author="Yoav Ram" w:date="2019-04-14T12:42:00Z">
                <w:rPr>
                  <w:rFonts w:ascii="Cambria Math" w:hAnsi="Cambria Math"/>
                  <w:i/>
                  <w:color w:val="000000" w:themeColor="text1"/>
                  <w:sz w:val="22"/>
                  <w:szCs w:val="22"/>
                </w:rPr>
              </w:ins>
            </m:ctrlPr>
          </m:fPr>
          <m:num>
            <m:sSub>
              <m:sSubPr>
                <m:ctrlPr>
                  <w:ins w:id="312" w:author="Yoav Ram" w:date="2019-04-14T12:42:00Z">
                    <w:rPr>
                      <w:rFonts w:ascii="Cambria Math" w:hAnsi="Cambria Math"/>
                      <w:i/>
                      <w:color w:val="000000" w:themeColor="text1"/>
                      <w:sz w:val="22"/>
                      <w:szCs w:val="22"/>
                    </w:rPr>
                  </w:ins>
                </m:ctrlPr>
              </m:sSubPr>
              <m:e>
                <m:r>
                  <w:ins w:id="313" w:author="Yoav Ram" w:date="2019-04-14T12:42:00Z">
                    <m:rPr>
                      <m:sty m:val="bi"/>
                    </m:rPr>
                    <w:rPr>
                      <w:rFonts w:ascii="Cambria Math" w:hAnsi="Cambria Math"/>
                      <w:color w:val="000000" w:themeColor="text1"/>
                      <w:sz w:val="22"/>
                      <w:szCs w:val="22"/>
                    </w:rPr>
                    <m:t>N</m:t>
                  </w:ins>
                </m:r>
              </m:e>
              <m:sub>
                <m:r>
                  <w:ins w:id="314" w:author="Yoav Ram" w:date="2019-04-14T12:42:00Z">
                    <m:rPr>
                      <m:sty m:val="bi"/>
                    </m:rPr>
                    <w:rPr>
                      <w:rFonts w:ascii="Cambria Math" w:hAnsi="Cambria Math"/>
                      <w:color w:val="000000" w:themeColor="text1"/>
                      <w:sz w:val="22"/>
                      <w:szCs w:val="22"/>
                    </w:rPr>
                    <m:t>i</m:t>
                  </w:ins>
                </m:r>
              </m:sub>
            </m:sSub>
            <m:sSub>
              <m:sSubPr>
                <m:ctrlPr>
                  <w:ins w:id="315" w:author="Yoav Ram" w:date="2019-04-14T12:42:00Z">
                    <w:rPr>
                      <w:rFonts w:ascii="Cambria Math" w:hAnsi="Cambria Math"/>
                      <w:i/>
                      <w:color w:val="000000" w:themeColor="text1"/>
                      <w:sz w:val="22"/>
                      <w:szCs w:val="22"/>
                    </w:rPr>
                  </w:ins>
                </m:ctrlPr>
              </m:sSubPr>
              <m:e>
                <m:r>
                  <w:ins w:id="316" w:author="Yoav Ram" w:date="2019-04-14T12:42:00Z">
                    <m:rPr>
                      <m:sty m:val="bi"/>
                    </m:rPr>
                    <w:rPr>
                      <w:rFonts w:ascii="Cambria Math" w:hAnsi="Cambria Math"/>
                      <w:color w:val="000000" w:themeColor="text1"/>
                      <w:sz w:val="22"/>
                      <w:szCs w:val="22"/>
                    </w:rPr>
                    <m:t>N</m:t>
                  </w:ins>
                </m:r>
              </m:e>
              <m:sub>
                <m:r>
                  <w:ins w:id="317" w:author="Yoav Ram" w:date="2019-04-14T12:42:00Z">
                    <m:rPr>
                      <m:sty m:val="bi"/>
                    </m:rPr>
                    <w:rPr>
                      <w:rFonts w:ascii="Cambria Math" w:hAnsi="Cambria Math"/>
                      <w:color w:val="000000" w:themeColor="text1"/>
                      <w:sz w:val="22"/>
                      <w:szCs w:val="22"/>
                    </w:rPr>
                    <m:t>j</m:t>
                  </w:ins>
                </m:r>
              </m:sub>
            </m:sSub>
          </m:num>
          <m:den>
            <m:sSub>
              <m:sSubPr>
                <m:ctrlPr>
                  <w:ins w:id="318" w:author="Yoav Ram" w:date="2019-04-14T12:42:00Z">
                    <w:rPr>
                      <w:rFonts w:ascii="Cambria Math" w:hAnsi="Cambria Math"/>
                      <w:i/>
                      <w:color w:val="000000" w:themeColor="text1"/>
                      <w:sz w:val="22"/>
                      <w:szCs w:val="22"/>
                    </w:rPr>
                  </w:ins>
                </m:ctrlPr>
              </m:sSubPr>
              <m:e>
                <m:r>
                  <w:ins w:id="319" w:author="Yoav Ram" w:date="2019-04-14T12:42:00Z">
                    <m:rPr>
                      <m:sty m:val="bi"/>
                    </m:rPr>
                    <w:rPr>
                      <w:rFonts w:ascii="Cambria Math" w:hAnsi="Cambria Math"/>
                      <w:color w:val="000000" w:themeColor="text1"/>
                      <w:sz w:val="22"/>
                      <w:szCs w:val="22"/>
                    </w:rPr>
                    <m:t>N</m:t>
                  </w:ins>
                </m:r>
              </m:e>
              <m:sub>
                <m:r>
                  <w:ins w:id="320" w:author="Yoav Ram" w:date="2019-04-14T12:42:00Z">
                    <m:rPr>
                      <m:sty m:val="bi"/>
                    </m:rPr>
                    <w:rPr>
                      <w:rFonts w:ascii="Cambria Math" w:hAnsi="Cambria Math"/>
                      <w:color w:val="000000" w:themeColor="text1"/>
                      <w:sz w:val="22"/>
                      <w:szCs w:val="22"/>
                    </w:rPr>
                    <m:t>i</m:t>
                  </w:ins>
                </m:r>
              </m:sub>
            </m:sSub>
            <m:r>
              <w:ins w:id="321" w:author="Yoav Ram" w:date="2019-04-14T12:42:00Z">
                <m:rPr>
                  <m:sty m:val="bi"/>
                </m:rPr>
                <w:rPr>
                  <w:rFonts w:ascii="Cambria Math" w:hAnsi="Cambria Math"/>
                  <w:color w:val="000000" w:themeColor="text1"/>
                  <w:sz w:val="22"/>
                  <w:szCs w:val="22"/>
                </w:rPr>
                <m:t>+</m:t>
              </w:ins>
            </m:r>
            <m:sSub>
              <m:sSubPr>
                <m:ctrlPr>
                  <w:ins w:id="322" w:author="Yoav Ram" w:date="2019-04-14T12:42:00Z">
                    <w:rPr>
                      <w:rFonts w:ascii="Cambria Math" w:hAnsi="Cambria Math"/>
                      <w:i/>
                      <w:color w:val="000000" w:themeColor="text1"/>
                      <w:sz w:val="22"/>
                      <w:szCs w:val="22"/>
                    </w:rPr>
                  </w:ins>
                </m:ctrlPr>
              </m:sSubPr>
              <m:e>
                <m:r>
                  <w:ins w:id="323" w:author="Yoav Ram" w:date="2019-04-14T12:42:00Z">
                    <m:rPr>
                      <m:sty m:val="bi"/>
                    </m:rPr>
                    <w:rPr>
                      <w:rFonts w:ascii="Cambria Math" w:hAnsi="Cambria Math"/>
                      <w:color w:val="000000" w:themeColor="text1"/>
                      <w:sz w:val="22"/>
                      <w:szCs w:val="22"/>
                    </w:rPr>
                    <m:t>N</m:t>
                  </w:ins>
                </m:r>
              </m:e>
              <m:sub>
                <m:r>
                  <w:ins w:id="324" w:author="Yoav Ram" w:date="2019-04-14T12:42:00Z">
                    <m:rPr>
                      <m:sty m:val="bi"/>
                    </m:rPr>
                    <w:rPr>
                      <w:rFonts w:ascii="Cambria Math" w:hAnsi="Cambria Math"/>
                      <w:color w:val="000000" w:themeColor="text1"/>
                      <w:sz w:val="22"/>
                      <w:szCs w:val="22"/>
                    </w:rPr>
                    <m:t>j</m:t>
                  </w:ins>
                </m:r>
              </m:sub>
            </m:sSub>
          </m:den>
        </m:f>
      </m:oMath>
      <w:ins w:id="325" w:author="Yoav Ram" w:date="2019-04-14T12:42:00Z">
        <w:r w:rsidR="005F266B" w:rsidRPr="00E27A62">
          <w:rPr>
            <w:b w:val="0"/>
            <w:bCs w:val="0"/>
            <w:color w:val="000000" w:themeColor="text1"/>
            <w:sz w:val="22"/>
            <w:szCs w:val="22"/>
            <w:rPrChange w:id="326" w:author="Yoav Ram" w:date="2019-04-14T12:51:00Z">
              <w:rPr>
                <w:b/>
                <w:bCs/>
                <w:color w:val="000000" w:themeColor="text1"/>
                <w:sz w:val="22"/>
                <w:szCs w:val="22"/>
              </w:rPr>
            </w:rPrChange>
          </w:rPr>
          <w:t>, with</w:t>
        </w:r>
        <w:r w:rsidR="005F266B" w:rsidRPr="00E27A62">
          <w:rPr>
            <w:color w:val="000000" w:themeColor="text1"/>
            <w:sz w:val="22"/>
            <w:szCs w:val="22"/>
          </w:rPr>
          <w:t xml:space="preserve"> </w:t>
        </w:r>
      </w:ins>
      <m:oMath>
        <m:sSub>
          <m:sSubPr>
            <m:ctrlPr>
              <w:ins w:id="327" w:author="Yoav Ram" w:date="2019-04-14T12:43:00Z">
                <w:rPr>
                  <w:rFonts w:ascii="Cambria Math" w:hAnsi="Cambria Math"/>
                  <w:i/>
                  <w:color w:val="000000" w:themeColor="text1"/>
                  <w:sz w:val="22"/>
                  <w:szCs w:val="22"/>
                </w:rPr>
              </w:ins>
            </m:ctrlPr>
          </m:sSubPr>
          <m:e>
            <m:r>
              <w:ins w:id="328" w:author="Yoav Ram" w:date="2019-04-14T12:43:00Z">
                <m:rPr>
                  <m:sty m:val="bi"/>
                </m:rPr>
                <w:rPr>
                  <w:rFonts w:ascii="Cambria Math" w:hAnsi="Cambria Math"/>
                  <w:color w:val="000000" w:themeColor="text1"/>
                  <w:sz w:val="22"/>
                  <w:szCs w:val="22"/>
                </w:rPr>
                <m:t>γ</m:t>
              </w:ins>
            </m:r>
          </m:e>
          <m:sub>
            <m:r>
              <w:ins w:id="329" w:author="Yoav Ram" w:date="2019-04-14T12:43:00Z">
                <m:rPr>
                  <m:sty m:val="bi"/>
                </m:rPr>
                <w:rPr>
                  <w:rFonts w:ascii="Cambria Math" w:hAnsi="Cambria Math"/>
                  <w:color w:val="000000" w:themeColor="text1"/>
                  <w:sz w:val="22"/>
                  <w:szCs w:val="22"/>
                </w:rPr>
                <m:t>1</m:t>
              </w:ins>
            </m:r>
          </m:sub>
        </m:sSub>
        <m:r>
          <w:ins w:id="330" w:author="Yoav Ram" w:date="2019-04-14T12:43:00Z">
            <m:rPr>
              <m:sty m:val="bi"/>
            </m:rPr>
            <w:rPr>
              <w:rFonts w:ascii="Cambria Math" w:hAnsi="Cambria Math"/>
              <w:color w:val="000000" w:themeColor="text1"/>
              <w:sz w:val="22"/>
              <w:szCs w:val="22"/>
            </w:rPr>
            <m:t>=</m:t>
          </w:ins>
        </m:r>
        <m:sSub>
          <m:sSubPr>
            <m:ctrlPr>
              <w:ins w:id="331" w:author="Yoav Ram" w:date="2019-04-14T12:43:00Z">
                <w:rPr>
                  <w:rFonts w:ascii="Cambria Math" w:hAnsi="Cambria Math"/>
                  <w:i/>
                  <w:color w:val="000000" w:themeColor="text1"/>
                  <w:sz w:val="22"/>
                  <w:szCs w:val="22"/>
                </w:rPr>
              </w:ins>
            </m:ctrlPr>
          </m:sSubPr>
          <m:e>
            <m:r>
              <w:ins w:id="332" w:author="Yoav Ram" w:date="2019-04-14T12:43:00Z">
                <m:rPr>
                  <m:sty m:val="bi"/>
                </m:rPr>
                <w:rPr>
                  <w:rFonts w:ascii="Cambria Math" w:hAnsi="Cambria Math"/>
                  <w:color w:val="000000" w:themeColor="text1"/>
                  <w:sz w:val="22"/>
                  <w:szCs w:val="22"/>
                </w:rPr>
                <m:t>γ</m:t>
              </w:ins>
            </m:r>
          </m:e>
          <m:sub>
            <m:r>
              <w:ins w:id="333" w:author="Yoav Ram" w:date="2019-04-14T12:43:00Z">
                <m:rPr>
                  <m:sty m:val="bi"/>
                </m:rPr>
                <w:rPr>
                  <w:rFonts w:ascii="Cambria Math" w:hAnsi="Cambria Math"/>
                  <w:color w:val="000000" w:themeColor="text1"/>
                  <w:sz w:val="22"/>
                  <w:szCs w:val="22"/>
                </w:rPr>
                <m:t>2</m:t>
              </w:ins>
            </m:r>
          </m:sub>
        </m:sSub>
        <m:r>
          <w:ins w:id="334" w:author="Yoav Ram" w:date="2019-04-14T12:46:00Z">
            <m:rPr>
              <m:sty m:val="bi"/>
            </m:rPr>
            <w:rPr>
              <w:rFonts w:ascii="Cambria Math" w:hAnsi="Cambria Math"/>
              <w:color w:val="000000" w:themeColor="text1"/>
              <w:sz w:val="22"/>
              <w:szCs w:val="22"/>
            </w:rPr>
            <m:t>&gt;0</m:t>
          </w:ins>
        </m:r>
      </m:oMath>
      <w:ins w:id="335" w:author="Yoav Ram" w:date="2019-04-14T12:42:00Z">
        <w:r w:rsidR="005F266B" w:rsidRPr="00E27A62">
          <w:rPr>
            <w:color w:val="000000" w:themeColor="text1"/>
            <w:sz w:val="22"/>
            <w:szCs w:val="22"/>
          </w:rPr>
          <w:t xml:space="preserve"> </w:t>
        </w:r>
      </w:ins>
      <w:ins w:id="336" w:author="Yoav Ram" w:date="2019-04-14T12:43:00Z">
        <w:r w:rsidR="005F266B" w:rsidRPr="00E27A62">
          <w:rPr>
            <w:b w:val="0"/>
            <w:bCs w:val="0"/>
            <w:color w:val="000000" w:themeColor="text1"/>
            <w:sz w:val="22"/>
            <w:szCs w:val="22"/>
            <w:rPrChange w:id="337" w:author="Yoav Ram" w:date="2019-04-14T12:51:00Z">
              <w:rPr>
                <w:color w:val="000000" w:themeColor="text1"/>
                <w:sz w:val="22"/>
                <w:szCs w:val="22"/>
              </w:rPr>
            </w:rPrChange>
          </w:rPr>
          <w:t>for</w:t>
        </w:r>
        <w:r w:rsidR="005F266B" w:rsidRPr="00E27A62">
          <w:rPr>
            <w:b w:val="0"/>
            <w:bCs w:val="0"/>
            <w:color w:val="000000" w:themeColor="text1"/>
            <w:sz w:val="22"/>
            <w:szCs w:val="22"/>
            <w:rPrChange w:id="338" w:author="Yoav Ram" w:date="2019-04-14T12:51:00Z">
              <w:rPr>
                <w:b/>
                <w:bCs/>
                <w:color w:val="000000" w:themeColor="text1"/>
                <w:sz w:val="22"/>
                <w:szCs w:val="22"/>
              </w:rPr>
            </w:rPrChange>
          </w:rPr>
          <w:t xml:space="preserve"> competition</w:t>
        </w:r>
      </w:ins>
      <w:ins w:id="339" w:author="Yoav Ram" w:date="2019-04-14T12:50:00Z">
        <w:r w:rsidR="00E27A62" w:rsidRPr="00E27A62">
          <w:rPr>
            <w:b w:val="0"/>
            <w:bCs w:val="0"/>
            <w:color w:val="000000" w:themeColor="text1"/>
            <w:sz w:val="22"/>
            <w:szCs w:val="22"/>
            <w:rPrChange w:id="340" w:author="Yoav Ram" w:date="2019-04-14T12:51:00Z">
              <w:rPr>
                <w:b/>
                <w:bCs/>
                <w:color w:val="000000" w:themeColor="text1"/>
                <w:sz w:val="22"/>
                <w:szCs w:val="22"/>
              </w:rPr>
            </w:rPrChange>
          </w:rPr>
          <w:t xml:space="preserve"> </w:t>
        </w:r>
        <w:r w:rsidR="00E27A62" w:rsidRPr="00E27A62">
          <w:rPr>
            <w:b w:val="0"/>
            <w:bCs w:val="0"/>
            <w:color w:val="000000" w:themeColor="text1"/>
            <w:sz w:val="22"/>
            <w:szCs w:val="22"/>
            <w:rPrChange w:id="341" w:author="Yoav Ram" w:date="2019-04-14T12:56:00Z">
              <w:rPr>
                <w:b/>
                <w:bCs/>
                <w:color w:val="000000" w:themeColor="text1"/>
                <w:sz w:val="22"/>
                <w:szCs w:val="22"/>
              </w:rPr>
            </w:rPrChange>
          </w:rPr>
          <w:t>(</w:t>
        </w:r>
      </w:ins>
      <w:ins w:id="342" w:author="Yoav Ram" w:date="2019-04-14T12:56:00Z">
        <w:r w:rsidR="00E27A62" w:rsidRPr="00E27A62">
          <w:rPr>
            <w:b w:val="0"/>
            <w:bCs w:val="0"/>
            <w:color w:val="000000" w:themeColor="text1"/>
            <w:sz w:val="22"/>
            <w:szCs w:val="22"/>
            <w:rPrChange w:id="343" w:author="Yoav Ram" w:date="2019-04-14T12:56:00Z">
              <w:rPr>
                <w:b/>
                <w:bCs/>
                <w:color w:val="000000" w:themeColor="text1"/>
                <w:sz w:val="22"/>
                <w:szCs w:val="22"/>
              </w:rPr>
            </w:rPrChange>
          </w:rPr>
          <w:t xml:space="preserve">panels </w:t>
        </w:r>
      </w:ins>
      <w:ins w:id="344" w:author="Yoav Ram" w:date="2019-04-14T12:50:00Z">
        <w:r w:rsidR="00E27A62" w:rsidRPr="00E27A62">
          <w:rPr>
            <w:b w:val="0"/>
            <w:bCs w:val="0"/>
            <w:color w:val="000000" w:themeColor="text1"/>
            <w:sz w:val="22"/>
            <w:szCs w:val="22"/>
            <w:rPrChange w:id="345" w:author="Yoav Ram" w:date="2019-04-14T12:56:00Z">
              <w:rPr>
                <w:b/>
                <w:bCs/>
                <w:color w:val="000000" w:themeColor="text1"/>
                <w:sz w:val="22"/>
                <w:szCs w:val="22"/>
              </w:rPr>
            </w:rPrChange>
          </w:rPr>
          <w:t>A</w:t>
        </w:r>
      </w:ins>
      <w:ins w:id="346" w:author="Yoav Ram" w:date="2019-04-14T12:56:00Z">
        <w:r w:rsidR="00E27A62">
          <w:rPr>
            <w:b w:val="0"/>
            <w:bCs w:val="0"/>
            <w:color w:val="000000" w:themeColor="text1"/>
            <w:sz w:val="22"/>
            <w:szCs w:val="22"/>
          </w:rPr>
          <w:t xml:space="preserve"> and </w:t>
        </w:r>
      </w:ins>
      <w:ins w:id="347" w:author="Yoav Ram" w:date="2019-04-14T12:50:00Z">
        <w:r w:rsidR="00E27A62" w:rsidRPr="00E27A62">
          <w:rPr>
            <w:b w:val="0"/>
            <w:bCs w:val="0"/>
            <w:color w:val="000000" w:themeColor="text1"/>
            <w:sz w:val="22"/>
            <w:szCs w:val="22"/>
            <w:rPrChange w:id="348" w:author="Yoav Ram" w:date="2019-04-14T12:56:00Z">
              <w:rPr>
                <w:b/>
                <w:bCs/>
                <w:color w:val="000000" w:themeColor="text1"/>
                <w:sz w:val="22"/>
                <w:szCs w:val="22"/>
              </w:rPr>
            </w:rPrChange>
          </w:rPr>
          <w:t>E)</w:t>
        </w:r>
      </w:ins>
      <w:ins w:id="349" w:author="Yoav Ram" w:date="2019-04-14T12:46:00Z">
        <w:r w:rsidR="005F266B" w:rsidRPr="00E27A62">
          <w:rPr>
            <w:b w:val="0"/>
            <w:bCs w:val="0"/>
            <w:color w:val="000000" w:themeColor="text1"/>
            <w:sz w:val="22"/>
            <w:szCs w:val="22"/>
            <w:rPrChange w:id="350" w:author="Yoav Ram" w:date="2019-04-14T12:56:00Z">
              <w:rPr>
                <w:b/>
                <w:bCs/>
                <w:color w:val="000000" w:themeColor="text1"/>
                <w:sz w:val="22"/>
                <w:szCs w:val="22"/>
              </w:rPr>
            </w:rPrChange>
          </w:rPr>
          <w:t>;</w:t>
        </w:r>
      </w:ins>
      <w:ins w:id="351" w:author="Yoav Ram" w:date="2019-04-14T12:43:00Z">
        <w:r w:rsidR="005F266B" w:rsidRPr="00E27A62">
          <w:rPr>
            <w:color w:val="000000" w:themeColor="text1"/>
            <w:sz w:val="22"/>
            <w:szCs w:val="22"/>
          </w:rPr>
          <w:t xml:space="preserve"> </w:t>
        </w:r>
      </w:ins>
      <m:oMath>
        <m:sSub>
          <m:sSubPr>
            <m:ctrlPr>
              <w:ins w:id="352" w:author="Yoav Ram" w:date="2019-04-14T12:46:00Z">
                <w:rPr>
                  <w:rFonts w:ascii="Cambria Math" w:hAnsi="Cambria Math"/>
                  <w:i/>
                  <w:color w:val="000000" w:themeColor="text1"/>
                  <w:sz w:val="22"/>
                  <w:szCs w:val="22"/>
                </w:rPr>
              </w:ins>
            </m:ctrlPr>
          </m:sSubPr>
          <m:e>
            <m:r>
              <w:ins w:id="353" w:author="Yoav Ram" w:date="2019-04-14T12:46:00Z">
                <m:rPr>
                  <m:sty m:val="bi"/>
                </m:rPr>
                <w:rPr>
                  <w:rFonts w:ascii="Cambria Math" w:hAnsi="Cambria Math"/>
                  <w:color w:val="000000" w:themeColor="text1"/>
                  <w:sz w:val="22"/>
                  <w:szCs w:val="22"/>
                </w:rPr>
                <m:t>γ</m:t>
              </w:ins>
            </m:r>
          </m:e>
          <m:sub>
            <m:r>
              <w:ins w:id="354" w:author="Yoav Ram" w:date="2019-04-14T12:46:00Z">
                <m:rPr>
                  <m:sty m:val="bi"/>
                </m:rPr>
                <w:rPr>
                  <w:rFonts w:ascii="Cambria Math" w:hAnsi="Cambria Math"/>
                  <w:color w:val="000000" w:themeColor="text1"/>
                  <w:sz w:val="22"/>
                  <w:szCs w:val="22"/>
                </w:rPr>
                <m:t>1</m:t>
              </w:ins>
            </m:r>
          </m:sub>
        </m:sSub>
        <m:r>
          <w:ins w:id="355" w:author="Yoav Ram" w:date="2019-04-14T12:46:00Z">
            <m:rPr>
              <m:sty m:val="bi"/>
            </m:rPr>
            <w:rPr>
              <w:rFonts w:ascii="Cambria Math" w:hAnsi="Cambria Math"/>
              <w:color w:val="000000" w:themeColor="text1"/>
              <w:sz w:val="22"/>
              <w:szCs w:val="22"/>
            </w:rPr>
            <m:t>=</m:t>
          </w:ins>
        </m:r>
        <m:sSub>
          <m:sSubPr>
            <m:ctrlPr>
              <w:ins w:id="356" w:author="Yoav Ram" w:date="2019-04-14T12:46:00Z">
                <w:rPr>
                  <w:rFonts w:ascii="Cambria Math" w:hAnsi="Cambria Math"/>
                  <w:i/>
                  <w:color w:val="000000" w:themeColor="text1"/>
                  <w:sz w:val="22"/>
                  <w:szCs w:val="22"/>
                </w:rPr>
              </w:ins>
            </m:ctrlPr>
          </m:sSubPr>
          <m:e>
            <m:r>
              <w:ins w:id="357" w:author="Yoav Ram" w:date="2019-04-14T12:46:00Z">
                <m:rPr>
                  <m:sty m:val="bi"/>
                </m:rPr>
                <w:rPr>
                  <w:rFonts w:ascii="Cambria Math" w:hAnsi="Cambria Math"/>
                  <w:color w:val="000000" w:themeColor="text1"/>
                  <w:sz w:val="22"/>
                  <w:szCs w:val="22"/>
                </w:rPr>
                <m:t>γ</m:t>
              </w:ins>
            </m:r>
          </m:e>
          <m:sub>
            <m:r>
              <w:ins w:id="358" w:author="Yoav Ram" w:date="2019-04-14T12:46:00Z">
                <m:rPr>
                  <m:sty m:val="bi"/>
                </m:rPr>
                <w:rPr>
                  <w:rFonts w:ascii="Cambria Math" w:hAnsi="Cambria Math"/>
                  <w:color w:val="000000" w:themeColor="text1"/>
                  <w:sz w:val="22"/>
                  <w:szCs w:val="22"/>
                </w:rPr>
                <m:t>2</m:t>
              </w:ins>
            </m:r>
          </m:sub>
        </m:sSub>
        <m:r>
          <w:ins w:id="359" w:author="Yoav Ram" w:date="2019-04-14T12:46:00Z">
            <m:rPr>
              <m:sty m:val="bi"/>
            </m:rPr>
            <w:rPr>
              <w:rFonts w:ascii="Cambria Math" w:hAnsi="Cambria Math"/>
              <w:color w:val="000000" w:themeColor="text1"/>
              <w:sz w:val="22"/>
              <w:szCs w:val="22"/>
            </w:rPr>
            <m:t>&lt;0</m:t>
          </w:ins>
        </m:r>
      </m:oMath>
      <w:ins w:id="360" w:author="Yoav Ram" w:date="2019-04-14T12:42:00Z">
        <w:r w:rsidR="005F266B" w:rsidRPr="00E27A62">
          <w:rPr>
            <w:b w:val="0"/>
            <w:bCs w:val="0"/>
            <w:color w:val="000000" w:themeColor="text1"/>
            <w:sz w:val="22"/>
            <w:szCs w:val="22"/>
            <w:rPrChange w:id="361" w:author="Yoav Ram" w:date="2019-04-14T12:56:00Z">
              <w:rPr>
                <w:b/>
                <w:bCs/>
                <w:color w:val="000000" w:themeColor="text1"/>
                <w:sz w:val="22"/>
                <w:szCs w:val="22"/>
              </w:rPr>
            </w:rPrChange>
          </w:rPr>
          <w:t xml:space="preserve"> </w:t>
        </w:r>
      </w:ins>
      <w:ins w:id="362" w:author="Yoav Ram" w:date="2019-04-14T12:46:00Z">
        <w:r w:rsidR="005F266B" w:rsidRPr="00E27A62">
          <w:rPr>
            <w:b w:val="0"/>
            <w:bCs w:val="0"/>
            <w:color w:val="000000" w:themeColor="text1"/>
            <w:sz w:val="22"/>
            <w:szCs w:val="22"/>
            <w:rPrChange w:id="363" w:author="Yoav Ram" w:date="2019-04-14T12:56:00Z">
              <w:rPr>
                <w:b/>
                <w:bCs/>
                <w:color w:val="000000" w:themeColor="text1"/>
                <w:sz w:val="22"/>
                <w:szCs w:val="22"/>
              </w:rPr>
            </w:rPrChange>
          </w:rPr>
          <w:t>for</w:t>
        </w:r>
      </w:ins>
      <w:ins w:id="364" w:author="Yoav Ram" w:date="2019-04-14T12:47:00Z">
        <w:r w:rsidR="005F266B" w:rsidRPr="00E27A62">
          <w:rPr>
            <w:b w:val="0"/>
            <w:bCs w:val="0"/>
            <w:color w:val="000000" w:themeColor="text1"/>
            <w:sz w:val="22"/>
            <w:szCs w:val="22"/>
            <w:rPrChange w:id="365" w:author="Yoav Ram" w:date="2019-04-14T12:56:00Z">
              <w:rPr>
                <w:b/>
                <w:bCs/>
                <w:color w:val="000000" w:themeColor="text1"/>
                <w:sz w:val="22"/>
                <w:szCs w:val="22"/>
              </w:rPr>
            </w:rPrChange>
          </w:rPr>
          <w:t xml:space="preserve"> mutualism</w:t>
        </w:r>
      </w:ins>
      <w:ins w:id="366" w:author="Yoav Ram" w:date="2019-04-14T12:50:00Z">
        <w:r w:rsidR="00E27A62" w:rsidRPr="00E27A62">
          <w:rPr>
            <w:b w:val="0"/>
            <w:bCs w:val="0"/>
            <w:color w:val="000000" w:themeColor="text1"/>
            <w:sz w:val="22"/>
            <w:szCs w:val="22"/>
            <w:rPrChange w:id="367" w:author="Yoav Ram" w:date="2019-04-14T12:56:00Z">
              <w:rPr>
                <w:b/>
                <w:bCs/>
                <w:color w:val="000000" w:themeColor="text1"/>
                <w:sz w:val="22"/>
                <w:szCs w:val="22"/>
              </w:rPr>
            </w:rPrChange>
          </w:rPr>
          <w:t xml:space="preserve"> (B</w:t>
        </w:r>
      </w:ins>
      <w:ins w:id="368" w:author="Yoav Ram" w:date="2019-04-14T12:56:00Z">
        <w:r w:rsidR="00E27A62">
          <w:rPr>
            <w:b w:val="0"/>
            <w:bCs w:val="0"/>
            <w:color w:val="000000" w:themeColor="text1"/>
            <w:sz w:val="22"/>
            <w:szCs w:val="22"/>
          </w:rPr>
          <w:t xml:space="preserve"> and </w:t>
        </w:r>
      </w:ins>
      <w:ins w:id="369" w:author="Yoav Ram" w:date="2019-04-14T12:50:00Z">
        <w:r w:rsidR="00E27A62" w:rsidRPr="00E27A62">
          <w:rPr>
            <w:b w:val="0"/>
            <w:bCs w:val="0"/>
            <w:color w:val="000000" w:themeColor="text1"/>
            <w:sz w:val="22"/>
            <w:szCs w:val="22"/>
            <w:rPrChange w:id="370" w:author="Yoav Ram" w:date="2019-04-14T12:56:00Z">
              <w:rPr>
                <w:b/>
                <w:bCs/>
                <w:color w:val="000000" w:themeColor="text1"/>
                <w:sz w:val="22"/>
                <w:szCs w:val="22"/>
              </w:rPr>
            </w:rPrChange>
          </w:rPr>
          <w:t>F)</w:t>
        </w:r>
      </w:ins>
      <w:ins w:id="371" w:author="Yoav Ram" w:date="2019-04-14T12:47:00Z">
        <w:r w:rsidR="005F266B" w:rsidRPr="00E27A62">
          <w:rPr>
            <w:b w:val="0"/>
            <w:bCs w:val="0"/>
            <w:color w:val="000000" w:themeColor="text1"/>
            <w:sz w:val="22"/>
            <w:szCs w:val="22"/>
            <w:rPrChange w:id="372" w:author="Yoav Ram" w:date="2019-04-14T12:56:00Z">
              <w:rPr>
                <w:b/>
                <w:bCs/>
                <w:color w:val="000000" w:themeColor="text1"/>
                <w:sz w:val="22"/>
                <w:szCs w:val="22"/>
              </w:rPr>
            </w:rPrChange>
          </w:rPr>
          <w:t>;</w:t>
        </w:r>
      </w:ins>
      <w:ins w:id="373" w:author="Yoav Ram" w:date="2019-04-14T12:46:00Z">
        <w:r w:rsidR="005F266B" w:rsidRPr="00E27A62">
          <w:rPr>
            <w:b w:val="0"/>
            <w:bCs w:val="0"/>
            <w:color w:val="000000" w:themeColor="text1"/>
            <w:sz w:val="22"/>
            <w:szCs w:val="22"/>
            <w:rPrChange w:id="374" w:author="Yoav Ram" w:date="2019-04-14T12:56:00Z">
              <w:rPr>
                <w:b/>
                <w:bCs/>
                <w:color w:val="000000" w:themeColor="text1"/>
                <w:sz w:val="22"/>
                <w:szCs w:val="22"/>
              </w:rPr>
            </w:rPrChange>
          </w:rPr>
          <w:t xml:space="preserve"> </w:t>
        </w:r>
      </w:ins>
      <m:oMath>
        <m:sSub>
          <m:sSubPr>
            <m:ctrlPr>
              <w:ins w:id="375" w:author="Yoav Ram" w:date="2019-04-14T12:47:00Z">
                <w:rPr>
                  <w:rFonts w:ascii="Cambria Math" w:hAnsi="Cambria Math"/>
                  <w:i/>
                  <w:color w:val="000000" w:themeColor="text1"/>
                  <w:sz w:val="22"/>
                  <w:szCs w:val="22"/>
                </w:rPr>
              </w:ins>
            </m:ctrlPr>
          </m:sSubPr>
          <m:e>
            <m:r>
              <w:ins w:id="376" w:author="Yoav Ram" w:date="2019-04-14T12:47:00Z">
                <m:rPr>
                  <m:sty m:val="bi"/>
                </m:rPr>
                <w:rPr>
                  <w:rFonts w:ascii="Cambria Math" w:hAnsi="Cambria Math"/>
                  <w:color w:val="000000" w:themeColor="text1"/>
                  <w:sz w:val="22"/>
                  <w:szCs w:val="22"/>
                </w:rPr>
                <m:t>γ</m:t>
              </w:ins>
            </m:r>
          </m:e>
          <m:sub>
            <m:r>
              <w:ins w:id="377" w:author="Yoav Ram" w:date="2019-04-14T12:47:00Z">
                <m:rPr>
                  <m:sty m:val="bi"/>
                </m:rPr>
                <w:rPr>
                  <w:rFonts w:ascii="Cambria Math" w:hAnsi="Cambria Math"/>
                  <w:color w:val="000000" w:themeColor="text1"/>
                  <w:sz w:val="22"/>
                  <w:szCs w:val="22"/>
                </w:rPr>
                <m:t>1</m:t>
              </w:ins>
            </m:r>
          </m:sub>
        </m:sSub>
        <m:r>
          <w:ins w:id="378" w:author="Yoav Ram" w:date="2019-04-14T12:47:00Z">
            <m:rPr>
              <m:sty m:val="bi"/>
            </m:rPr>
            <w:rPr>
              <w:rFonts w:ascii="Cambria Math" w:hAnsi="Cambria Math"/>
              <w:color w:val="000000" w:themeColor="text1"/>
              <w:sz w:val="22"/>
              <w:szCs w:val="22"/>
            </w:rPr>
            <m:t>=-</m:t>
          </w:ins>
        </m:r>
        <m:sSub>
          <m:sSubPr>
            <m:ctrlPr>
              <w:ins w:id="379" w:author="Yoav Ram" w:date="2019-04-14T12:47:00Z">
                <w:rPr>
                  <w:rFonts w:ascii="Cambria Math" w:hAnsi="Cambria Math"/>
                  <w:i/>
                  <w:color w:val="000000" w:themeColor="text1"/>
                  <w:sz w:val="22"/>
                  <w:szCs w:val="22"/>
                </w:rPr>
              </w:ins>
            </m:ctrlPr>
          </m:sSubPr>
          <m:e>
            <m:r>
              <w:ins w:id="380" w:author="Yoav Ram" w:date="2019-04-14T12:47:00Z">
                <m:rPr>
                  <m:sty m:val="bi"/>
                </m:rPr>
                <w:rPr>
                  <w:rFonts w:ascii="Cambria Math" w:hAnsi="Cambria Math"/>
                  <w:color w:val="000000" w:themeColor="text1"/>
                  <w:sz w:val="22"/>
                  <w:szCs w:val="22"/>
                </w:rPr>
                <m:t>γ</m:t>
              </w:ins>
            </m:r>
          </m:e>
          <m:sub>
            <m:r>
              <w:ins w:id="381" w:author="Yoav Ram" w:date="2019-04-14T12:47:00Z">
                <m:rPr>
                  <m:sty m:val="bi"/>
                </m:rPr>
                <w:rPr>
                  <w:rFonts w:ascii="Cambria Math" w:hAnsi="Cambria Math"/>
                  <w:color w:val="000000" w:themeColor="text1"/>
                  <w:sz w:val="22"/>
                  <w:szCs w:val="22"/>
                </w:rPr>
                <m:t>2</m:t>
              </w:ins>
            </m:r>
          </m:sub>
        </m:sSub>
        <m:r>
          <w:ins w:id="382" w:author="Yoav Ram" w:date="2019-04-14T12:47:00Z">
            <m:rPr>
              <m:sty m:val="bi"/>
            </m:rPr>
            <w:rPr>
              <w:rFonts w:ascii="Cambria Math" w:hAnsi="Cambria Math"/>
              <w:color w:val="000000" w:themeColor="text1"/>
              <w:sz w:val="22"/>
              <w:szCs w:val="22"/>
            </w:rPr>
            <m:t>&gt;0</m:t>
          </w:ins>
        </m:r>
      </m:oMath>
      <w:ins w:id="383" w:author="Yoav Ram" w:date="2019-04-14T12:47:00Z">
        <w:r w:rsidR="005F266B" w:rsidRPr="00E27A62">
          <w:rPr>
            <w:b w:val="0"/>
            <w:bCs w:val="0"/>
            <w:color w:val="000000" w:themeColor="text1"/>
            <w:sz w:val="22"/>
            <w:szCs w:val="22"/>
            <w:rPrChange w:id="384" w:author="Yoav Ram" w:date="2019-04-14T12:56:00Z">
              <w:rPr>
                <w:b/>
                <w:bCs/>
                <w:color w:val="000000" w:themeColor="text1"/>
                <w:sz w:val="22"/>
                <w:szCs w:val="22"/>
              </w:rPr>
            </w:rPrChange>
          </w:rPr>
          <w:t xml:space="preserve"> for exploitation of </w:t>
        </w:r>
        <w:r w:rsidR="007B3AFF" w:rsidRPr="00E27A62">
          <w:rPr>
            <w:b w:val="0"/>
            <w:bCs w:val="0"/>
            <w:color w:val="000000" w:themeColor="text1"/>
            <w:sz w:val="22"/>
            <w:szCs w:val="22"/>
            <w:rPrChange w:id="385" w:author="Yoav Ram" w:date="2019-04-14T12:56:00Z">
              <w:rPr>
                <w:b/>
                <w:bCs/>
                <w:color w:val="000000" w:themeColor="text1"/>
                <w:sz w:val="22"/>
                <w:szCs w:val="22"/>
              </w:rPr>
            </w:rPrChange>
          </w:rPr>
          <w:t>the red strain by the green strain</w:t>
        </w:r>
      </w:ins>
      <w:ins w:id="386" w:author="Yoav Ram" w:date="2019-04-14T12:50:00Z">
        <w:r w:rsidR="00E27A62" w:rsidRPr="00E27A62">
          <w:rPr>
            <w:b w:val="0"/>
            <w:bCs w:val="0"/>
            <w:color w:val="000000" w:themeColor="text1"/>
            <w:sz w:val="22"/>
            <w:szCs w:val="22"/>
            <w:rPrChange w:id="387" w:author="Yoav Ram" w:date="2019-04-14T12:56:00Z">
              <w:rPr>
                <w:b/>
                <w:bCs/>
                <w:color w:val="000000" w:themeColor="text1"/>
                <w:sz w:val="22"/>
                <w:szCs w:val="22"/>
              </w:rPr>
            </w:rPrChange>
          </w:rPr>
          <w:t xml:space="preserve"> (C</w:t>
        </w:r>
      </w:ins>
      <w:ins w:id="388" w:author="Yoav Ram" w:date="2019-04-14T12:56:00Z">
        <w:r w:rsidR="00E27A62">
          <w:rPr>
            <w:b w:val="0"/>
            <w:bCs w:val="0"/>
            <w:color w:val="000000" w:themeColor="text1"/>
            <w:sz w:val="22"/>
            <w:szCs w:val="22"/>
          </w:rPr>
          <w:t xml:space="preserve"> and </w:t>
        </w:r>
      </w:ins>
      <w:ins w:id="389" w:author="Yoav Ram" w:date="2019-04-14T12:50:00Z">
        <w:r w:rsidR="00E27A62" w:rsidRPr="00E27A62">
          <w:rPr>
            <w:b w:val="0"/>
            <w:bCs w:val="0"/>
            <w:color w:val="000000" w:themeColor="text1"/>
            <w:sz w:val="22"/>
            <w:szCs w:val="22"/>
            <w:rPrChange w:id="390" w:author="Yoav Ram" w:date="2019-04-14T12:56:00Z">
              <w:rPr>
                <w:b/>
                <w:bCs/>
                <w:color w:val="000000" w:themeColor="text1"/>
                <w:sz w:val="22"/>
                <w:szCs w:val="22"/>
              </w:rPr>
            </w:rPrChange>
          </w:rPr>
          <w:t>G)</w:t>
        </w:r>
      </w:ins>
      <w:ins w:id="391" w:author="Yoav Ram" w:date="2019-04-14T12:47:00Z">
        <w:r w:rsidR="007B3AFF" w:rsidRPr="00E27A62">
          <w:rPr>
            <w:b w:val="0"/>
            <w:bCs w:val="0"/>
            <w:color w:val="000000" w:themeColor="text1"/>
            <w:sz w:val="22"/>
            <w:szCs w:val="22"/>
            <w:rPrChange w:id="392" w:author="Yoav Ram" w:date="2019-04-14T12:56:00Z">
              <w:rPr>
                <w:b/>
                <w:bCs/>
                <w:color w:val="000000" w:themeColor="text1"/>
                <w:sz w:val="22"/>
                <w:szCs w:val="22"/>
              </w:rPr>
            </w:rPrChange>
          </w:rPr>
          <w:t>; and</w:t>
        </w:r>
      </w:ins>
      <w:ins w:id="393" w:author="Yoav Ram" w:date="2019-04-14T12:42:00Z">
        <w:r w:rsidR="005F266B" w:rsidRPr="00E27A62">
          <w:rPr>
            <w:b w:val="0"/>
            <w:bCs w:val="0"/>
            <w:color w:val="000000" w:themeColor="text1"/>
            <w:sz w:val="22"/>
            <w:szCs w:val="22"/>
            <w:rPrChange w:id="394" w:author="Yoav Ram" w:date="2019-04-14T12:56:00Z">
              <w:rPr>
                <w:b/>
                <w:bCs/>
                <w:color w:val="000000" w:themeColor="text1"/>
                <w:sz w:val="22"/>
                <w:szCs w:val="22"/>
              </w:rPr>
            </w:rPrChange>
          </w:rPr>
          <w:t xml:space="preserve"> </w:t>
        </w:r>
      </w:ins>
      <w:ins w:id="395" w:author="Yoav Ram" w:date="2019-04-14T12:47:00Z">
        <w:r w:rsidR="007B3AFF" w:rsidRPr="00E27A62">
          <w:rPr>
            <w:b w:val="0"/>
            <w:bCs w:val="0"/>
            <w:color w:val="000000" w:themeColor="text1"/>
            <w:sz w:val="22"/>
            <w:szCs w:val="22"/>
            <w:rPrChange w:id="396" w:author="Yoav Ram" w:date="2019-04-14T12:56:00Z">
              <w:rPr>
                <w:b/>
                <w:bCs/>
                <w:color w:val="000000" w:themeColor="text1"/>
                <w:sz w:val="22"/>
                <w:szCs w:val="22"/>
              </w:rPr>
            </w:rPrChange>
          </w:rPr>
          <w:t xml:space="preserve"> </w:t>
        </w:r>
      </w:ins>
      <m:oMath>
        <m:r>
          <w:ins w:id="397" w:author="Yoav Ram" w:date="2019-04-14T12:48:00Z">
            <m:rPr>
              <m:sty m:val="bi"/>
            </m:rPr>
            <w:rPr>
              <w:rFonts w:ascii="Cambria Math" w:hAnsi="Cambria Math"/>
              <w:color w:val="000000" w:themeColor="text1"/>
              <w:sz w:val="22"/>
              <w:szCs w:val="22"/>
            </w:rPr>
            <m:t>-</m:t>
          </w:ins>
        </m:r>
        <m:sSub>
          <m:sSubPr>
            <m:ctrlPr>
              <w:ins w:id="398" w:author="Yoav Ram" w:date="2019-04-14T12:47:00Z">
                <w:rPr>
                  <w:rFonts w:ascii="Cambria Math" w:hAnsi="Cambria Math"/>
                  <w:i/>
                  <w:color w:val="000000" w:themeColor="text1"/>
                  <w:sz w:val="22"/>
                  <w:szCs w:val="22"/>
                </w:rPr>
              </w:ins>
            </m:ctrlPr>
          </m:sSubPr>
          <m:e>
            <m:r>
              <w:ins w:id="399" w:author="Yoav Ram" w:date="2019-04-14T12:47:00Z">
                <m:rPr>
                  <m:sty m:val="bi"/>
                </m:rPr>
                <w:rPr>
                  <w:rFonts w:ascii="Cambria Math" w:hAnsi="Cambria Math"/>
                  <w:color w:val="000000" w:themeColor="text1"/>
                  <w:sz w:val="22"/>
                  <w:szCs w:val="22"/>
                </w:rPr>
                <m:t>γ</m:t>
              </w:ins>
            </m:r>
          </m:e>
          <m:sub>
            <m:r>
              <w:ins w:id="400" w:author="Yoav Ram" w:date="2019-04-14T12:47:00Z">
                <m:rPr>
                  <m:sty m:val="bi"/>
                </m:rPr>
                <w:rPr>
                  <w:rFonts w:ascii="Cambria Math" w:hAnsi="Cambria Math"/>
                  <w:color w:val="000000" w:themeColor="text1"/>
                  <w:sz w:val="22"/>
                  <w:szCs w:val="22"/>
                </w:rPr>
                <m:t>1</m:t>
              </w:ins>
            </m:r>
          </m:sub>
        </m:sSub>
        <m:r>
          <w:ins w:id="401" w:author="Yoav Ram" w:date="2019-04-14T12:47:00Z">
            <m:rPr>
              <m:sty m:val="bi"/>
            </m:rPr>
            <w:rPr>
              <w:rFonts w:ascii="Cambria Math" w:hAnsi="Cambria Math"/>
              <w:color w:val="000000" w:themeColor="text1"/>
              <w:sz w:val="22"/>
              <w:szCs w:val="22"/>
            </w:rPr>
            <m:t>=</m:t>
          </w:ins>
        </m:r>
        <m:sSub>
          <m:sSubPr>
            <m:ctrlPr>
              <w:ins w:id="402" w:author="Yoav Ram" w:date="2019-04-14T12:47:00Z">
                <w:rPr>
                  <w:rFonts w:ascii="Cambria Math" w:hAnsi="Cambria Math"/>
                  <w:i/>
                  <w:color w:val="000000" w:themeColor="text1"/>
                  <w:sz w:val="22"/>
                  <w:szCs w:val="22"/>
                </w:rPr>
              </w:ins>
            </m:ctrlPr>
          </m:sSubPr>
          <m:e>
            <m:r>
              <w:ins w:id="403" w:author="Yoav Ram" w:date="2019-04-14T12:47:00Z">
                <m:rPr>
                  <m:sty m:val="bi"/>
                </m:rPr>
                <w:rPr>
                  <w:rFonts w:ascii="Cambria Math" w:hAnsi="Cambria Math"/>
                  <w:color w:val="000000" w:themeColor="text1"/>
                  <w:sz w:val="22"/>
                  <w:szCs w:val="22"/>
                </w:rPr>
                <m:t>γ</m:t>
              </w:ins>
            </m:r>
          </m:e>
          <m:sub>
            <m:r>
              <w:ins w:id="404" w:author="Yoav Ram" w:date="2019-04-14T12:47:00Z">
                <m:rPr>
                  <m:sty m:val="bi"/>
                </m:rPr>
                <w:rPr>
                  <w:rFonts w:ascii="Cambria Math" w:hAnsi="Cambria Math"/>
                  <w:color w:val="000000" w:themeColor="text1"/>
                  <w:sz w:val="22"/>
                  <w:szCs w:val="22"/>
                </w:rPr>
                <m:t>2</m:t>
              </w:ins>
            </m:r>
          </m:sub>
        </m:sSub>
        <m:r>
          <w:ins w:id="405" w:author="Yoav Ram" w:date="2019-04-14T12:47:00Z">
            <m:rPr>
              <m:sty m:val="bi"/>
            </m:rPr>
            <w:rPr>
              <w:rFonts w:ascii="Cambria Math" w:hAnsi="Cambria Math"/>
              <w:color w:val="000000" w:themeColor="text1"/>
              <w:sz w:val="22"/>
              <w:szCs w:val="22"/>
            </w:rPr>
            <m:t>&gt;</m:t>
          </w:ins>
        </m:r>
        <m:r>
          <w:ins w:id="406" w:author="Yoav Ram" w:date="2019-04-14T12:48:00Z">
            <m:rPr>
              <m:sty m:val="bi"/>
            </m:rPr>
            <w:rPr>
              <w:rFonts w:ascii="Cambria Math" w:hAnsi="Cambria Math"/>
              <w:color w:val="000000" w:themeColor="text1"/>
              <w:sz w:val="22"/>
              <w:szCs w:val="22"/>
            </w:rPr>
            <m:t>0</m:t>
          </w:ins>
        </m:r>
      </m:oMath>
      <w:ins w:id="407" w:author="Yoav Ram" w:date="2019-04-14T12:47:00Z">
        <w:r w:rsidR="007B3AFF" w:rsidRPr="00E27A62">
          <w:rPr>
            <w:b w:val="0"/>
            <w:bCs w:val="0"/>
            <w:color w:val="000000" w:themeColor="text1"/>
            <w:sz w:val="22"/>
            <w:szCs w:val="22"/>
            <w:rPrChange w:id="408" w:author="Yoav Ram" w:date="2019-04-14T12:56:00Z">
              <w:rPr>
                <w:b/>
                <w:bCs/>
                <w:color w:val="000000" w:themeColor="text1"/>
                <w:sz w:val="22"/>
                <w:szCs w:val="22"/>
              </w:rPr>
            </w:rPrChange>
          </w:rPr>
          <w:t xml:space="preserve"> </w:t>
        </w:r>
      </w:ins>
      <w:ins w:id="409" w:author="Yoav Ram" w:date="2019-04-14T12:48:00Z">
        <w:r w:rsidR="007B3AFF" w:rsidRPr="00E27A62">
          <w:rPr>
            <w:b w:val="0"/>
            <w:bCs w:val="0"/>
            <w:color w:val="000000" w:themeColor="text1"/>
            <w:sz w:val="22"/>
            <w:szCs w:val="22"/>
            <w:rPrChange w:id="410" w:author="Yoav Ram" w:date="2019-04-14T12:56:00Z">
              <w:rPr>
                <w:b/>
                <w:bCs/>
                <w:color w:val="000000" w:themeColor="text1"/>
                <w:sz w:val="22"/>
                <w:szCs w:val="22"/>
              </w:rPr>
            </w:rPrChange>
          </w:rPr>
          <w:t>for exploitation of the green strain by the red strain</w:t>
        </w:r>
      </w:ins>
      <w:ins w:id="411" w:author="Yoav Ram" w:date="2019-04-14T12:51:00Z">
        <w:r w:rsidR="00E27A62" w:rsidRPr="00E27A62">
          <w:rPr>
            <w:b w:val="0"/>
            <w:bCs w:val="0"/>
            <w:color w:val="000000" w:themeColor="text1"/>
            <w:sz w:val="22"/>
            <w:szCs w:val="22"/>
            <w:rPrChange w:id="412" w:author="Yoav Ram" w:date="2019-04-14T12:56:00Z">
              <w:rPr>
                <w:b/>
                <w:bCs/>
                <w:color w:val="000000" w:themeColor="text1"/>
                <w:sz w:val="22"/>
                <w:szCs w:val="22"/>
              </w:rPr>
            </w:rPrChange>
          </w:rPr>
          <w:t xml:space="preserve"> (D</w:t>
        </w:r>
      </w:ins>
      <w:ins w:id="413" w:author="Yoav Ram" w:date="2019-04-14T12:56:00Z">
        <w:r w:rsidR="00E27A62">
          <w:rPr>
            <w:b w:val="0"/>
            <w:bCs w:val="0"/>
            <w:color w:val="000000" w:themeColor="text1"/>
            <w:sz w:val="22"/>
            <w:szCs w:val="22"/>
          </w:rPr>
          <w:t xml:space="preserve"> and </w:t>
        </w:r>
      </w:ins>
      <w:ins w:id="414" w:author="Yoav Ram" w:date="2019-04-14T12:51:00Z">
        <w:r w:rsidR="00E27A62" w:rsidRPr="00E27A62">
          <w:rPr>
            <w:b w:val="0"/>
            <w:bCs w:val="0"/>
            <w:color w:val="000000" w:themeColor="text1"/>
            <w:sz w:val="22"/>
            <w:szCs w:val="22"/>
            <w:rPrChange w:id="415" w:author="Yoav Ram" w:date="2019-04-14T12:56:00Z">
              <w:rPr>
                <w:b/>
                <w:bCs/>
                <w:color w:val="000000" w:themeColor="text1"/>
                <w:sz w:val="22"/>
                <w:szCs w:val="22"/>
              </w:rPr>
            </w:rPrChange>
          </w:rPr>
          <w:t>H)</w:t>
        </w:r>
      </w:ins>
      <w:ins w:id="416" w:author="Yoav Ram" w:date="2019-04-14T12:49:00Z">
        <w:r w:rsidR="007B3AFF" w:rsidRPr="00E27A62">
          <w:rPr>
            <w:b w:val="0"/>
            <w:bCs w:val="0"/>
            <w:color w:val="000000" w:themeColor="text1"/>
            <w:sz w:val="22"/>
            <w:szCs w:val="22"/>
            <w:rPrChange w:id="417" w:author="Yoav Ram" w:date="2019-04-14T12:56:00Z">
              <w:rPr>
                <w:b/>
                <w:bCs/>
                <w:color w:val="000000" w:themeColor="text1"/>
                <w:sz w:val="22"/>
                <w:szCs w:val="22"/>
              </w:rPr>
            </w:rPrChange>
          </w:rPr>
          <w:t>;</w:t>
        </w:r>
      </w:ins>
      <w:ins w:id="418" w:author="Yoav Ram" w:date="2019-04-14T12:48:00Z">
        <w:r w:rsidR="007B3AFF" w:rsidRPr="00E27A62">
          <w:rPr>
            <w:b w:val="0"/>
            <w:bCs w:val="0"/>
            <w:color w:val="000000" w:themeColor="text1"/>
            <w:sz w:val="22"/>
            <w:szCs w:val="22"/>
            <w:rPrChange w:id="419" w:author="Yoav Ram" w:date="2019-04-14T12:56:00Z">
              <w:rPr>
                <w:b/>
                <w:bCs/>
                <w:color w:val="000000" w:themeColor="text1"/>
                <w:sz w:val="22"/>
                <w:szCs w:val="22"/>
              </w:rPr>
            </w:rPrChange>
          </w:rPr>
          <w:t xml:space="preserve"> growth param</w:t>
        </w:r>
      </w:ins>
      <w:ins w:id="420" w:author="Yoav Ram" w:date="2019-04-14T12:49:00Z">
        <w:r w:rsidR="007B3AFF" w:rsidRPr="00E27A62">
          <w:rPr>
            <w:b w:val="0"/>
            <w:bCs w:val="0"/>
            <w:color w:val="000000" w:themeColor="text1"/>
            <w:sz w:val="22"/>
            <w:szCs w:val="22"/>
            <w:rPrChange w:id="421" w:author="Yoav Ram" w:date="2019-04-14T12:56:00Z">
              <w:rPr>
                <w:b/>
                <w:bCs/>
                <w:color w:val="000000" w:themeColor="text1"/>
                <w:sz w:val="22"/>
                <w:szCs w:val="22"/>
              </w:rPr>
            </w:rPrChange>
          </w:rPr>
          <w:t>e</w:t>
        </w:r>
      </w:ins>
      <w:ins w:id="422" w:author="Yoav Ram" w:date="2019-04-14T12:48:00Z">
        <w:r w:rsidR="007B3AFF" w:rsidRPr="00E27A62">
          <w:rPr>
            <w:b w:val="0"/>
            <w:bCs w:val="0"/>
            <w:color w:val="000000" w:themeColor="text1"/>
            <w:sz w:val="22"/>
            <w:szCs w:val="22"/>
            <w:rPrChange w:id="423" w:author="Yoav Ram" w:date="2019-04-14T12:56:00Z">
              <w:rPr>
                <w:b/>
                <w:bCs/>
                <w:color w:val="000000" w:themeColor="text1"/>
                <w:sz w:val="22"/>
                <w:szCs w:val="22"/>
              </w:rPr>
            </w:rPrChange>
          </w:rPr>
          <w:t xml:space="preserve">ters </w:t>
        </w:r>
        <w:r w:rsidR="007B3AFF" w:rsidRPr="00E27A62">
          <w:rPr>
            <w:b w:val="0"/>
            <w:bCs w:val="0"/>
            <w:color w:val="000000" w:themeColor="text1"/>
            <w:sz w:val="22"/>
            <w:szCs w:val="22"/>
            <w:rPrChange w:id="424" w:author="Yoav Ram" w:date="2019-04-14T12:51:00Z">
              <w:rPr>
                <w:b/>
                <w:bCs/>
                <w:color w:val="000000" w:themeColor="text1"/>
                <w:sz w:val="22"/>
                <w:szCs w:val="22"/>
              </w:rPr>
            </w:rPrChange>
          </w:rPr>
          <w:t>as estimated from experiment A</w:t>
        </w:r>
      </w:ins>
      <w:ins w:id="425" w:author="Yoav Ram" w:date="2019-04-14T12:49:00Z">
        <w:r w:rsidR="007B3AFF" w:rsidRPr="00E27A62">
          <w:rPr>
            <w:b w:val="0"/>
            <w:bCs w:val="0"/>
            <w:color w:val="000000" w:themeColor="text1"/>
            <w:sz w:val="22"/>
            <w:szCs w:val="22"/>
            <w:rPrChange w:id="426" w:author="Yoav Ram" w:date="2019-04-14T12:51:00Z">
              <w:rPr>
                <w:b/>
                <w:bCs/>
                <w:color w:val="000000" w:themeColor="text1"/>
                <w:sz w:val="22"/>
                <w:szCs w:val="22"/>
              </w:rPr>
            </w:rPrChange>
          </w:rPr>
          <w:t>;</w:t>
        </w:r>
      </w:ins>
      <w:ins w:id="427" w:author="Yoav Ram" w:date="2019-04-14T12:48:00Z">
        <w:r w:rsidR="007B3AFF" w:rsidRPr="00E27A62">
          <w:rPr>
            <w:b w:val="0"/>
            <w:bCs w:val="0"/>
            <w:color w:val="000000" w:themeColor="text1"/>
            <w:sz w:val="22"/>
            <w:szCs w:val="22"/>
            <w:rPrChange w:id="428" w:author="Yoav Ram" w:date="2019-04-14T12:51:00Z">
              <w:rPr>
                <w:b/>
                <w:bCs/>
                <w:color w:val="000000" w:themeColor="text1"/>
                <w:sz w:val="22"/>
                <w:szCs w:val="22"/>
              </w:rPr>
            </w:rPrChange>
          </w:rPr>
          <w:t xml:space="preserve"> competition coefficients</w:t>
        </w:r>
      </w:ins>
      <w:ins w:id="429" w:author="Yoav Ram" w:date="2019-04-14T12:49:00Z">
        <w:r w:rsidR="007B3AFF" w:rsidRPr="00E27A62">
          <w:rPr>
            <w:b w:val="0"/>
            <w:bCs w:val="0"/>
            <w:color w:val="000000" w:themeColor="text1"/>
            <w:sz w:val="22"/>
            <w:szCs w:val="22"/>
            <w:rPrChange w:id="430" w:author="Yoav Ram" w:date="2019-04-14T12:51:00Z">
              <w:rPr>
                <w:b/>
                <w:bCs/>
                <w:color w:val="000000" w:themeColor="text1"/>
                <w:sz w:val="22"/>
                <w:szCs w:val="22"/>
              </w:rPr>
            </w:rPrChange>
          </w:rPr>
          <w:t xml:space="preserve">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=1</m:t>
          </m:r>
        </m:oMath>
        <w:r w:rsidR="007B3AFF" w:rsidRPr="00E27A62">
          <w:rPr>
            <w:b w:val="0"/>
            <w:bCs w:val="0"/>
            <w:color w:val="000000" w:themeColor="text1"/>
            <w:sz w:val="22"/>
            <w:szCs w:val="22"/>
            <w:rPrChange w:id="431" w:author="Yoav Ram" w:date="2019-04-14T12:51:00Z">
              <w:rPr>
                <w:b/>
                <w:bCs/>
                <w:color w:val="000000" w:themeColor="text1"/>
                <w:sz w:val="22"/>
                <w:szCs w:val="22"/>
              </w:rPr>
            </w:rPrChange>
          </w:rPr>
          <w:t>.</w:t>
        </w:r>
      </w:ins>
      <w:ins w:id="432" w:author="Yoav Ram" w:date="2019-04-14T12:54:00Z">
        <w:r w:rsidR="00E27A62">
          <w:rPr>
            <w:b w:val="0"/>
            <w:bCs w:val="0"/>
            <w:color w:val="000000" w:themeColor="text1"/>
            <w:sz w:val="22"/>
            <w:szCs w:val="22"/>
          </w:rPr>
          <w:t xml:space="preserve"> 10 replications per </w:t>
        </w:r>
      </w:ins>
      <w:ins w:id="433" w:author="Yoav Ram" w:date="2019-04-14T15:22:00Z">
        <w:r w:rsidR="00D20B78">
          <w:rPr>
            <w:b w:val="0"/>
            <w:bCs w:val="0"/>
            <w:color w:val="000000" w:themeColor="text1"/>
            <w:sz w:val="22"/>
            <w:szCs w:val="22"/>
          </w:rPr>
          <w:t>pair</w:t>
        </w:r>
      </w:ins>
      <w:ins w:id="434" w:author="Yoav Ram" w:date="2019-04-14T12:54:00Z">
        <w:r w:rsidR="00E27A62">
          <w:rPr>
            <w:b w:val="0"/>
            <w:bCs w:val="0"/>
            <w:color w:val="000000" w:themeColor="text1"/>
            <w:sz w:val="22"/>
            <w:szCs w:val="22"/>
          </w:rPr>
          <w:t xml:space="preserve"> of </w:t>
        </w:r>
        <m:oMath>
          <m:sSub>
            <m:sSubPr>
              <m:ctrlPr>
                <w:rPr>
                  <w:rFonts w:ascii="Cambria Math" w:hAnsi="Cambria Math"/>
                  <w:b w:val="0"/>
                  <w:bCs w:val="0"/>
                  <w:i/>
                  <w:color w:val="000000" w:themeColor="text1"/>
                  <w:sz w:val="22"/>
                  <w:szCs w:val="22"/>
                </w:rPr>
              </m:ctrlPr>
            </m:sSubPr>
            <m:e>
              <m:r>
                <m:rPr>
                  <m:sty m:val="bi"/>
                </m:rPr>
                <w:rPr>
                  <w:rFonts w:ascii="Cambria Math" w:hAnsi="Cambria Math"/>
                  <w:color w:val="000000" w:themeColor="text1"/>
                  <w:sz w:val="22"/>
                  <w:szCs w:val="22"/>
                </w:rPr>
                <m:t>γ</m:t>
              </m:r>
            </m:e>
            <m:sub>
              <m:r>
                <w:rPr>
                  <w:rFonts w:ascii="Cambria Math" w:hAnsi="Cambria Math"/>
                  <w:color w:val="000000" w:themeColor="text1"/>
                  <w:sz w:val="22"/>
                  <w:szCs w:val="22"/>
                </w:rPr>
                <m:t>1</m:t>
              </m:r>
            </m:sub>
          </m:sSub>
        </m:oMath>
      </w:ins>
      <w:ins w:id="435" w:author="Yoav Ram" w:date="2019-04-14T15:22:00Z">
        <w:r w:rsidR="00D20B78">
          <w:rPr>
            <w:b w:val="0"/>
            <w:bCs w:val="0"/>
            <w:color w:val="000000" w:themeColor="text1"/>
            <w:sz w:val="22"/>
            <w:szCs w:val="22"/>
          </w:rPr>
          <w:t xml:space="preserve">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oMath>
      </w:ins>
      <w:ins w:id="436" w:author="Yoav Ram" w:date="2019-04-14T12:54:00Z">
        <w:r w:rsidR="00E27A62">
          <w:rPr>
            <w:b w:val="0"/>
            <w:bCs w:val="0"/>
            <w:color w:val="000000" w:themeColor="text1"/>
            <w:sz w:val="22"/>
            <w:szCs w:val="22"/>
          </w:rPr>
          <w:t>.</w:t>
        </w:r>
      </w:ins>
    </w:p>
    <w:p w14:paraId="725E408C" w14:textId="77777777" w:rsidR="00C25F1A" w:rsidRDefault="00C25F1A" w:rsidP="007C5E66">
      <w:pPr>
        <w:rPr>
          <w:ins w:id="437" w:author="Yoav Ram" w:date="2019-04-14T10:52:00Z"/>
        </w:rPr>
      </w:pPr>
    </w:p>
    <w:p w14:paraId="6772E039" w14:textId="24AEBC7F" w:rsidR="007C5E66" w:rsidRPr="00643E5F" w:rsidRDefault="007C5E66" w:rsidP="007C5E66">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293136">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26)","plainTextFormattedCitation":"(2, 3, 9, 26)","previouslyFormattedCitation":"(2, 3, 9, 25)"},"properties":{"noteIndex":0},"schema":"https://github.com/citation-style-language/schema/raw/master/csl-citation.json"}</w:instrText>
      </w:r>
      <w:r w:rsidRPr="0025589C">
        <w:fldChar w:fldCharType="separate"/>
      </w:r>
      <w:r w:rsidR="00293136" w:rsidRPr="00293136">
        <w:rPr>
          <w:noProof/>
        </w:rPr>
        <w:t>(2, 3, 9, 26)</w:t>
      </w:r>
      <w:r w:rsidRPr="0025589C">
        <w:fldChar w:fldCharType="end"/>
      </w:r>
      <w:r w:rsidRPr="0025589C">
        <w:t>. Current approaches to estimat</w:t>
      </w:r>
      <w:r>
        <w:t>e</w:t>
      </w:r>
      <w:r w:rsidRPr="0025589C">
        <w:t xml:space="preserve"> fitness from</w:t>
      </w:r>
      <w:ins w:id="438" w:author="Yoav Ram" w:date="2019-04-14T10:44:00Z">
        <w:r w:rsidR="000D2AB6">
          <w:t xml:space="preserve"> </w:t>
        </w:r>
      </w:ins>
      <w:del w:id="439" w:author="Yoav Ram" w:date="2019-04-14T10:45:00Z">
        <w:r w:rsidRPr="0025589C" w:rsidDel="008C4289">
          <w:delText xml:space="preserve"> </w:delText>
        </w:r>
      </w:del>
      <w:r w:rsidRPr="0025589C">
        <w:t>growth curves</w:t>
      </w:r>
      <w:ins w:id="440" w:author="Yoav Ram" w:date="2019-04-14T10:45:00Z">
        <w:r w:rsidR="008C4289">
          <w:t xml:space="preserve"> </w:t>
        </w:r>
      </w:ins>
      <w:ins w:id="441" w:author="Yoav Ram" w:date="2019-04-14T10:50:00Z">
        <w:r w:rsidR="008C4289">
          <w:t>only incorporate</w:t>
        </w:r>
      </w:ins>
      <w:ins w:id="442" w:author="Yoav Ram" w:date="2019-04-14T10:46:00Z">
        <w:r w:rsidR="008C4289">
          <w:t xml:space="preserve"> </w:t>
        </w:r>
      </w:ins>
      <w:ins w:id="443" w:author="Yoav Ram" w:date="2019-04-14T10:49:00Z">
        <w:r w:rsidR="008C4289">
          <w:t xml:space="preserve">measurements </w:t>
        </w:r>
      </w:ins>
      <w:ins w:id="444" w:author="Yoav Ram" w:date="2019-04-14T10:46:00Z">
        <w:r w:rsidR="008C4289">
          <w:t xml:space="preserve">from mono-culture experiments. </w:t>
        </w:r>
      </w:ins>
      <w:del w:id="445" w:author="Yoav Ram" w:date="2019-04-14T10:47:00Z">
        <w:r w:rsidRPr="0025589C" w:rsidDel="008C4289">
          <w:delText xml:space="preserve"> </w:delText>
        </w:r>
      </w:del>
      <w:del w:id="446" w:author="Yoav Ram" w:date="2019-04-14T10:46:00Z">
        <w:r w:rsidRPr="0025589C" w:rsidDel="008C4289">
          <w:delText xml:space="preserve">mostly use the growth rate </w:delText>
        </w:r>
        <w:r w:rsidDel="008C4289">
          <w:delText>and/</w:delText>
        </w:r>
        <w:r w:rsidRPr="0025589C" w:rsidDel="008C4289">
          <w:delText>or the maximum population density as a proxy for fitness</w:delText>
        </w:r>
        <w:r w:rsidDel="008C4289">
          <w:delText xml:space="preserve"> </w:delText>
        </w:r>
        <w:r w:rsidDel="008C4289">
          <w:fldChar w:fldCharType="begin" w:fldLock="1"/>
        </w:r>
        <w:r w:rsidRPr="008C4289" w:rsidDel="008C4289">
          <w:del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delInstrText>
        </w:r>
        <w:r w:rsidDel="008C4289">
          <w:fldChar w:fldCharType="separate"/>
        </w:r>
        <w:r w:rsidRPr="008C4289" w:rsidDel="008C4289">
          <w:rPr>
            <w:noProof/>
          </w:rPr>
          <w:delText>(5)</w:delText>
        </w:r>
        <w:r w:rsidDel="008C4289">
          <w:fldChar w:fldCharType="end"/>
        </w:r>
      </w:del>
      <w:del w:id="447" w:author="Yoav Ram" w:date="2019-04-14T10:47:00Z">
        <w:r w:rsidRPr="0025589C" w:rsidDel="008C4289">
          <w:delText>.</w:delText>
        </w:r>
      </w:del>
      <w:ins w:id="448" w:author="Yoav Ram" w:date="2019-04-14T10:47:00Z">
        <w:r w:rsidR="008C4289">
          <w:t>In contrast,</w:t>
        </w:r>
      </w:ins>
      <w:ins w:id="449" w:author="Yoav Ram" w:date="2019-04-14T10:45:00Z">
        <w:r w:rsidR="000D2AB6">
          <w:t xml:space="preserve"> our new approach </w:t>
        </w:r>
      </w:ins>
      <w:ins w:id="450" w:author="Yoav Ram" w:date="2019-04-14T10:49:00Z">
        <w:r w:rsidR="008C4289">
          <w:t>infers</w:t>
        </w:r>
      </w:ins>
      <w:ins w:id="451" w:author="Yoav Ram" w:date="2019-04-14T10:48:00Z">
        <w:r w:rsidR="008C4289">
          <w:t xml:space="preserve"> actual competition by directly </w:t>
        </w:r>
      </w:ins>
      <w:ins w:id="452" w:author="Yoav Ram" w:date="2019-04-14T10:50:00Z">
        <w:r w:rsidR="008C4289">
          <w:t>incorporating</w:t>
        </w:r>
      </w:ins>
      <w:ins w:id="453" w:author="Yoav Ram" w:date="2019-04-14T10:48:00Z">
        <w:r w:rsidR="008C4289">
          <w:t xml:space="preserve"> measurements </w:t>
        </w:r>
      </w:ins>
      <w:ins w:id="454" w:author="Yoav Ram" w:date="2019-04-14T10:49:00Z">
        <w:r w:rsidR="008C4289">
          <w:t xml:space="preserve">from </w:t>
        </w:r>
      </w:ins>
      <w:ins w:id="455" w:author="Yoav Ram" w:date="2019-04-14T10:48:00Z">
        <w:r w:rsidR="008C4289">
          <w:t xml:space="preserve">mixed culture </w:t>
        </w:r>
      </w:ins>
      <w:ins w:id="456" w:author="Yoav Ram" w:date="2019-04-14T10:50:00Z">
        <w:r w:rsidR="008C4289">
          <w:t>experiments</w:t>
        </w:r>
      </w:ins>
      <w:ins w:id="457" w:author="Yoav Ram" w:date="2019-04-14T10:48:00Z">
        <w:r w:rsidR="008C4289">
          <w:t xml:space="preserve">. </w:t>
        </w:r>
      </w:ins>
      <w:del w:id="458" w:author="Yoav Ram" w:date="2019-04-14T10:48:00Z">
        <w:r w:rsidRPr="0025589C" w:rsidDel="008C4289">
          <w:delText xml:space="preserve"> </w:delText>
        </w:r>
      </w:del>
      <w:del w:id="459" w:author="Yoav Ram" w:date="2019-04-14T10:43:00Z">
        <w:r w:rsidRPr="0025589C" w:rsidDel="000D2AB6">
          <w:delText>However</w:delText>
        </w:r>
      </w:del>
      <w:ins w:id="460" w:author="Yoav Ram" w:date="2019-04-14T10:43:00Z">
        <w:r w:rsidR="000D2AB6">
          <w:t>Moreover</w:t>
        </w:r>
      </w:ins>
      <w:r w:rsidRPr="0025589C">
        <w:t>,</w:t>
      </w:r>
      <w:ins w:id="461" w:author="Yoav Ram" w:date="2019-04-14T10:46:00Z">
        <w:r w:rsidR="008C4289">
          <w:t xml:space="preserve"> current approaches </w:t>
        </w:r>
        <w:r w:rsidR="008C4289" w:rsidRPr="0025589C">
          <w:t xml:space="preserve">mostly use the growth rate </w:t>
        </w:r>
        <w:r w:rsidR="008C4289">
          <w:t>and/</w:t>
        </w:r>
        <w:r w:rsidR="008C4289" w:rsidRPr="0025589C">
          <w:t>or the maximum population density as a proxy for fitness</w:t>
        </w:r>
        <w:r w:rsidR="008C4289">
          <w:t xml:space="preserve"> </w:t>
        </w:r>
        <w:r w:rsidR="008C4289">
          <w:fldChar w:fldCharType="begin" w:fldLock="1"/>
        </w:r>
        <w:r w:rsidR="008C4289">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8C4289">
          <w:fldChar w:fldCharType="separate"/>
        </w:r>
        <w:r w:rsidR="008C4289" w:rsidRPr="00CA59A5">
          <w:rPr>
            <w:noProof/>
          </w:rPr>
          <w:t>(5)</w:t>
        </w:r>
        <w:r w:rsidR="008C4289">
          <w:fldChar w:fldCharType="end"/>
        </w:r>
      </w:ins>
      <w:ins w:id="462" w:author="Yoav Ram" w:date="2019-04-14T10:47:00Z">
        <w:r w:rsidR="008C4289">
          <w:t>,</w:t>
        </w:r>
      </w:ins>
      <w:ins w:id="463" w:author="Yoav Ram" w:date="2019-04-14T10:46:00Z">
        <w:r w:rsidR="008C4289">
          <w:t xml:space="preserve"> </w:t>
        </w:r>
      </w:ins>
      <w:ins w:id="464" w:author="Yoav Ram" w:date="2019-04-14T10:47:00Z">
        <w:r w:rsidR="008C4289">
          <w:t>but</w:t>
        </w:r>
      </w:ins>
      <w:r w:rsidRPr="0025589C">
        <w:t xml:space="preserve"> </w:t>
      </w:r>
      <w:del w:id="465" w:author="Yoav Ram" w:date="2019-04-14T10:44:00Z">
        <w:r w:rsidRPr="0025589C" w:rsidDel="000D2AB6">
          <w:delText>the</w:delText>
        </w:r>
        <w:r w:rsidDel="000D2AB6">
          <w:delText>se</w:delText>
        </w:r>
        <w:r w:rsidRPr="0025589C" w:rsidDel="000D2AB6">
          <w:delText xml:space="preserve"> </w:delText>
        </w:r>
      </w:del>
      <w:r w:rsidRPr="0025589C">
        <w:t xml:space="preserve">proxies for fitness </w:t>
      </w:r>
      <w:del w:id="466" w:author="Yoav Ram" w:date="2019-04-14T10:50:00Z">
        <w:r w:rsidDel="008C4289">
          <w:delText xml:space="preserve">that are </w:delText>
        </w:r>
      </w:del>
      <w:r w:rsidRPr="0025589C">
        <w:t xml:space="preserve">based on a single growth parameter cannot capture the full scope of effects that contribute to differences in overall fitness </w:t>
      </w:r>
      <w:r w:rsidRPr="0025589C">
        <w:fldChar w:fldCharType="begin" w:fldLock="1"/>
      </w:r>
      <w:r w:rsidR="00293136">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27)","plainTextFormattedCitation":"(13, 27)","previouslyFormattedCitation":"(13, 26)"},"properties":{"noteIndex":0},"schema":"https://github.com/citation-style-language/schema/raw/master/csl-citation.json"}</w:instrText>
      </w:r>
      <w:r w:rsidRPr="0025589C">
        <w:fldChar w:fldCharType="separate"/>
      </w:r>
      <w:r w:rsidR="00293136" w:rsidRPr="00293136">
        <w:rPr>
          <w:noProof/>
        </w:rPr>
        <w:t>(13, 27)</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t xml:space="preserve">, see </w:t>
      </w:r>
      <w:r>
        <w:rPr>
          <w:b/>
          <w:bCs/>
        </w:rPr>
        <w:t>Figure 3</w:t>
      </w:r>
      <w:r w:rsidRPr="00A9402F">
        <w:t xml:space="preserve">. This approach is easy to understand and to implement, and the AUC seems to correlate with both the </w:t>
      </w:r>
      <w:r w:rsidRPr="00A9402F">
        <w:lastRenderedPageBreak/>
        <w:t xml:space="preserve">growth rate and the maximum density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3041EB7D"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 </w:t>
      </w:r>
      <w:r>
        <w:t>experiments</w:t>
      </w:r>
      <w:r w:rsidRPr="00634C42">
        <w:t xml:space="preserve">. We demonstrated this by measuring growth of </w:t>
      </w:r>
      <w:r w:rsidRPr="00634C42">
        <w:rPr>
          <w:i/>
          <w:iCs/>
        </w:rPr>
        <w:t>E. coli</w:t>
      </w:r>
      <w:r w:rsidRPr="00634C42">
        <w:t xml:space="preserve"> strain</w:t>
      </w:r>
      <w:r w:rsidR="0026707A">
        <w:t>s</w:t>
      </w:r>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it can be 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w:t>
      </w:r>
      <w:ins w:id="467" w:author="Yoav Ram" w:date="2019-04-14T15:23:00Z">
        <w:r w:rsidR="00D20B78">
          <w:t xml:space="preserve">some </w:t>
        </w:r>
      </w:ins>
      <w:r w:rsidRPr="001A67B6">
        <w:t xml:space="preserve">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rsidRPr="00DA7E5B">
        <w:rPr>
          <w:highlight w:val="yellow"/>
          <w:rPrChange w:id="468" w:author="Yoav Ram" w:date="2019-04-14T15:25:00Z">
            <w:rPr/>
          </w:rPrChange>
        </w:rPr>
        <w:t>our approach can highlight whether strain 1 is more fit than strain 2 due to faster growth rate, or due to a shorter lag phase, for example. By inferring relative fitness from growth parameters, this approach sheds light on the source of differences in fitness. Furthermore, one can change specific growth parameters and simulate competition, thereby predicting the effects of such changes on competition.</w:t>
      </w:r>
      <w:r w:rsidRPr="00643E5F">
        <w:t xml:space="preserve">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77368800"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9" w:history="1">
        <w:r w:rsidRPr="0025589C">
          <w:rPr>
            <w:rStyle w:val="Hyperlink"/>
          </w:rPr>
          <w:t>http://curveball.yoavram.com</w:t>
        </w:r>
      </w:hyperlink>
      <w:r w:rsidRPr="0025589C">
        <w:t xml:space="preserve">). This software is written in Python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lastRenderedPageBreak/>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469" w:name="_Ref439853427"/>
    </w:p>
    <w:p w14:paraId="3F5BE057" w14:textId="77777777" w:rsidR="007C5E66" w:rsidRDefault="007C5E66" w:rsidP="007C5E66">
      <w:pPr>
        <w:spacing w:after="200"/>
        <w:rPr>
          <w:rFonts w:eastAsiaTheme="majorEastAsia"/>
          <w:b/>
          <w:bCs/>
          <w:kern w:val="32"/>
          <w:sz w:val="28"/>
          <w:szCs w:val="28"/>
        </w:rPr>
      </w:pPr>
      <w:bookmarkStart w:id="470" w:name="_Ref455590789"/>
      <w:r>
        <w:br w:type="page"/>
      </w:r>
    </w:p>
    <w:p w14:paraId="42BA3F53" w14:textId="77777777" w:rsidR="007C5E66" w:rsidRPr="0025589C" w:rsidRDefault="007C5E66" w:rsidP="007C5E66">
      <w:pPr>
        <w:pStyle w:val="Heading1"/>
        <w:spacing w:line="360" w:lineRule="auto"/>
        <w:ind w:firstLine="284"/>
      </w:pPr>
      <w:bookmarkStart w:id="471" w:name="_Ref529956456"/>
      <w:r w:rsidRPr="0025589C">
        <w:lastRenderedPageBreak/>
        <w:t>Materials and Methods</w:t>
      </w:r>
      <w:bookmarkEnd w:id="469"/>
      <w:bookmarkEnd w:id="470"/>
      <w:bookmarkEnd w:id="471"/>
    </w:p>
    <w:p w14:paraId="7E1C2532" w14:textId="5A85237F"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r w:rsidR="000176DF">
        <w:t xml:space="preserve">1 and 2, used in both experiment A and B, </w:t>
      </w:r>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r w:rsidR="000176DF">
        <w:t>, respectively</w:t>
      </w:r>
      <w:r>
        <w:t>;</w:t>
      </w:r>
      <w:r w:rsidR="000176DF">
        <w:t xml:space="preserve"> </w:t>
      </w:r>
      <w:r w:rsidR="000176DF">
        <w:rPr>
          <w:i/>
          <w:iCs/>
        </w:rPr>
        <w:t xml:space="preserve">E. coli </w:t>
      </w:r>
      <w:r w:rsidR="000176DF">
        <w:t>strains 3 and 4, used in experiment C, were</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rsidR="000176DF">
        <w:t>, respectively</w:t>
      </w:r>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293136">
        <w:instrText>ADDIN CSL_CITATION {"citationItems":[{"id":"ITEM-1","itemData":{"DOI":"10.1093/nar/gkt151","ISSN":"0305-1048","author":[{"dropping-particle":"","family":"Zelcbuch","given":"L.","non-dropping-particle":"","parse-names":false,"suffix":""},{"dropping-particle":"","family":"Antonovsky","given":"Niv","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(30)","plainTextFormattedCitation":"(30)","previouslyFormattedCitation":"(29)"},"properties":{"noteIndex":0},"schema":"https://github.com/citation-style-language/schema/raw/master/csl-citation.json"}</w:instrText>
      </w:r>
      <w:r w:rsidRPr="00634C42">
        <w:fldChar w:fldCharType="separate"/>
      </w:r>
      <w:r w:rsidR="00293136" w:rsidRPr="00293136">
        <w:rPr>
          <w:noProof/>
        </w:rPr>
        <w:t>(30)</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65375B20" w:rsidR="007C5E66" w:rsidRPr="0025589C" w:rsidRDefault="007C5E66" w:rsidP="007C5E66">
      <w:pPr>
        <w:pStyle w:val="ListParagraph"/>
        <w:numPr>
          <w:ilvl w:val="0"/>
          <w:numId w:val="1"/>
        </w:numPr>
        <w:ind w:firstLine="284"/>
      </w:pPr>
      <w:r w:rsidRPr="0025589C">
        <w:t xml:space="preserve">32 wells contained a </w:t>
      </w:r>
      <w:r>
        <w:t>mono-culture</w:t>
      </w:r>
      <w:r w:rsidRPr="0025589C">
        <w:t xml:space="preserve"> of the GFP-labeled strain</w:t>
      </w:r>
    </w:p>
    <w:p w14:paraId="0564917A" w14:textId="17AFC600" w:rsidR="007C5E66" w:rsidRPr="0025589C" w:rsidRDefault="007C5E66" w:rsidP="007C5E66">
      <w:pPr>
        <w:pStyle w:val="ListParagraph"/>
        <w:numPr>
          <w:ilvl w:val="0"/>
          <w:numId w:val="1"/>
        </w:numPr>
        <w:ind w:firstLine="284"/>
      </w:pPr>
      <w:r w:rsidRPr="0025589C">
        <w:t xml:space="preserve">30 wells contained a </w:t>
      </w:r>
      <w:r>
        <w:t>mono-culture</w:t>
      </w:r>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GFP was detected using a 488nm/520(50)nm FITC laser. RFP was detected with a </w:t>
      </w:r>
      <w:r w:rsidRPr="0025589C">
        <w:lastRenderedPageBreak/>
        <w:t xml:space="preserve">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3E89BE6E"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293136">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(31)","plainTextFormattedCitation":"(31)","previouslyFormattedCitation":"(30)"},"properties":{"noteIndex":0},"schema":"https://github.com/citation-style-language/schema/raw/master/csl-citation.json"}</w:instrText>
      </w:r>
      <w:r w:rsidRPr="0025589C">
        <w:fldChar w:fldCharType="separate"/>
      </w:r>
      <w:r w:rsidR="00293136" w:rsidRPr="00293136">
        <w:rPr>
          <w:noProof/>
        </w:rPr>
        <w:t>(31)</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293136">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(32)","plainTextFormattedCitation":"(32)","previouslyFormattedCitation":"(31)"},"properties":{"noteIndex":0},"schema":"https://github.com/citation-style-language/schema/raw/master/csl-citation.json"}</w:instrText>
      </w:r>
      <w:r w:rsidRPr="0025589C">
        <w:fldChar w:fldCharType="separate"/>
      </w:r>
      <w:r w:rsidR="00293136" w:rsidRPr="00293136">
        <w:rPr>
          <w:noProof/>
        </w:rPr>
        <w:t>(32)</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293136">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(33)","plainTextFormattedCitation":"(33)","previouslyFormattedCitation":"(32)"},"properties":{"noteIndex":0},"schema":"https://github.com/citation-style-language/schema/raw/master/csl-citation.json"}</w:instrText>
      </w:r>
      <w:r w:rsidRPr="0025589C">
        <w:fldChar w:fldCharType="separate"/>
      </w:r>
      <w:r w:rsidR="00293136" w:rsidRPr="00293136">
        <w:rPr>
          <w:noProof/>
        </w:rPr>
        <w:t>(33)</w:t>
      </w:r>
      <w:r w:rsidRPr="0025589C">
        <w:fldChar w:fldCharType="end"/>
      </w:r>
      <w:r w:rsidRPr="0025589C">
        <w:t>, SciPy</w:t>
      </w:r>
      <w:r>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Matplotlib</w:t>
      </w:r>
      <w:r>
        <w:t xml:space="preserve"> </w:t>
      </w:r>
      <w:r w:rsidRPr="0025589C">
        <w:fldChar w:fldCharType="begin" w:fldLock="1"/>
      </w:r>
      <w:r w:rsidR="00293136">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(35)","plainTextFormattedCitation":"(35)","previouslyFormattedCitation":"(34)"},"properties":{"noteIndex":0},"schema":"https://github.com/citation-style-language/schema/raw/master/csl-citation.json"}</w:instrText>
      </w:r>
      <w:r w:rsidRPr="0025589C">
        <w:fldChar w:fldCharType="separate"/>
      </w:r>
      <w:r w:rsidR="00293136" w:rsidRPr="00293136">
        <w:rPr>
          <w:noProof/>
        </w:rPr>
        <w:t>(35)</w:t>
      </w:r>
      <w:r w:rsidRPr="0025589C">
        <w:fldChar w:fldCharType="end"/>
      </w:r>
      <w:r w:rsidRPr="0025589C">
        <w:t>, Pandas</w:t>
      </w:r>
      <w:r>
        <w:t xml:space="preserve"> </w:t>
      </w:r>
      <w:r w:rsidRPr="0025589C">
        <w:fldChar w:fldCharType="begin" w:fldLock="1"/>
      </w:r>
      <w:r w:rsidR="00293136">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(36)","plainTextFormattedCitation":"(36)","previouslyFormattedCitation":"(35)"},"properties":{"noteIndex":0},"schema":"https://github.com/citation-style-language/schema/raw/master/csl-citation.json"}</w:instrText>
      </w:r>
      <w:r w:rsidRPr="0025589C">
        <w:fldChar w:fldCharType="separate"/>
      </w:r>
      <w:r w:rsidR="00293136" w:rsidRPr="00293136">
        <w:rPr>
          <w:noProof/>
        </w:rPr>
        <w:t>(36)</w:t>
      </w:r>
      <w:r w:rsidRPr="0025589C">
        <w:fldChar w:fldCharType="end"/>
      </w:r>
      <w:r w:rsidRPr="0025589C">
        <w:t>, Seaborn</w:t>
      </w:r>
      <w:r>
        <w:t xml:space="preserve"> </w:t>
      </w:r>
      <w:r w:rsidRPr="0025589C">
        <w:fldChar w:fldCharType="begin" w:fldLock="1"/>
      </w:r>
      <w:r w:rsidR="00293136">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(37)","plainTextFormattedCitation":"(37)","previouslyFormattedCitation":"(36)"},"properties":{"noteIndex":0},"schema":"https://github.com/citation-style-language/schema/raw/master/csl-citation.json"}</w:instrText>
      </w:r>
      <w:r w:rsidRPr="0025589C">
        <w:fldChar w:fldCharType="separate"/>
      </w:r>
      <w:r w:rsidR="00293136" w:rsidRPr="00293136">
        <w:rPr>
          <w:noProof/>
        </w:rPr>
        <w:t>(37)</w:t>
      </w:r>
      <w:r w:rsidRPr="0025589C">
        <w:fldChar w:fldCharType="end"/>
      </w:r>
      <w:r w:rsidRPr="0025589C">
        <w:t>, LMFIT</w:t>
      </w:r>
      <w:r>
        <w:t xml:space="preserve"> </w:t>
      </w:r>
      <w:r w:rsidRPr="0025589C">
        <w:fldChar w:fldCharType="begin" w:fldLock="1"/>
      </w:r>
      <w:r w:rsidR="00293136">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(38)","plainTextFormattedCitation":"(38)","previouslyFormattedCitation":"(37)"},"properties":{"noteIndex":0},"schema":"https://github.com/citation-style-language/schema/raw/master/csl-citation.json"}</w:instrText>
      </w:r>
      <w:r w:rsidRPr="0025589C">
        <w:fldChar w:fldCharType="separate"/>
      </w:r>
      <w:r w:rsidR="00293136" w:rsidRPr="00293136">
        <w:rPr>
          <w:noProof/>
        </w:rPr>
        <w:t>(38)</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293136">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(39)","plainTextFormattedCitation":"(39)","previouslyFormattedCitation":"(38)"},"properties":{"noteIndex":0},"schema":"https://github.com/citation-style-language/schema/raw/master/csl-citation.json"}</w:instrText>
      </w:r>
      <w:r w:rsidRPr="0025589C">
        <w:fldChar w:fldCharType="separate"/>
      </w:r>
      <w:r w:rsidR="00293136" w:rsidRPr="00293136">
        <w:rPr>
          <w:noProof/>
        </w:rPr>
        <w:t>(39)</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293136">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(40)","plainTextFormattedCitation":"(40)","previouslyFormattedCitation":"(39)"},"properties":{"noteIndex":0},"schema":"https://github.com/citation-style-language/schema/raw/master/csl-citation.json"}</w:instrText>
      </w:r>
      <w:r w:rsidRPr="0025589C">
        <w:fldChar w:fldCharType="separate"/>
      </w:r>
      <w:r w:rsidR="00293136" w:rsidRPr="00293136">
        <w:rPr>
          <w:noProof/>
        </w:rPr>
        <w:t>(40)</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77F48490"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3A5909F7"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w:t>
      </w:r>
      <w:proofErr w:type="spellStart"/>
      <w:r w:rsidRPr="00876E70">
        <w:t>cal</w:t>
      </w:r>
      <w:proofErr w:type="spellEnd"/>
      <w:r w:rsidRPr="00876E70">
        <w:t xml:space="preserve">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293136">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tools","type":"article-journal","volume":"211"},"uris":["http://www.mendeley.com/documents/?uuid=192bfd77-cca7-4a95-8e9d-bc1f8551d94b"]}],"mendeley":{"formattedCitation":"(41, 42)","plainTextFormattedCitation":"(41, 42)","previouslyFormattedCitation":"(40, 41)"},"properties":{"noteIndex":0},"schema":"https://github.com/citation-style-language/schema/raw/master/csl-citation.json"}</w:instrText>
      </w:r>
      <w:r w:rsidRPr="0025589C">
        <w:fldChar w:fldCharType="separate"/>
      </w:r>
      <w:r w:rsidR="00293136" w:rsidRPr="00293136">
        <w:rPr>
          <w:noProof/>
        </w:rPr>
        <w:t>(41, 42)</w:t>
      </w:r>
      <w:r w:rsidRPr="0025589C">
        <w:fldChar w:fldCharType="end"/>
      </w:r>
      <w:r w:rsidRPr="0025589C">
        <w:t>. Other metrics for model selection can be used, but BIC was chosen for its simplicity and flexibility.</w:t>
      </w:r>
      <w:r w:rsidR="000E36A2">
        <w:t xml:space="preserve"> </w:t>
      </w:r>
      <w:r w:rsidR="00F854D4">
        <w:t>L</w:t>
      </w:r>
      <w:r w:rsidR="000E36A2">
        <w:t>ag duration</w:t>
      </w:r>
      <w:r w:rsidR="00F854D4">
        <w:t>, max</w:t>
      </w:r>
      <w:r w:rsidR="0093323B">
        <w:t xml:space="preserve"> </w:t>
      </w:r>
      <w:r w:rsidR="00F854D4">
        <w:t>specific growth rate, and min doubling time</w:t>
      </w:r>
      <w:r w:rsidR="0093323B">
        <w:t xml:space="preserve"> (</w:t>
      </w:r>
      <w:r w:rsidR="0093323B">
        <w:fldChar w:fldCharType="begin"/>
      </w:r>
      <w:r w:rsidR="0093323B">
        <w:instrText xml:space="preserve"> REF _Ref259353 \h </w:instrText>
      </w:r>
      <w:r w:rsidR="0093323B">
        <w:fldChar w:fldCharType="separate"/>
      </w:r>
      <w:r w:rsidR="0093323B" w:rsidRPr="003602F8">
        <w:rPr>
          <w:b/>
          <w:bCs/>
        </w:rPr>
        <w:t xml:space="preserve">Table </w:t>
      </w:r>
      <w:r w:rsidR="0093323B">
        <w:rPr>
          <w:b/>
          <w:bCs/>
          <w:noProof/>
        </w:rPr>
        <w:t>1</w:t>
      </w:r>
      <w:r w:rsidR="0093323B">
        <w:fldChar w:fldCharType="end"/>
      </w:r>
      <w:r w:rsidR="0093323B">
        <w:t>)</w:t>
      </w:r>
      <w:r w:rsidR="00F854D4">
        <w:t xml:space="preserve"> were estimated from the fitted growth model</w:t>
      </w:r>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93323B">
        <w:t> (eqs. 2)</w:t>
      </w:r>
      <w:r w:rsidR="00F854D4">
        <w:t xml:space="preserve">. Lag duration is </w:t>
      </w:r>
      <w:r w:rsidR="0093323B">
        <w:t xml:space="preserve">the time at which </w:t>
      </w:r>
      <w:r w:rsidR="00F854D4">
        <w:t xml:space="preserve">the line </w:t>
      </w:r>
      <w:r w:rsidR="0093323B">
        <w:t xml:space="preserve">tangent to </w:t>
      </w:r>
      <m:oMath>
        <m:r>
          <w:rPr>
            <w:rFonts w:ascii="Cambria Math" w:hAnsi="Cambria Math"/>
          </w:rPr>
          <m:t>N(t)</m:t>
        </m:r>
      </m:oMath>
      <w:r w:rsidR="0093323B">
        <w:t xml:space="preserve"> </w:t>
      </w:r>
      <w:r w:rsidR="00F854D4">
        <w:t xml:space="preserve">at the point of maximum derivative (i.e. the inflection point) intersects with </w:t>
      </w:r>
      <w:r w:rsidR="00F854D4">
        <w:rPr>
          <w:i/>
          <w:iCs/>
        </w:rPr>
        <w:t>N</w:t>
      </w:r>
      <w:r w:rsidR="00F854D4">
        <w:rPr>
          <w:i/>
          <w:iCs/>
          <w:vertAlign w:val="subscript"/>
        </w:rPr>
        <w:t>0</w:t>
      </w:r>
      <w:r w:rsidR="00F854D4">
        <w:t xml:space="preserve">, the initial population size </w:t>
      </w:r>
      <w:r w:rsidR="00F854D4">
        <w:fldChar w:fldCharType="begin" w:fldLock="1"/>
      </w:r>
      <w:r w:rsidR="00293136">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(43)","plainTextFormattedCitation":"(43)","previouslyFormattedCitation":"(42)"},"properties":{"noteIndex":0},"schema":"https://github.com/citation-style-language/schema/raw/master/csl-citation.json"}</w:instrText>
      </w:r>
      <w:r w:rsidR="00F854D4">
        <w:fldChar w:fldCharType="separate"/>
      </w:r>
      <w:r w:rsidR="00293136" w:rsidRPr="00293136">
        <w:rPr>
          <w:noProof/>
        </w:rPr>
        <w:t>(43)</w:t>
      </w:r>
      <w:r w:rsidR="00F854D4">
        <w:fldChar w:fldCharType="end"/>
      </w:r>
      <w:r w:rsidR="00F854D4">
        <w:t xml:space="preserve">. The maximum specific (i.e. per-capita) growth rate is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e>
        </m:func>
      </m:oMath>
      <w:r w:rsidR="0093323B">
        <w:t xml:space="preserve">; specific growth rate in </w:t>
      </w:r>
      <w:r w:rsidR="00F854D4">
        <w:t>useful as a metric to compare different strains or treatments as it does not depend on the population density</w:t>
      </w:r>
      <w:r w:rsidR="0093323B">
        <w:t xml:space="preserve">. Min doubling time is the minimal time required to double the population density, </w:t>
      </w:r>
      <m:oMath>
        <m:r>
          <w:rPr>
            <w:rFonts w:ascii="Cambria Math" w:hAnsi="Cambria Math"/>
          </w:rPr>
          <m:t>N</m:t>
        </m:r>
        <m:d>
          <m:dPr>
            <m:ctrlPr>
              <w:rPr>
                <w:rFonts w:ascii="Cambria Math" w:hAnsi="Cambria Math"/>
                <w:i/>
              </w:rPr>
            </m:ctrlPr>
          </m:dPr>
          <m:e>
            <m:r>
              <w:rPr>
                <w:rFonts w:ascii="Cambria Math" w:hAnsi="Cambria Math"/>
              </w:rPr>
              <m:t>t</m:t>
            </m:r>
          </m:e>
        </m:d>
      </m:oMath>
      <w:r w:rsidR="0093323B">
        <w:t xml:space="preserve">. </w:t>
      </w:r>
      <w:proofErr w:type="spellStart"/>
      <w:r>
        <w:rPr>
          <w:i/>
          <w:iCs/>
        </w:rPr>
        <w:t>LacI</w:t>
      </w:r>
      <w:proofErr w:type="spellEnd"/>
      <w:r>
        <w:rPr>
          <w:i/>
          <w:iCs/>
        </w:rPr>
        <w:t xml:space="preserve"> experiments:</w:t>
      </w:r>
      <w:r>
        <w:t xml:space="preserve"> Model </w:t>
      </w:r>
      <w:r>
        <w:lastRenderedPageBreak/>
        <w:t>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in order to ac</w:t>
      </w:r>
      <w:proofErr w:type="spellStart"/>
      <w:r>
        <w:t>hieve</w:t>
      </w:r>
      <w:proofErr w:type="spellEnd"/>
      <w:r>
        <w:t xml:space="preserve"> more stable model fitting, as suggested by </w:t>
      </w:r>
      <w:proofErr w:type="spellStart"/>
      <w:r>
        <w:t>Baranyi</w:t>
      </w:r>
      <w:proofErr w:type="spellEnd"/>
      <w:r>
        <w:t xml:space="preserve"> </w:t>
      </w:r>
      <w:r>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(44)","plainTextFormattedCitation":"(44)","previouslyFormattedCitation":"(43)"},"properties":{"noteIndex":0},"schema":"https://github.com/citation-style-language/schema/raw/master/csl-citation.json"}</w:instrText>
      </w:r>
      <w:r>
        <w:fldChar w:fldCharType="separate"/>
      </w:r>
      <w:r w:rsidR="00293136" w:rsidRPr="00293136">
        <w:rPr>
          <w:noProof/>
        </w:rPr>
        <w:t>(44)</w:t>
      </w:r>
      <w:r>
        <w:fldChar w:fldCharType="end"/>
      </w:r>
      <w:r>
        <w:t>. This was not necessary for the fluorescence experiment in which model fitting was stable.</w:t>
      </w:r>
    </w:p>
    <w:p w14:paraId="4C218AA8" w14:textId="0A2B34B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r w:rsidR="00955658">
        <w:rPr>
          <w:i/>
          <w:iCs/>
        </w:rPr>
        <w:t xml:space="preserve">p(t) </w:t>
      </w:r>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r w:rsidR="005A0698">
        <w:t xml:space="preserve">time at which the </w:t>
      </w:r>
      <w:r w:rsidRPr="00876E70">
        <w:t>maximum of the derivative</w:t>
      </w:r>
      <w:r w:rsidR="00955658">
        <w:t xml:space="preserve"> </w:t>
      </w:r>
      <w:r w:rsidR="00955658">
        <w:rPr>
          <w:i/>
          <w:iCs/>
        </w:rPr>
        <w:t>max(p(t))</w:t>
      </w:r>
      <w:r w:rsidR="005A0698">
        <w:rPr>
          <w:i/>
          <w:iCs/>
        </w:rPr>
        <w:t xml:space="preserve"> </w:t>
      </w:r>
      <w:r w:rsidR="005A0698">
        <w:t>occurs</w:t>
      </w:r>
      <w:r w:rsidRPr="00876E70">
        <w:t xml:space="preserve">. </w:t>
      </w:r>
      <w:r w:rsidR="00955658">
        <w:t xml:space="preserve">Then, a linear function </w:t>
      </w:r>
      <w:proofErr w:type="spellStart"/>
      <w:r w:rsidR="00955658" w:rsidRPr="00E5156E">
        <w:rPr>
          <w:i/>
          <w:iCs/>
        </w:rPr>
        <w:t>at+b</w:t>
      </w:r>
      <w:proofErr w:type="spellEnd"/>
      <w:r w:rsidR="00955658">
        <w:t xml:space="preserve"> is fitted to</w:t>
      </w:r>
      <w:r w:rsidR="00955658">
        <w:rPr>
          <w:i/>
          <w:iCs/>
        </w:rPr>
        <w:t xml:space="preserve"> </w:t>
      </w:r>
      <w:r w:rsidR="00955658">
        <w:t xml:space="preserve">the log of the growth curve </w:t>
      </w:r>
      <w:proofErr w:type="spellStart"/>
      <w:r w:rsidR="00955658">
        <w:rPr>
          <w:i/>
          <w:iCs/>
        </w:rPr>
        <w:t>logN</w:t>
      </w:r>
      <w:proofErr w:type="spellEnd"/>
      <w:r w:rsidR="00955658">
        <w:rPr>
          <w:i/>
          <w:iCs/>
        </w:rPr>
        <w:t>(t)</w:t>
      </w:r>
      <w:r w:rsidR="00955658">
        <w:t xml:space="preserve"> in the neighborhood of </w:t>
      </w:r>
      <w:proofErr w:type="spellStart"/>
      <w:r w:rsidR="00955658">
        <w:rPr>
          <w:i/>
          <w:iCs/>
        </w:rPr>
        <w:t>t</w:t>
      </w:r>
      <w:r w:rsidR="00955658">
        <w:rPr>
          <w:i/>
          <w:iCs/>
          <w:vertAlign w:val="subscript"/>
        </w:rPr>
        <w:t>max</w:t>
      </w:r>
      <w:proofErr w:type="spellEnd"/>
      <w:r w:rsidR="00955658">
        <w:t xml:space="preserve"> (e.g.</w:t>
      </w:r>
      <w:r w:rsidR="005A0698">
        <w:t> </w:t>
      </w:r>
      <w:r w:rsidR="00955658">
        <w:t>at five surrounding time points)</w:t>
      </w:r>
      <w:r w:rsidRPr="00876E70">
        <w:t>.</w:t>
      </w:r>
      <w:r w:rsidR="00955658">
        <w:t xml:space="preserve"> The 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p>
    <w:p w14:paraId="3DD13AB4" w14:textId="1EBA22B6"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20"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1" w:history="1">
        <w:r w:rsidRPr="0025589C">
          <w:rPr>
            <w:rStyle w:val="Hyperlink"/>
          </w:rPr>
          <w:t>https://github.com/yoavram/curveball</w:t>
        </w:r>
      </w:hyperlink>
      <w:r w:rsidRPr="0025589C">
        <w:t xml:space="preserve"> ; an installation guide, tutorial, and documentation will be available upon publication at </w:t>
      </w:r>
      <w:hyperlink r:id="rId22"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3" w:history="1">
        <w:r w:rsidRPr="0025589C">
          <w:rPr>
            <w:rStyle w:val="Hyperlink"/>
          </w:rPr>
          <w:t>https://curveball.netlify.com</w:t>
        </w:r>
      </w:hyperlink>
      <w:r w:rsidRPr="0025589C">
        <w:t xml:space="preserve"> (password: </w:t>
      </w:r>
      <w:r w:rsidRPr="0025589C">
        <w:rPr>
          <w:i/>
          <w:iCs/>
        </w:rPr>
        <w:t>dh5alpha</w:t>
      </w:r>
      <w:r w:rsidRPr="0025589C">
        <w:t>).</w:t>
      </w:r>
    </w:p>
    <w:p w14:paraId="27F0D037" w14:textId="4611E99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293136">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(45)","plainTextFormattedCitation":"(45)","previouslyFormattedCitation":"(44)"},"properties":{"noteIndex":0},"schema":"https://github.com/citation-style-language/schema/raw/master/csl-citation.json"}</w:instrText>
      </w:r>
      <w:r w:rsidRPr="00634C42">
        <w:fldChar w:fldCharType="separate"/>
      </w:r>
      <w:r w:rsidR="00293136" w:rsidRPr="00293136">
        <w:rPr>
          <w:noProof/>
        </w:rPr>
        <w:t>(45)</w:t>
      </w:r>
      <w:r w:rsidRPr="00634C42">
        <w:fldChar w:fldCharType="end"/>
      </w:r>
      <w:r w:rsidRPr="00634C42">
        <w:t xml:space="preserve"> that will be</w:t>
      </w:r>
      <w:r w:rsidRPr="00634C42">
        <w:rPr>
          <w:i/>
          <w:iCs/>
        </w:rPr>
        <w:t xml:space="preserve"> </w:t>
      </w:r>
      <w:r w:rsidRPr="00634C42">
        <w:t xml:space="preserve">available as a supporting file and at </w:t>
      </w:r>
      <w:hyperlink r:id="rId24"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5"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302DAE23" w14:textId="7A435366" w:rsidR="00293136" w:rsidRPr="00293136" w:rsidRDefault="007C5E66" w:rsidP="00293136">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293136" w:rsidRPr="00293136">
        <w:rPr>
          <w:rFonts w:ascii="Times New Roman" w:hAnsi="Times New Roman" w:cs="Times New Roman"/>
          <w:noProof/>
        </w:rPr>
        <w:t xml:space="preserve">1. </w:t>
      </w:r>
      <w:r w:rsidR="00293136" w:rsidRPr="00293136">
        <w:rPr>
          <w:rFonts w:ascii="Times New Roman" w:hAnsi="Times New Roman" w:cs="Times New Roman"/>
          <w:noProof/>
        </w:rPr>
        <w:tab/>
        <w:t xml:space="preserve">Chevin L-M (2011) On measuring selection in experimental evolution. </w:t>
      </w:r>
      <w:r w:rsidR="00293136" w:rsidRPr="00293136">
        <w:rPr>
          <w:rFonts w:ascii="Times New Roman" w:hAnsi="Times New Roman" w:cs="Times New Roman"/>
          <w:i/>
          <w:iCs/>
          <w:noProof/>
        </w:rPr>
        <w:t>Biol Lett</w:t>
      </w:r>
      <w:r w:rsidR="00293136" w:rsidRPr="00293136">
        <w:rPr>
          <w:rFonts w:ascii="Times New Roman" w:hAnsi="Times New Roman" w:cs="Times New Roman"/>
          <w:noProof/>
        </w:rPr>
        <w:t xml:space="preserve"> 7(2):210–3.</w:t>
      </w:r>
    </w:p>
    <w:p w14:paraId="637E321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 </w:t>
      </w:r>
      <w:r w:rsidRPr="00293136">
        <w:rPr>
          <w:rFonts w:ascii="Times New Roman" w:hAnsi="Times New Roman" w:cs="Times New Roman"/>
          <w:noProof/>
        </w:rPr>
        <w:tab/>
        <w:t>Gallet R, Cooper TF, Elena SF, Lenormand T (2012) Measuring selection coefficients below 10</w:t>
      </w:r>
      <w:r w:rsidRPr="00293136">
        <w:rPr>
          <w:rFonts w:ascii="Times New Roman" w:hAnsi="Times New Roman" w:cs="Times New Roman"/>
          <w:noProof/>
          <w:vertAlign w:val="superscript"/>
        </w:rPr>
        <w:t>-3</w:t>
      </w:r>
      <w:r w:rsidRPr="00293136">
        <w:rPr>
          <w:rFonts w:ascii="Times New Roman" w:hAnsi="Times New Roman" w:cs="Times New Roman"/>
          <w:noProof/>
        </w:rPr>
        <w:t xml:space="preserve">: method, questions, and prospects. </w:t>
      </w:r>
      <w:r w:rsidRPr="00293136">
        <w:rPr>
          <w:rFonts w:ascii="Times New Roman" w:hAnsi="Times New Roman" w:cs="Times New Roman"/>
          <w:i/>
          <w:iCs/>
          <w:noProof/>
        </w:rPr>
        <w:t>Genetics</w:t>
      </w:r>
      <w:r w:rsidRPr="00293136">
        <w:rPr>
          <w:rFonts w:ascii="Times New Roman" w:hAnsi="Times New Roman" w:cs="Times New Roman"/>
          <w:noProof/>
        </w:rPr>
        <w:t xml:space="preserve"> 190(1):175–86.</w:t>
      </w:r>
    </w:p>
    <w:p w14:paraId="7B54206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 </w:t>
      </w:r>
      <w:r w:rsidRPr="00293136">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293136">
        <w:rPr>
          <w:rFonts w:ascii="Times New Roman" w:hAnsi="Times New Roman" w:cs="Times New Roman"/>
          <w:i/>
          <w:iCs/>
          <w:noProof/>
        </w:rPr>
        <w:t>PLoS One</w:t>
      </w:r>
      <w:r w:rsidRPr="00293136">
        <w:rPr>
          <w:rFonts w:ascii="Times New Roman" w:hAnsi="Times New Roman" w:cs="Times New Roman"/>
          <w:noProof/>
        </w:rPr>
        <w:t xml:space="preserve"> 10(6):e0126915.</w:t>
      </w:r>
    </w:p>
    <w:p w14:paraId="656BE1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 </w:t>
      </w:r>
      <w:r w:rsidRPr="00293136">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293136">
        <w:rPr>
          <w:rFonts w:ascii="Times New Roman" w:hAnsi="Times New Roman" w:cs="Times New Roman"/>
          <w:i/>
          <w:iCs/>
          <w:noProof/>
        </w:rPr>
        <w:t>Mol Biol Evol</w:t>
      </w:r>
      <w:r w:rsidRPr="00293136">
        <w:rPr>
          <w:rFonts w:ascii="Times New Roman" w:hAnsi="Times New Roman" w:cs="Times New Roman"/>
          <w:noProof/>
        </w:rPr>
        <w:t xml:space="preserve"> 32(10):2675–2680.</w:t>
      </w:r>
    </w:p>
    <w:p w14:paraId="76C6A7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 </w:t>
      </w:r>
      <w:r w:rsidRPr="00293136">
        <w:rPr>
          <w:rFonts w:ascii="Times New Roman" w:hAnsi="Times New Roman" w:cs="Times New Roman"/>
          <w:noProof/>
        </w:rPr>
        <w:tab/>
        <w:t xml:space="preserve">Hall BG, Acar H, Nandipati A, Barlow M (2014) Growth rates made easy. </w:t>
      </w:r>
      <w:r w:rsidRPr="00293136">
        <w:rPr>
          <w:rFonts w:ascii="Times New Roman" w:hAnsi="Times New Roman" w:cs="Times New Roman"/>
          <w:i/>
          <w:iCs/>
          <w:noProof/>
        </w:rPr>
        <w:t>Mol Biol Evol</w:t>
      </w:r>
      <w:r w:rsidRPr="00293136">
        <w:rPr>
          <w:rFonts w:ascii="Times New Roman" w:hAnsi="Times New Roman" w:cs="Times New Roman"/>
          <w:noProof/>
        </w:rPr>
        <w:t xml:space="preserve"> 31(1):232–238.</w:t>
      </w:r>
    </w:p>
    <w:p w14:paraId="3E10C24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6. </w:t>
      </w:r>
      <w:r w:rsidRPr="00293136">
        <w:rPr>
          <w:rFonts w:ascii="Times New Roman" w:hAnsi="Times New Roman" w:cs="Times New Roman"/>
          <w:noProof/>
        </w:rPr>
        <w:tab/>
        <w:t xml:space="preserve">Crow JF, Kimura M (1970) </w:t>
      </w:r>
      <w:r w:rsidRPr="00293136">
        <w:rPr>
          <w:rFonts w:ascii="Times New Roman" w:hAnsi="Times New Roman" w:cs="Times New Roman"/>
          <w:i/>
          <w:iCs/>
          <w:noProof/>
        </w:rPr>
        <w:t>An introduction to population genetics theory</w:t>
      </w:r>
      <w:r w:rsidRPr="00293136">
        <w:rPr>
          <w:rFonts w:ascii="Times New Roman" w:hAnsi="Times New Roman" w:cs="Times New Roman"/>
          <w:noProof/>
        </w:rPr>
        <w:t xml:space="preserve"> (Burgess Pub. Co., Minneapolis).</w:t>
      </w:r>
    </w:p>
    <w:p w14:paraId="23FA0F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7. </w:t>
      </w:r>
      <w:r w:rsidRPr="00293136">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293136">
        <w:rPr>
          <w:rFonts w:ascii="Times New Roman" w:hAnsi="Times New Roman" w:cs="Times New Roman"/>
          <w:i/>
          <w:iCs/>
          <w:noProof/>
        </w:rPr>
        <w:t>Am Nat</w:t>
      </w:r>
      <w:r w:rsidRPr="00293136">
        <w:rPr>
          <w:rFonts w:ascii="Times New Roman" w:hAnsi="Times New Roman" w:cs="Times New Roman"/>
          <w:noProof/>
        </w:rPr>
        <w:t xml:space="preserve"> 138(6):1315.</w:t>
      </w:r>
    </w:p>
    <w:p w14:paraId="4B41299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8. </w:t>
      </w:r>
      <w:r w:rsidRPr="00293136">
        <w:rPr>
          <w:rFonts w:ascii="Times New Roman" w:hAnsi="Times New Roman" w:cs="Times New Roman"/>
          <w:noProof/>
        </w:rPr>
        <w:tab/>
        <w:t xml:space="preserve">Wahl LM, Zhu AD (2015) Survival probability of beneficial mutations in bacterial batch culture. </w:t>
      </w:r>
      <w:r w:rsidRPr="00293136">
        <w:rPr>
          <w:rFonts w:ascii="Times New Roman" w:hAnsi="Times New Roman" w:cs="Times New Roman"/>
          <w:i/>
          <w:iCs/>
          <w:noProof/>
        </w:rPr>
        <w:t>Genetics</w:t>
      </w:r>
      <w:r w:rsidRPr="00293136">
        <w:rPr>
          <w:rFonts w:ascii="Times New Roman" w:hAnsi="Times New Roman" w:cs="Times New Roman"/>
          <w:noProof/>
        </w:rPr>
        <w:t xml:space="preserve"> 200(1):309–20.</w:t>
      </w:r>
    </w:p>
    <w:p w14:paraId="1DE699A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9. </w:t>
      </w:r>
      <w:r w:rsidRPr="00293136">
        <w:rPr>
          <w:rFonts w:ascii="Times New Roman" w:hAnsi="Times New Roman" w:cs="Times New Roman"/>
          <w:noProof/>
        </w:rPr>
        <w:tab/>
        <w:t xml:space="preserve">Wiser MJ, Lenski RE (2015) A Comparison of Methods to Measure Fitness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w:t>
      </w:r>
      <w:r w:rsidRPr="00293136">
        <w:rPr>
          <w:rFonts w:ascii="Times New Roman" w:hAnsi="Times New Roman" w:cs="Times New Roman"/>
          <w:i/>
          <w:iCs/>
          <w:noProof/>
        </w:rPr>
        <w:t>PLoS One</w:t>
      </w:r>
      <w:r w:rsidRPr="00293136">
        <w:rPr>
          <w:rFonts w:ascii="Times New Roman" w:hAnsi="Times New Roman" w:cs="Times New Roman"/>
          <w:noProof/>
        </w:rPr>
        <w:t xml:space="preserve"> 10(5):e0126210.</w:t>
      </w:r>
    </w:p>
    <w:p w14:paraId="32A1237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10. </w:t>
      </w:r>
      <w:r w:rsidRPr="00293136">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293136">
        <w:rPr>
          <w:rFonts w:ascii="Times New Roman" w:hAnsi="Times New Roman" w:cs="Times New Roman"/>
          <w:noProof/>
        </w:rPr>
        <w:lastRenderedPageBreak/>
        <w:t xml:space="preserve">Potential for Adaptive Walks in Challenging Environments. </w:t>
      </w:r>
      <w:r w:rsidRPr="00293136">
        <w:rPr>
          <w:rFonts w:ascii="Times New Roman" w:hAnsi="Times New Roman" w:cs="Times New Roman"/>
          <w:i/>
          <w:iCs/>
          <w:noProof/>
        </w:rPr>
        <w:t>Genetics</w:t>
      </w:r>
      <w:r w:rsidRPr="00293136">
        <w:rPr>
          <w:rFonts w:ascii="Times New Roman" w:hAnsi="Times New Roman" w:cs="Times New Roman"/>
          <w:noProof/>
        </w:rPr>
        <w:t xml:space="preserve"> 196(3):1–35.</w:t>
      </w:r>
    </w:p>
    <w:p w14:paraId="6ADA3B8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11. </w:t>
      </w:r>
      <w:r w:rsidRPr="00293136">
        <w:rPr>
          <w:rFonts w:ascii="Times New Roman" w:hAnsi="Times New Roman" w:cs="Times New Roman"/>
          <w:noProof/>
        </w:rPr>
        <w:tab/>
        <w:t xml:space="preserve">Levy SF, et al. (2015) Quantitative evolutionary dynamics using high-resolution lineage tracking. </w:t>
      </w:r>
      <w:r w:rsidRPr="00293136">
        <w:rPr>
          <w:rFonts w:ascii="Times New Roman" w:hAnsi="Times New Roman" w:cs="Times New Roman"/>
          <w:i/>
          <w:iCs/>
          <w:noProof/>
        </w:rPr>
        <w:t>Nature</w:t>
      </w:r>
      <w:r w:rsidRPr="00293136">
        <w:rPr>
          <w:rFonts w:ascii="Times New Roman" w:hAnsi="Times New Roman" w:cs="Times New Roman"/>
          <w:noProof/>
        </w:rPr>
        <w:t xml:space="preserve"> 519(7542):181–186.</w:t>
      </w:r>
    </w:p>
    <w:p w14:paraId="5129DBA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12. </w:t>
      </w:r>
      <w:r w:rsidRPr="00293136">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293136">
        <w:rPr>
          <w:rFonts w:ascii="Times New Roman" w:hAnsi="Times New Roman" w:cs="Times New Roman"/>
          <w:i/>
          <w:iCs/>
          <w:noProof/>
        </w:rPr>
        <w:t>Am Nat</w:t>
      </w:r>
      <w:r w:rsidRPr="00293136">
        <w:rPr>
          <w:rFonts w:ascii="Times New Roman" w:hAnsi="Times New Roman" w:cs="Times New Roman"/>
          <w:noProof/>
        </w:rPr>
        <w:t xml:space="preserve"> 144(3):432–456.</w:t>
      </w:r>
    </w:p>
    <w:p w14:paraId="4DDD09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13. </w:t>
      </w:r>
      <w:r w:rsidRPr="00293136">
        <w:rPr>
          <w:rFonts w:ascii="Times New Roman" w:hAnsi="Times New Roman" w:cs="Times New Roman"/>
          <w:noProof/>
        </w:rPr>
        <w:tab/>
        <w:t xml:space="preserve">Li Y, et al. (2018) Hidden Complexity of Yeast Adaptation under Simple Evolutionary Conditions. </w:t>
      </w:r>
      <w:r w:rsidRPr="00293136">
        <w:rPr>
          <w:rFonts w:ascii="Times New Roman" w:hAnsi="Times New Roman" w:cs="Times New Roman"/>
          <w:i/>
          <w:iCs/>
          <w:noProof/>
        </w:rPr>
        <w:t>Curr Biol</w:t>
      </w:r>
      <w:r w:rsidRPr="00293136">
        <w:rPr>
          <w:rFonts w:ascii="Times New Roman" w:hAnsi="Times New Roman" w:cs="Times New Roman"/>
          <w:noProof/>
        </w:rPr>
        <w:t xml:space="preserve"> 28(4):515–525.e6.</w:t>
      </w:r>
    </w:p>
    <w:p w14:paraId="33B9168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14. </w:t>
      </w:r>
      <w:r w:rsidRPr="00293136">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293136">
        <w:rPr>
          <w:rFonts w:ascii="Times New Roman" w:hAnsi="Times New Roman" w:cs="Times New Roman"/>
          <w:i/>
          <w:iCs/>
          <w:noProof/>
        </w:rPr>
        <w:t>BMC Evol Biol</w:t>
      </w:r>
      <w:r w:rsidRPr="00293136">
        <w:rPr>
          <w:rFonts w:ascii="Times New Roman" w:hAnsi="Times New Roman" w:cs="Times New Roman"/>
          <w:noProof/>
        </w:rPr>
        <w:t xml:space="preserve"> 10(1). doi:10.1186/1471-2148-10-11.</w:t>
      </w:r>
    </w:p>
    <w:p w14:paraId="5EA1DB9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15. </w:t>
      </w:r>
      <w:r w:rsidRPr="00293136">
        <w:rPr>
          <w:rFonts w:ascii="Times New Roman" w:hAnsi="Times New Roman" w:cs="Times New Roman"/>
          <w:noProof/>
        </w:rPr>
        <w:tab/>
        <w:t xml:space="preserve">Baranyi J, Roberts TA (1994) A dynamic approach to predicting bacterial growth in food. </w:t>
      </w:r>
      <w:r w:rsidRPr="00293136">
        <w:rPr>
          <w:rFonts w:ascii="Times New Roman" w:hAnsi="Times New Roman" w:cs="Times New Roman"/>
          <w:i/>
          <w:iCs/>
          <w:noProof/>
        </w:rPr>
        <w:t>Int J Food Microbiol</w:t>
      </w:r>
      <w:r w:rsidRPr="00293136">
        <w:rPr>
          <w:rFonts w:ascii="Times New Roman" w:hAnsi="Times New Roman" w:cs="Times New Roman"/>
          <w:noProof/>
        </w:rPr>
        <w:t xml:space="preserve"> 23:277–294.</w:t>
      </w:r>
    </w:p>
    <w:p w14:paraId="0271D93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16. </w:t>
      </w:r>
      <w:r w:rsidRPr="00293136">
        <w:rPr>
          <w:rFonts w:ascii="Times New Roman" w:hAnsi="Times New Roman" w:cs="Times New Roman"/>
          <w:noProof/>
        </w:rPr>
        <w:tab/>
        <w:t xml:space="preserve">Williams FM (1967) A model of cell growth dynamics. </w:t>
      </w:r>
      <w:r w:rsidRPr="00293136">
        <w:rPr>
          <w:rFonts w:ascii="Times New Roman" w:hAnsi="Times New Roman" w:cs="Times New Roman"/>
          <w:i/>
          <w:iCs/>
          <w:noProof/>
        </w:rPr>
        <w:t>J Theor Biol</w:t>
      </w:r>
      <w:r w:rsidRPr="00293136">
        <w:rPr>
          <w:rFonts w:ascii="Times New Roman" w:hAnsi="Times New Roman" w:cs="Times New Roman"/>
          <w:noProof/>
        </w:rPr>
        <w:t xml:space="preserve"> 15(2):190–207.</w:t>
      </w:r>
    </w:p>
    <w:p w14:paraId="64A6F70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17. </w:t>
      </w:r>
      <w:r w:rsidRPr="00293136">
        <w:rPr>
          <w:rFonts w:ascii="Times New Roman" w:hAnsi="Times New Roman" w:cs="Times New Roman"/>
          <w:noProof/>
        </w:rPr>
        <w:tab/>
        <w:t xml:space="preserve">Van Dedem G, Moo-Young M (1975) A model for diauxic growth. </w:t>
      </w:r>
      <w:r w:rsidRPr="00293136">
        <w:rPr>
          <w:rFonts w:ascii="Times New Roman" w:hAnsi="Times New Roman" w:cs="Times New Roman"/>
          <w:i/>
          <w:iCs/>
          <w:noProof/>
        </w:rPr>
        <w:t>Biotechnol Bioeng</w:t>
      </w:r>
      <w:r w:rsidRPr="00293136">
        <w:rPr>
          <w:rFonts w:ascii="Times New Roman" w:hAnsi="Times New Roman" w:cs="Times New Roman"/>
          <w:noProof/>
        </w:rPr>
        <w:t xml:space="preserve"> 17(9):1301–1312.</w:t>
      </w:r>
    </w:p>
    <w:p w14:paraId="745EF45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18. </w:t>
      </w:r>
      <w:r w:rsidRPr="00293136">
        <w:rPr>
          <w:rFonts w:ascii="Times New Roman" w:hAnsi="Times New Roman" w:cs="Times New Roman"/>
          <w:noProof/>
        </w:rPr>
        <w:tab/>
        <w:t xml:space="preserve">Majeed H, Gillor O, Kerr B, Riley MA (2011) Competitive interactions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populations: The role of bacteriocins. </w:t>
      </w:r>
      <w:r w:rsidRPr="00293136">
        <w:rPr>
          <w:rFonts w:ascii="Times New Roman" w:hAnsi="Times New Roman" w:cs="Times New Roman"/>
          <w:i/>
          <w:iCs/>
          <w:noProof/>
        </w:rPr>
        <w:t>ISME J</w:t>
      </w:r>
      <w:r w:rsidRPr="00293136">
        <w:rPr>
          <w:rFonts w:ascii="Times New Roman" w:hAnsi="Times New Roman" w:cs="Times New Roman"/>
          <w:noProof/>
        </w:rPr>
        <w:t xml:space="preserve"> 5(1):71–81.</w:t>
      </w:r>
    </w:p>
    <w:p w14:paraId="79D1DFE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19. </w:t>
      </w:r>
      <w:r w:rsidRPr="00293136">
        <w:rPr>
          <w:rFonts w:ascii="Times New Roman" w:hAnsi="Times New Roman" w:cs="Times New Roman"/>
          <w:noProof/>
        </w:rPr>
        <w:tab/>
        <w:t xml:space="preserve">Özkaya Ö, Balbontín R, Gordo I, Xavier KB (2018) Cheating on Cheaters Stabilizes Cooperation in </w:t>
      </w:r>
      <w:r w:rsidRPr="00293136">
        <w:rPr>
          <w:rFonts w:ascii="Times New Roman" w:hAnsi="Times New Roman" w:cs="Times New Roman"/>
          <w:i/>
          <w:iCs/>
          <w:noProof/>
        </w:rPr>
        <w:t>Pseudomonas aeruginosa</w:t>
      </w:r>
      <w:r w:rsidRPr="00293136">
        <w:rPr>
          <w:rFonts w:ascii="Times New Roman" w:hAnsi="Times New Roman" w:cs="Times New Roman"/>
          <w:noProof/>
        </w:rPr>
        <w:t xml:space="preserve">. </w:t>
      </w:r>
      <w:r w:rsidRPr="00293136">
        <w:rPr>
          <w:rFonts w:ascii="Times New Roman" w:hAnsi="Times New Roman" w:cs="Times New Roman"/>
          <w:i/>
          <w:iCs/>
          <w:noProof/>
        </w:rPr>
        <w:t>Curr Biol</w:t>
      </w:r>
      <w:r w:rsidRPr="00293136">
        <w:rPr>
          <w:rFonts w:ascii="Times New Roman" w:hAnsi="Times New Roman" w:cs="Times New Roman"/>
          <w:noProof/>
        </w:rPr>
        <w:t xml:space="preserve"> 28(13):2070–2080.e6.</w:t>
      </w:r>
    </w:p>
    <w:p w14:paraId="0386FF9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20. </w:t>
      </w:r>
      <w:r w:rsidRPr="00293136">
        <w:rPr>
          <w:rFonts w:ascii="Times New Roman" w:hAnsi="Times New Roman" w:cs="Times New Roman"/>
          <w:noProof/>
        </w:rPr>
        <w:tab/>
        <w:t xml:space="preserve">Otto SP, Day T (2007) </w:t>
      </w:r>
      <w:r w:rsidRPr="00293136">
        <w:rPr>
          <w:rFonts w:ascii="Times New Roman" w:hAnsi="Times New Roman" w:cs="Times New Roman"/>
          <w:i/>
          <w:iCs/>
          <w:noProof/>
        </w:rPr>
        <w:t>A biologist’s guide to mathematical modeling in ecology and evolution</w:t>
      </w:r>
      <w:r w:rsidRPr="00293136">
        <w:rPr>
          <w:rFonts w:ascii="Times New Roman" w:hAnsi="Times New Roman" w:cs="Times New Roman"/>
          <w:noProof/>
        </w:rPr>
        <w:t xml:space="preserve"> (Princeton University Press).</w:t>
      </w:r>
    </w:p>
    <w:p w14:paraId="6D078AD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21. </w:t>
      </w:r>
      <w:r w:rsidRPr="00293136">
        <w:rPr>
          <w:rFonts w:ascii="Times New Roman" w:hAnsi="Times New Roman" w:cs="Times New Roman"/>
          <w:noProof/>
        </w:rPr>
        <w:tab/>
        <w:t xml:space="preserve">Frumkin I, et al. (2018) Codon usage of highly expressed genes affects proteome-wide translation efficiency.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115(21):E4940–E4949.</w:t>
      </w:r>
    </w:p>
    <w:p w14:paraId="556604D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22. </w:t>
      </w:r>
      <w:r w:rsidRPr="00293136">
        <w:rPr>
          <w:rFonts w:ascii="Times New Roman" w:hAnsi="Times New Roman" w:cs="Times New Roman"/>
          <w:noProof/>
        </w:rPr>
        <w:tab/>
        <w:t xml:space="preserve">Gore J, Youk H, Van Oudenaarden A (2009) Snowdrift game dynamics and facultative cheating in yeast. </w:t>
      </w:r>
      <w:r w:rsidRPr="00293136">
        <w:rPr>
          <w:rFonts w:ascii="Times New Roman" w:hAnsi="Times New Roman" w:cs="Times New Roman"/>
          <w:i/>
          <w:iCs/>
          <w:noProof/>
        </w:rPr>
        <w:t>Nature</w:t>
      </w:r>
      <w:r w:rsidRPr="00293136">
        <w:rPr>
          <w:rFonts w:ascii="Times New Roman" w:hAnsi="Times New Roman" w:cs="Times New Roman"/>
          <w:noProof/>
        </w:rPr>
        <w:t xml:space="preserve"> 459(7244):253–256.</w:t>
      </w:r>
    </w:p>
    <w:p w14:paraId="45D38E1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23. </w:t>
      </w:r>
      <w:r w:rsidRPr="00293136">
        <w:rPr>
          <w:rFonts w:ascii="Times New Roman" w:hAnsi="Times New Roman" w:cs="Times New Roman"/>
          <w:noProof/>
        </w:rPr>
        <w:tab/>
        <w:t xml:space="preserve">Yurtsev EA, Chao HX, Datta MS, Artemova T, Gore J (2013) Bacterial cheating drives the population dynamics of cooperative antibiotic resistance plasmids. </w:t>
      </w:r>
      <w:r w:rsidRPr="00293136">
        <w:rPr>
          <w:rFonts w:ascii="Times New Roman" w:hAnsi="Times New Roman" w:cs="Times New Roman"/>
          <w:i/>
          <w:iCs/>
          <w:noProof/>
        </w:rPr>
        <w:t>Mol Syst Biol</w:t>
      </w:r>
      <w:r w:rsidRPr="00293136">
        <w:rPr>
          <w:rFonts w:ascii="Times New Roman" w:hAnsi="Times New Roman" w:cs="Times New Roman"/>
          <w:noProof/>
        </w:rPr>
        <w:t xml:space="preserve"> 9(683):683.</w:t>
      </w:r>
    </w:p>
    <w:p w14:paraId="5FFE92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24. </w:t>
      </w:r>
      <w:r w:rsidRPr="00293136">
        <w:rPr>
          <w:rFonts w:ascii="Times New Roman" w:hAnsi="Times New Roman" w:cs="Times New Roman"/>
          <w:noProof/>
        </w:rPr>
        <w:tab/>
        <w:t xml:space="preserve">Zhang XX, Rainey PB (2013) Exploring the sociobiology of pyoverdin-producing pseudomonas. </w:t>
      </w:r>
      <w:r w:rsidRPr="00293136">
        <w:rPr>
          <w:rFonts w:ascii="Times New Roman" w:hAnsi="Times New Roman" w:cs="Times New Roman"/>
          <w:i/>
          <w:iCs/>
          <w:noProof/>
        </w:rPr>
        <w:t>Evolution (N Y)</w:t>
      </w:r>
      <w:r w:rsidRPr="00293136">
        <w:rPr>
          <w:rFonts w:ascii="Times New Roman" w:hAnsi="Times New Roman" w:cs="Times New Roman"/>
          <w:noProof/>
        </w:rPr>
        <w:t xml:space="preserve"> 67(11):3161–3174.</w:t>
      </w:r>
    </w:p>
    <w:p w14:paraId="4443139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25. </w:t>
      </w:r>
      <w:r w:rsidRPr="00293136">
        <w:rPr>
          <w:rFonts w:ascii="Times New Roman" w:hAnsi="Times New Roman" w:cs="Times New Roman"/>
          <w:noProof/>
        </w:rPr>
        <w:tab/>
        <w:t xml:space="preserve">Ribeck N, Lenski RE (2015) Modeling and quantifying frequency-dependent fitness in microbial populations with cross-feeding interactions. </w:t>
      </w:r>
      <w:r w:rsidRPr="00293136">
        <w:rPr>
          <w:rFonts w:ascii="Times New Roman" w:hAnsi="Times New Roman" w:cs="Times New Roman"/>
          <w:i/>
          <w:iCs/>
          <w:noProof/>
        </w:rPr>
        <w:t>Evolution (N Y)</w:t>
      </w:r>
      <w:r w:rsidRPr="00293136">
        <w:rPr>
          <w:rFonts w:ascii="Times New Roman" w:hAnsi="Times New Roman" w:cs="Times New Roman"/>
          <w:noProof/>
        </w:rPr>
        <w:t xml:space="preserve"> 69(5):1313–1320.</w:t>
      </w:r>
    </w:p>
    <w:p w14:paraId="5C528A9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26. </w:t>
      </w:r>
      <w:r w:rsidRPr="00293136">
        <w:rPr>
          <w:rFonts w:ascii="Times New Roman" w:hAnsi="Times New Roman" w:cs="Times New Roman"/>
          <w:noProof/>
        </w:rPr>
        <w:tab/>
        <w:t xml:space="preserve">Hegreness M, Shoresh N, Hartl DL, Kishony R (2006) An equivalence principle for the incorporation of favorable mutations in asexual populations. </w:t>
      </w:r>
      <w:r w:rsidRPr="00293136">
        <w:rPr>
          <w:rFonts w:ascii="Times New Roman" w:hAnsi="Times New Roman" w:cs="Times New Roman"/>
          <w:i/>
          <w:iCs/>
          <w:noProof/>
        </w:rPr>
        <w:t>Science (80- )</w:t>
      </w:r>
      <w:r w:rsidRPr="00293136">
        <w:rPr>
          <w:rFonts w:ascii="Times New Roman" w:hAnsi="Times New Roman" w:cs="Times New Roman"/>
          <w:noProof/>
        </w:rPr>
        <w:t xml:space="preserve"> 311(5767):1615–7.</w:t>
      </w:r>
    </w:p>
    <w:p w14:paraId="659B0E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27. </w:t>
      </w:r>
      <w:r w:rsidRPr="00293136">
        <w:rPr>
          <w:rFonts w:ascii="Times New Roman" w:hAnsi="Times New Roman" w:cs="Times New Roman"/>
          <w:noProof/>
        </w:rPr>
        <w:tab/>
        <w:t xml:space="preserve">Bell G (2010) Experimental genomics of fitness in yeast. </w:t>
      </w:r>
      <w:r w:rsidRPr="00293136">
        <w:rPr>
          <w:rFonts w:ascii="Times New Roman" w:hAnsi="Times New Roman" w:cs="Times New Roman"/>
          <w:i/>
          <w:iCs/>
          <w:noProof/>
        </w:rPr>
        <w:t>Proc R Soc B</w:t>
      </w:r>
      <w:r w:rsidRPr="00293136">
        <w:rPr>
          <w:rFonts w:ascii="Times New Roman" w:hAnsi="Times New Roman" w:cs="Times New Roman"/>
          <w:noProof/>
        </w:rPr>
        <w:t xml:space="preserve"> 277(1687):1459–1467.</w:t>
      </w:r>
    </w:p>
    <w:p w14:paraId="088D1F8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lastRenderedPageBreak/>
        <w:t xml:space="preserve">28. </w:t>
      </w:r>
      <w:r w:rsidRPr="00293136">
        <w:rPr>
          <w:rFonts w:ascii="Times New Roman" w:hAnsi="Times New Roman" w:cs="Times New Roman"/>
          <w:noProof/>
        </w:rPr>
        <w:tab/>
        <w:t xml:space="preserve">Sprouffske K, Wagner A (2016) Growthcurver: An R package for obtaining interpretable metrics from microbial growth curves. </w:t>
      </w:r>
      <w:r w:rsidRPr="00293136">
        <w:rPr>
          <w:rFonts w:ascii="Times New Roman" w:hAnsi="Times New Roman" w:cs="Times New Roman"/>
          <w:i/>
          <w:iCs/>
          <w:noProof/>
        </w:rPr>
        <w:t>BMC Bioinformatics</w:t>
      </w:r>
      <w:r w:rsidRPr="00293136">
        <w:rPr>
          <w:rFonts w:ascii="Times New Roman" w:hAnsi="Times New Roman" w:cs="Times New Roman"/>
          <w:noProof/>
        </w:rPr>
        <w:t xml:space="preserve"> 17(1):17–20.</w:t>
      </w:r>
    </w:p>
    <w:p w14:paraId="28FFBDF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29. </w:t>
      </w:r>
      <w:r w:rsidRPr="00293136">
        <w:rPr>
          <w:rFonts w:ascii="Times New Roman" w:hAnsi="Times New Roman" w:cs="Times New Roman"/>
          <w:noProof/>
        </w:rPr>
        <w:tab/>
        <w:t xml:space="preserve">Van Rossum G, others (2007) Python Programming Language. </w:t>
      </w:r>
      <w:r w:rsidRPr="00293136">
        <w:rPr>
          <w:rFonts w:ascii="Times New Roman" w:hAnsi="Times New Roman" w:cs="Times New Roman"/>
          <w:i/>
          <w:iCs/>
          <w:noProof/>
        </w:rPr>
        <w:t>USENIX Annual Technical Conference</w:t>
      </w:r>
      <w:r w:rsidRPr="00293136">
        <w:rPr>
          <w:rFonts w:ascii="Times New Roman" w:hAnsi="Times New Roman" w:cs="Times New Roman"/>
          <w:noProof/>
        </w:rPr>
        <w:t>.</w:t>
      </w:r>
    </w:p>
    <w:p w14:paraId="76265A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30. </w:t>
      </w:r>
      <w:r w:rsidRPr="00293136">
        <w:rPr>
          <w:rFonts w:ascii="Times New Roman" w:hAnsi="Times New Roman" w:cs="Times New Roman"/>
          <w:noProof/>
        </w:rPr>
        <w:tab/>
        <w:t xml:space="preserve">Zelcbuch L, et al. (2013) Spanning high-dimensional expression space using ribosome-binding site combinatorics. </w:t>
      </w:r>
      <w:r w:rsidRPr="00293136">
        <w:rPr>
          <w:rFonts w:ascii="Times New Roman" w:hAnsi="Times New Roman" w:cs="Times New Roman"/>
          <w:i/>
          <w:iCs/>
          <w:noProof/>
        </w:rPr>
        <w:t>Nucleic Acids Res</w:t>
      </w:r>
      <w:r w:rsidRPr="00293136">
        <w:rPr>
          <w:rFonts w:ascii="Times New Roman" w:hAnsi="Times New Roman" w:cs="Times New Roman"/>
          <w:noProof/>
        </w:rPr>
        <w:t xml:space="preserve"> 41(9):e98–e98.</w:t>
      </w:r>
    </w:p>
    <w:p w14:paraId="386FC66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31. </w:t>
      </w:r>
      <w:r w:rsidRPr="00293136">
        <w:rPr>
          <w:rFonts w:ascii="Times New Roman" w:hAnsi="Times New Roman" w:cs="Times New Roman"/>
          <w:noProof/>
        </w:rPr>
        <w:tab/>
        <w:t>R Development Core Team (2012) R: A Language and Environment for Statistical Computing.</w:t>
      </w:r>
    </w:p>
    <w:p w14:paraId="331B37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32. </w:t>
      </w:r>
      <w:r w:rsidRPr="00293136">
        <w:rPr>
          <w:rFonts w:ascii="Times New Roman" w:hAnsi="Times New Roman" w:cs="Times New Roman"/>
          <w:noProof/>
        </w:rPr>
        <w:tab/>
        <w:t xml:space="preserve">Ge Y, Sealfon SC (2012) flowPeaks: a fast unsupervised clustering for flow cytometry data via K-means and density peak finding. </w:t>
      </w:r>
      <w:r w:rsidRPr="00293136">
        <w:rPr>
          <w:rFonts w:ascii="Times New Roman" w:hAnsi="Times New Roman" w:cs="Times New Roman"/>
          <w:i/>
          <w:iCs/>
          <w:noProof/>
        </w:rPr>
        <w:t>Bioinformatics</w:t>
      </w:r>
      <w:r w:rsidRPr="00293136">
        <w:rPr>
          <w:rFonts w:ascii="Times New Roman" w:hAnsi="Times New Roman" w:cs="Times New Roman"/>
          <w:noProof/>
        </w:rPr>
        <w:t xml:space="preserve"> 28(15):2052–2058.</w:t>
      </w:r>
    </w:p>
    <w:p w14:paraId="3623B0A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33. </w:t>
      </w:r>
      <w:r w:rsidRPr="00293136">
        <w:rPr>
          <w:rFonts w:ascii="Times New Roman" w:hAnsi="Times New Roman" w:cs="Times New Roman"/>
          <w:noProof/>
        </w:rPr>
        <w:tab/>
        <w:t xml:space="preserve">van der Walt S, Colbert SC, Varoquaux G (2011) The NumPy Array: A Structure for Efficient Numerical Computation. </w:t>
      </w:r>
      <w:r w:rsidRPr="00293136">
        <w:rPr>
          <w:rFonts w:ascii="Times New Roman" w:hAnsi="Times New Roman" w:cs="Times New Roman"/>
          <w:i/>
          <w:iCs/>
          <w:noProof/>
        </w:rPr>
        <w:t>Comput Sci Eng</w:t>
      </w:r>
      <w:r w:rsidRPr="00293136">
        <w:rPr>
          <w:rFonts w:ascii="Times New Roman" w:hAnsi="Times New Roman" w:cs="Times New Roman"/>
          <w:noProof/>
        </w:rPr>
        <w:t xml:space="preserve"> 13(2):22–30.</w:t>
      </w:r>
    </w:p>
    <w:p w14:paraId="123CA9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34. </w:t>
      </w:r>
      <w:r w:rsidRPr="00293136">
        <w:rPr>
          <w:rFonts w:ascii="Times New Roman" w:hAnsi="Times New Roman" w:cs="Times New Roman"/>
          <w:noProof/>
        </w:rPr>
        <w:tab/>
        <w:t>Jones E, Oliphant T, Peterson P, others (2001) SciPy: Open source scientific tools for Python. Available at: http://www.scipy.org/.</w:t>
      </w:r>
    </w:p>
    <w:p w14:paraId="3C46DFE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35. </w:t>
      </w:r>
      <w:r w:rsidRPr="00293136">
        <w:rPr>
          <w:rFonts w:ascii="Times New Roman" w:hAnsi="Times New Roman" w:cs="Times New Roman"/>
          <w:noProof/>
        </w:rPr>
        <w:tab/>
        <w:t xml:space="preserve">Hunter JD (2007) Matplotlib: A 2D Graphics Environment. </w:t>
      </w:r>
      <w:r w:rsidRPr="00293136">
        <w:rPr>
          <w:rFonts w:ascii="Times New Roman" w:hAnsi="Times New Roman" w:cs="Times New Roman"/>
          <w:i/>
          <w:iCs/>
          <w:noProof/>
        </w:rPr>
        <w:t>Comput Sci Eng</w:t>
      </w:r>
      <w:r w:rsidRPr="00293136">
        <w:rPr>
          <w:rFonts w:ascii="Times New Roman" w:hAnsi="Times New Roman" w:cs="Times New Roman"/>
          <w:noProof/>
        </w:rPr>
        <w:t xml:space="preserve"> 9(3):90–95.</w:t>
      </w:r>
    </w:p>
    <w:p w14:paraId="0607F99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36. </w:t>
      </w:r>
      <w:r w:rsidRPr="00293136">
        <w:rPr>
          <w:rFonts w:ascii="Times New Roman" w:hAnsi="Times New Roman" w:cs="Times New Roman"/>
          <w:noProof/>
        </w:rPr>
        <w:tab/>
        <w:t xml:space="preserve">McKinney W (2010) Data Structures for Statistical Computing in Python. </w:t>
      </w:r>
      <w:r w:rsidRPr="00293136">
        <w:rPr>
          <w:rFonts w:ascii="Times New Roman" w:hAnsi="Times New Roman" w:cs="Times New Roman"/>
          <w:i/>
          <w:iCs/>
          <w:noProof/>
        </w:rPr>
        <w:t>Proceedings of the 9th Python in Science Conference</w:t>
      </w:r>
      <w:r w:rsidRPr="00293136">
        <w:rPr>
          <w:rFonts w:ascii="Times New Roman" w:hAnsi="Times New Roman" w:cs="Times New Roman"/>
          <w:noProof/>
        </w:rPr>
        <w:t>, eds van der Walt S, Millman J, pp 51–56.</w:t>
      </w:r>
    </w:p>
    <w:p w14:paraId="7AFE951A"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37. </w:t>
      </w:r>
      <w:r w:rsidRPr="00293136">
        <w:rPr>
          <w:rFonts w:ascii="Times New Roman" w:hAnsi="Times New Roman" w:cs="Times New Roman"/>
          <w:noProof/>
        </w:rPr>
        <w:tab/>
        <w:t>Waskom M, et al. (2016) seaborn: v0.7.0 (January 2016). doi:10.5281/zenodo.45133.</w:t>
      </w:r>
    </w:p>
    <w:p w14:paraId="13AB0D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38. </w:t>
      </w:r>
      <w:r w:rsidRPr="00293136">
        <w:rPr>
          <w:rFonts w:ascii="Times New Roman" w:hAnsi="Times New Roman" w:cs="Times New Roman"/>
          <w:noProof/>
        </w:rPr>
        <w:tab/>
        <w:t>Newville M, Ingargiola A, Stensitzki T, Allen DB (2014) LMFIT: Non-Linear Least-Square Minimization and Curve-Fitting for Python. doi:10.5281/zenodo.11813.</w:t>
      </w:r>
    </w:p>
    <w:p w14:paraId="243913E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39. </w:t>
      </w:r>
      <w:r w:rsidRPr="00293136">
        <w:rPr>
          <w:rFonts w:ascii="Times New Roman" w:hAnsi="Times New Roman" w:cs="Times New Roman"/>
          <w:noProof/>
        </w:rPr>
        <w:tab/>
        <w:t xml:space="preserve">Pedregosa F, et al. (2011) Scikit-learn: Machine Learning in Python. </w:t>
      </w:r>
      <w:r w:rsidRPr="00293136">
        <w:rPr>
          <w:rFonts w:ascii="Times New Roman" w:hAnsi="Times New Roman" w:cs="Times New Roman"/>
          <w:i/>
          <w:iCs/>
          <w:noProof/>
        </w:rPr>
        <w:t>J Mach Learn Res</w:t>
      </w:r>
      <w:r w:rsidRPr="00293136">
        <w:rPr>
          <w:rFonts w:ascii="Times New Roman" w:hAnsi="Times New Roman" w:cs="Times New Roman"/>
          <w:noProof/>
        </w:rPr>
        <w:t xml:space="preserve"> 12:2825–2830.</w:t>
      </w:r>
    </w:p>
    <w:p w14:paraId="3CBD14C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40. </w:t>
      </w:r>
      <w:r w:rsidRPr="00293136">
        <w:rPr>
          <w:rFonts w:ascii="Times New Roman" w:hAnsi="Times New Roman" w:cs="Times New Roman"/>
          <w:noProof/>
        </w:rPr>
        <w:tab/>
        <w:t>SymPy Development Team (2014) SymPy: Python library for symbolic mathematics.</w:t>
      </w:r>
    </w:p>
    <w:p w14:paraId="3CD3E9C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41. </w:t>
      </w:r>
      <w:r w:rsidRPr="00293136">
        <w:rPr>
          <w:rFonts w:ascii="Times New Roman" w:hAnsi="Times New Roman" w:cs="Times New Roman"/>
          <w:noProof/>
        </w:rPr>
        <w:tab/>
        <w:t xml:space="preserve">Kass R, Raftery A (1995) Bayes Factors. </w:t>
      </w:r>
      <w:r w:rsidRPr="00293136">
        <w:rPr>
          <w:rFonts w:ascii="Times New Roman" w:hAnsi="Times New Roman" w:cs="Times New Roman"/>
          <w:i/>
          <w:iCs/>
          <w:noProof/>
        </w:rPr>
        <w:t>J Am Stat Assoc</w:t>
      </w:r>
      <w:r w:rsidRPr="00293136">
        <w:rPr>
          <w:rFonts w:ascii="Times New Roman" w:hAnsi="Times New Roman" w:cs="Times New Roman"/>
          <w:noProof/>
        </w:rPr>
        <w:t>:773–795.</w:t>
      </w:r>
    </w:p>
    <w:p w14:paraId="28BCEB1D"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42. </w:t>
      </w:r>
      <w:r w:rsidRPr="00293136">
        <w:rPr>
          <w:rFonts w:ascii="Times New Roman" w:hAnsi="Times New Roman" w:cs="Times New Roman"/>
          <w:noProof/>
        </w:rPr>
        <w:tab/>
        <w:t xml:space="preserve">Ward EJ (2008) A review and comparison of four commonly used Bayesian and maximum likelihood model selection tools. </w:t>
      </w:r>
      <w:r w:rsidRPr="00293136">
        <w:rPr>
          <w:rFonts w:ascii="Times New Roman" w:hAnsi="Times New Roman" w:cs="Times New Roman"/>
          <w:i/>
          <w:iCs/>
          <w:noProof/>
        </w:rPr>
        <w:t>Ecol Modell</w:t>
      </w:r>
      <w:r w:rsidRPr="00293136">
        <w:rPr>
          <w:rFonts w:ascii="Times New Roman" w:hAnsi="Times New Roman" w:cs="Times New Roman"/>
          <w:noProof/>
        </w:rPr>
        <w:t xml:space="preserve"> 211(1–2):1–10.</w:t>
      </w:r>
    </w:p>
    <w:p w14:paraId="72946D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43. </w:t>
      </w:r>
      <w:r w:rsidRPr="00293136">
        <w:rPr>
          <w:rFonts w:ascii="Times New Roman" w:hAnsi="Times New Roman" w:cs="Times New Roman"/>
          <w:noProof/>
        </w:rPr>
        <w:tab/>
        <w:t>Baranyi J (2010) Modelling and parameter estimation of bacterial growth with distributed lag time. Dissertation (University of Szeged, Hungary).</w:t>
      </w:r>
    </w:p>
    <w:p w14:paraId="43305FE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44. </w:t>
      </w:r>
      <w:r w:rsidRPr="00293136">
        <w:rPr>
          <w:rFonts w:ascii="Times New Roman" w:hAnsi="Times New Roman" w:cs="Times New Roman"/>
          <w:noProof/>
        </w:rPr>
        <w:tab/>
        <w:t xml:space="preserve">Baranyi J (1997) Simple is good as long as it is enough. </w:t>
      </w:r>
      <w:r w:rsidRPr="00293136">
        <w:rPr>
          <w:rFonts w:ascii="Times New Roman" w:hAnsi="Times New Roman" w:cs="Times New Roman"/>
          <w:i/>
          <w:iCs/>
          <w:noProof/>
        </w:rPr>
        <w:t>Commentary</w:t>
      </w:r>
      <w:r w:rsidRPr="00293136">
        <w:rPr>
          <w:rFonts w:ascii="Times New Roman" w:hAnsi="Times New Roman" w:cs="Times New Roman"/>
          <w:noProof/>
        </w:rPr>
        <w:t xml:space="preserve"> (1996):391–394.</w:t>
      </w:r>
    </w:p>
    <w:p w14:paraId="31DB31F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45. </w:t>
      </w:r>
      <w:r w:rsidRPr="00293136">
        <w:rPr>
          <w:rFonts w:ascii="Times New Roman" w:hAnsi="Times New Roman" w:cs="Times New Roman"/>
          <w:noProof/>
        </w:rPr>
        <w:tab/>
        <w:t xml:space="preserve">Perez F, Granger BE (2007) IPython: A System for Interactive Scientific Computing. </w:t>
      </w:r>
      <w:r w:rsidRPr="00293136">
        <w:rPr>
          <w:rFonts w:ascii="Times New Roman" w:hAnsi="Times New Roman" w:cs="Times New Roman"/>
          <w:i/>
          <w:iCs/>
          <w:noProof/>
        </w:rPr>
        <w:t>Comput Sci Eng</w:t>
      </w:r>
      <w:r w:rsidRPr="00293136">
        <w:rPr>
          <w:rFonts w:ascii="Times New Roman" w:hAnsi="Times New Roman" w:cs="Times New Roman"/>
          <w:noProof/>
        </w:rPr>
        <w:t xml:space="preserve"> 9(3):21–29.</w:t>
      </w:r>
    </w:p>
    <w:p w14:paraId="411810B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46. </w:t>
      </w:r>
      <w:r w:rsidRPr="00293136">
        <w:rPr>
          <w:rFonts w:ascii="Times New Roman" w:hAnsi="Times New Roman" w:cs="Times New Roman"/>
          <w:noProof/>
        </w:rPr>
        <w:tab/>
        <w:t xml:space="preserve">Gopalsamy K (1986) Convergence in a resource-based competition system. </w:t>
      </w:r>
      <w:r w:rsidRPr="00293136">
        <w:rPr>
          <w:rFonts w:ascii="Times New Roman" w:hAnsi="Times New Roman" w:cs="Times New Roman"/>
          <w:i/>
          <w:iCs/>
          <w:noProof/>
        </w:rPr>
        <w:t>Bull Math Biol</w:t>
      </w:r>
      <w:r w:rsidRPr="00293136">
        <w:rPr>
          <w:rFonts w:ascii="Times New Roman" w:hAnsi="Times New Roman" w:cs="Times New Roman"/>
          <w:noProof/>
        </w:rPr>
        <w:t xml:space="preserve"> 48(5–6):681–699.</w:t>
      </w:r>
    </w:p>
    <w:p w14:paraId="53471E3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47. </w:t>
      </w:r>
      <w:r w:rsidRPr="00293136">
        <w:rPr>
          <w:rFonts w:ascii="Times New Roman" w:hAnsi="Times New Roman" w:cs="Times New Roman"/>
          <w:noProof/>
        </w:rPr>
        <w:tab/>
        <w:t xml:space="preserve">Dilao R, Domingos T (1999) A General Approach to the Modelling of Trophic Chains. </w:t>
      </w:r>
      <w:r w:rsidRPr="00293136">
        <w:rPr>
          <w:rFonts w:ascii="Times New Roman" w:hAnsi="Times New Roman" w:cs="Times New Roman"/>
          <w:i/>
          <w:iCs/>
          <w:noProof/>
        </w:rPr>
        <w:t>Ecol Modell</w:t>
      </w:r>
      <w:r w:rsidRPr="00293136">
        <w:rPr>
          <w:rFonts w:ascii="Times New Roman" w:hAnsi="Times New Roman" w:cs="Times New Roman"/>
          <w:noProof/>
        </w:rPr>
        <w:t xml:space="preserve"> 132(3):20.</w:t>
      </w:r>
    </w:p>
    <w:p w14:paraId="6A5F11F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lastRenderedPageBreak/>
        <w:t xml:space="preserve">48. </w:t>
      </w:r>
      <w:r w:rsidRPr="00293136">
        <w:rPr>
          <w:rFonts w:ascii="Times New Roman" w:hAnsi="Times New Roman" w:cs="Times New Roman"/>
          <w:noProof/>
        </w:rPr>
        <w:tab/>
        <w:t xml:space="preserve">Richards FJ (1959) A Flexible Growth Function for Empirical Use. </w:t>
      </w:r>
      <w:r w:rsidRPr="00293136">
        <w:rPr>
          <w:rFonts w:ascii="Times New Roman" w:hAnsi="Times New Roman" w:cs="Times New Roman"/>
          <w:i/>
          <w:iCs/>
          <w:noProof/>
        </w:rPr>
        <w:t>J Exp Bot</w:t>
      </w:r>
      <w:r w:rsidRPr="00293136">
        <w:rPr>
          <w:rFonts w:ascii="Times New Roman" w:hAnsi="Times New Roman" w:cs="Times New Roman"/>
          <w:noProof/>
        </w:rPr>
        <w:t xml:space="preserve"> 10(2):290–301.</w:t>
      </w:r>
    </w:p>
    <w:p w14:paraId="5C41702C"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49. </w:t>
      </w:r>
      <w:r w:rsidRPr="00293136">
        <w:rPr>
          <w:rFonts w:ascii="Times New Roman" w:hAnsi="Times New Roman" w:cs="Times New Roman"/>
          <w:noProof/>
        </w:rPr>
        <w:tab/>
        <w:t xml:space="preserve">Clark F, Brook BW, Delean S, Reşit Akçakaya H, Bradshaw CJA (2010) The theta-logistic is unreliable for modelling most census data. </w:t>
      </w:r>
      <w:r w:rsidRPr="00293136">
        <w:rPr>
          <w:rFonts w:ascii="Times New Roman" w:hAnsi="Times New Roman" w:cs="Times New Roman"/>
          <w:i/>
          <w:iCs/>
          <w:noProof/>
        </w:rPr>
        <w:t>Methods Ecol Evol</w:t>
      </w:r>
      <w:r w:rsidRPr="00293136">
        <w:rPr>
          <w:rFonts w:ascii="Times New Roman" w:hAnsi="Times New Roman" w:cs="Times New Roman"/>
          <w:noProof/>
        </w:rPr>
        <w:t xml:space="preserve"> 1(3):253–262.</w:t>
      </w:r>
    </w:p>
    <w:p w14:paraId="5579255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50. </w:t>
      </w:r>
      <w:r w:rsidRPr="00293136">
        <w:rPr>
          <w:rFonts w:ascii="Times New Roman" w:hAnsi="Times New Roman" w:cs="Times New Roman"/>
          <w:noProof/>
        </w:rPr>
        <w:tab/>
        <w:t xml:space="preserve">Gilpin ME, Ayala FJ (1973) Global Models of Growth and Competition.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70(12 Pt 1-2):3590–3593.</w:t>
      </w:r>
    </w:p>
    <w:p w14:paraId="239A873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51. </w:t>
      </w:r>
      <w:r w:rsidRPr="00293136">
        <w:rPr>
          <w:rFonts w:ascii="Times New Roman" w:hAnsi="Times New Roman" w:cs="Times New Roman"/>
          <w:noProof/>
        </w:rPr>
        <w:tab/>
        <w:t xml:space="preserve">Verhulst P-F (1838) Notice sur la loi que la population suit dans son accroissement. Correspondance Mathématique et Physique Publiée par A. </w:t>
      </w:r>
      <w:r w:rsidRPr="00293136">
        <w:rPr>
          <w:rFonts w:ascii="Times New Roman" w:hAnsi="Times New Roman" w:cs="Times New Roman"/>
          <w:i/>
          <w:iCs/>
          <w:noProof/>
        </w:rPr>
        <w:t>Quetelet</w:t>
      </w:r>
      <w:r w:rsidRPr="00293136">
        <w:rPr>
          <w:rFonts w:ascii="Times New Roman" w:hAnsi="Times New Roman" w:cs="Times New Roman"/>
          <w:noProof/>
        </w:rPr>
        <w:t xml:space="preserve"> 10:113–121.</w:t>
      </w:r>
    </w:p>
    <w:p w14:paraId="0532753B" w14:textId="383AF104" w:rsidR="007C5E66" w:rsidRPr="0025589C" w:rsidRDefault="007C5E66" w:rsidP="00293136">
      <w:pPr>
        <w:widowControl w:val="0"/>
        <w:autoSpaceDE w:val="0"/>
        <w:autoSpaceDN w:val="0"/>
        <w:adjustRightInd w:val="0"/>
        <w:ind w:left="640" w:hanging="640"/>
      </w:pPr>
      <w:r w:rsidRPr="007E41E1">
        <w:fldChar w:fldCharType="end"/>
      </w:r>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1EB2CCC1" w:rsidR="007C5E66" w:rsidRPr="0025589C" w:rsidRDefault="007C5E66" w:rsidP="007C5E66">
      <w:r w:rsidRPr="0025589C">
        <w:t xml:space="preserve">We derive our growth models from a resource consumption perspective </w:t>
      </w:r>
      <w:r w:rsidRPr="0025589C">
        <w:fldChar w:fldCharType="begin" w:fldLock="1"/>
      </w:r>
      <w:r w:rsidR="00293136">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46)","plainTextFormattedCitation":"(20, 46)","previouslyFormattedCitation":"(20, 45)"},"properties":{"noteIndex":0},"schema":"https://github.com/citation-style-language/schema/raw/master/csl-citation.json"}</w:instrText>
      </w:r>
      <w:r w:rsidRPr="0025589C">
        <w:fldChar w:fldCharType="separate"/>
      </w:r>
      <w:r w:rsidR="00293136" w:rsidRPr="00293136">
        <w:rPr>
          <w:noProof/>
        </w:rPr>
        <w:t>(20, 46)</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w:t>
      </w:r>
      <w:proofErr w:type="spellStart"/>
      <w:r w:rsidRPr="0025589C">
        <w:t>pulation</w:t>
      </w:r>
      <w:proofErr w:type="spellEnd"/>
      <w:r w:rsidRPr="0025589C">
        <w:t xml:space="preserve">,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0769AC"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0769AC"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0769AC"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093B7D06"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293136">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(47)","plainTextFormattedCitation":"(47)","previouslyFormattedCitation":"(46)"},"properties":{"noteIndex":0},"schema":"https://github.com/citation-style-language/schema/raw/master/csl-citation.json"}</w:instrText>
      </w:r>
      <w:r w:rsidRPr="0025589C">
        <w:fldChar w:fldCharType="separate"/>
      </w:r>
      <w:r w:rsidR="00293136" w:rsidRPr="00293136">
        <w:rPr>
          <w:noProof/>
        </w:rPr>
        <w:t>(47)</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0769AC"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0769AC"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0769AC"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B632999" w:rsidR="007C5E66" w:rsidRPr="0025589C" w:rsidRDefault="007C5E66" w:rsidP="007C5E66">
      <w:pPr>
        <w:ind w:firstLine="0"/>
      </w:pPr>
      <w:r w:rsidRPr="0025589C">
        <w:t xml:space="preserve">which is the Richards differential equation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0769AC"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04BAE570"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1043D6E7"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293136">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Use","type":"article-journal","volume":"10"},"uris":["http://www.mendeley.com/documents/?uuid=670b32bc-a345-4abf-bcea-0172a7cce2b9"]}],"mendeley":{"formattedCitation":"(48)","manualFormatting":"(see Richards 1959, who uses different variables: W=N,A=K,m=ν+1,k=r</w:instrText>
      </w:r>
      <w:r w:rsidR="00293136">
        <w:rPr>
          <w:rFonts w:ascii="Cambria Math" w:hAnsi="Cambria Math" w:cs="Cambria Math"/>
          <w:noProof/>
        </w:rPr>
        <w:instrText>⋅</w:instrText>
      </w:r>
      <w:r w:rsidR="00293136">
        <w:rPr>
          <w:noProof/>
        </w:rPr>
        <w:instrText>ν)","plainTextFormattedCitation":"(48)","previouslyFormattedCitation":"(47)"},"properties":{"noteIndex":0},"schema":"https://github.com/citation-style-language/schema/raw/master/csl-citation.json"}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2CFC2F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w:t>
      </w:r>
      <w:r>
        <w:lastRenderedPageBreak/>
        <w:t xml:space="preserve">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data","type":"article-journal","volume":"1"},"uris":["http://www.mendeley.com/documents/?uuid=0167c58e-d4b5-4fe6-84ad-1929baacf2e0"]}],"mendeley":{"formattedCitation":"(44, 49)","plainTextFormattedCitation":"(44, 49)","previouslyFormattedCitation":"(43, 48)"},"properties":{"noteIndex":0},"schema":"https://github.com/citation-style-language/schema/raw/master/csl-citation.json"}</w:instrText>
      </w:r>
      <w:r w:rsidRPr="0025589C">
        <w:fldChar w:fldCharType="separate"/>
      </w:r>
      <w:r w:rsidR="00293136" w:rsidRPr="00293136">
        <w:rPr>
          <w:noProof/>
        </w:rPr>
        <w:t>(44, 49)</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293136">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(50)","plainTextFormattedCitation":"(50)","previouslyFormattedCitation":"(49)"},"properties":{"noteIndex":0},"schema":"https://github.com/citation-style-language/schema/raw/master/csl-citation.json"}</w:instrText>
      </w:r>
      <w:r w:rsidRPr="0025589C">
        <w:fldChar w:fldCharType="separate"/>
      </w:r>
      <w:r w:rsidR="00293136" w:rsidRPr="00293136">
        <w:rPr>
          <w:noProof/>
        </w:rPr>
        <w:t>(50)</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472" w:name="_Ref439853477"/>
      <w:r w:rsidRPr="0025589C">
        <w:t xml:space="preserve">Appendix </w:t>
      </w:r>
      <w:r>
        <w:t xml:space="preserve">B: </w:t>
      </w:r>
      <w:r w:rsidRPr="0025589C">
        <w:t>Mixed culture model</w:t>
      </w:r>
      <w:bookmarkEnd w:id="472"/>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0769A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w:t>
      </w:r>
      <w:proofErr w:type="spellStart"/>
      <w:r w:rsidRPr="0025589C">
        <w:t>tute</w:t>
      </w:r>
      <w:proofErr w:type="spellEnd"/>
      <w:r w:rsidRPr="0025589C">
        <w:t xml:space="preserv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0769A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0769AC"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0769AC"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473"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473"/>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474" w:name="_Ref453761140"/>
      <w:bookmarkStart w:id="475"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47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476"/>
      <w:r w:rsidRPr="009B1A45">
        <w:rPr>
          <w:color w:val="auto"/>
          <w:sz w:val="22"/>
          <w:szCs w:val="22"/>
        </w:rPr>
        <w:t xml:space="preserve">. </w:t>
      </w:r>
      <w:bookmarkEnd w:id="474"/>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475"/>
    </w:p>
    <w:p w14:paraId="77BF6815" w14:textId="77777777" w:rsidR="007C5E66" w:rsidRDefault="007C5E66" w:rsidP="007C5E66">
      <w:pPr>
        <w:spacing w:after="200"/>
        <w:rPr>
          <w:b/>
          <w:bCs/>
        </w:rPr>
      </w:pPr>
      <w:bookmarkStart w:id="477"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477"/>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478" w:name="_Ref453761035"/>
      <w:r>
        <w:br w:type="page"/>
      </w:r>
    </w:p>
    <w:bookmarkEnd w:id="478"/>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2270"/>
        <w:gridCol w:w="1615"/>
        <w:gridCol w:w="1875"/>
        <w:gridCol w:w="1955"/>
        <w:gridCol w:w="1430"/>
      </w:tblGrid>
      <w:tr w:rsidR="007C5E66" w:rsidRPr="001E0803" w14:paraId="5F88234D"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1615"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04BF2E12"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
          <w:p w14:paraId="6C8C7816" w14:textId="77777777" w:rsidR="007C5E66" w:rsidRPr="001E0803" w:rsidRDefault="000769A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
          <w:p w14:paraId="52587553" w14:textId="77777777" w:rsidR="007C5E66" w:rsidRPr="001E0803" w:rsidRDefault="000769A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877FD67"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
          <w:p w14:paraId="44773391" w14:textId="77777777" w:rsidR="007C5E66" w:rsidRPr="001E0803" w:rsidRDefault="000769A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
          <w:p w14:paraId="7F5DA4A9" w14:textId="77777777" w:rsidR="007C5E66" w:rsidRPr="00B36A9E" w:rsidRDefault="000769A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
          <w:p w14:paraId="4682D311" w14:textId="77777777" w:rsidR="007C5E66" w:rsidRPr="001E0803" w:rsidRDefault="000769A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23E80DC4" w14:textId="6E4ABD0A"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1E0803">
              <w:rPr>
                <w:sz w:val="18"/>
                <w:szCs w:val="18"/>
              </w:rPr>
              <w:fldChar w:fldCharType="separate"/>
            </w:r>
            <w:r w:rsidR="00293136" w:rsidRPr="00293136">
              <w:rPr>
                <w:noProof/>
                <w:sz w:val="18"/>
                <w:szCs w:val="18"/>
              </w:rPr>
              <w:t>(48)</w:t>
            </w:r>
            <w:r w:rsidRPr="001E0803">
              <w:rPr>
                <w:sz w:val="18"/>
                <w:szCs w:val="18"/>
              </w:rPr>
              <w:fldChar w:fldCharType="end"/>
            </w:r>
          </w:p>
        </w:tc>
      </w:tr>
      <w:tr w:rsidR="007C5E66" w:rsidRPr="001E0803" w14:paraId="513CFCA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715EDBEB"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
          <w:p w14:paraId="12CBF4CE" w14:textId="77777777" w:rsidR="007C5E66" w:rsidRPr="001E0803" w:rsidRDefault="000769A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0332DC60" w14:textId="6F737AAA"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293136" w:rsidRPr="00293136">
              <w:rPr>
                <w:noProof/>
                <w:sz w:val="18"/>
                <w:szCs w:val="18"/>
              </w:rPr>
              <w:t>(44)</w:t>
            </w:r>
            <w:r w:rsidRPr="001E0803">
              <w:rPr>
                <w:sz w:val="18"/>
                <w:szCs w:val="18"/>
              </w:rPr>
              <w:fldChar w:fldCharType="end"/>
            </w:r>
          </w:p>
        </w:tc>
      </w:tr>
      <w:tr w:rsidR="007C5E66" w:rsidRPr="001E0803" w14:paraId="7BF25B1C"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
          <w:p w14:paraId="472D403F" w14:textId="77777777" w:rsidR="007C5E66" w:rsidRPr="001E0803" w:rsidRDefault="000769A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0769A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74730777" w14:textId="3B679CAA"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(51)","plainTextFormattedCitation":"(51)","previouslyFormattedCitation":"(50)"},"properties":{"noteIndex":0},"schema":"https://github.com/citation-style-language/schema/raw/master/csl-citation.json"}</w:instrText>
            </w:r>
            <w:r w:rsidRPr="001E0803">
              <w:rPr>
                <w:sz w:val="18"/>
                <w:szCs w:val="18"/>
              </w:rPr>
              <w:fldChar w:fldCharType="separate"/>
            </w:r>
            <w:r w:rsidR="00293136" w:rsidRPr="00293136">
              <w:rPr>
                <w:noProof/>
                <w:sz w:val="18"/>
                <w:szCs w:val="18"/>
              </w:rPr>
              <w:t>(51)</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479"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479"/>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
      <w:tblGrid>
        <w:gridCol w:w="1418"/>
        <w:gridCol w:w="1134"/>
        <w:gridCol w:w="1134"/>
        <w:gridCol w:w="1134"/>
        <w:gridCol w:w="1134"/>
        <w:gridCol w:w="1134"/>
        <w:gridCol w:w="1134"/>
      </w:tblGrid>
      <w:tr w:rsidR="007C5E66" w:rsidRPr="001E0803" w14:paraId="24D84A0C"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4F2819D" w14:textId="77777777" w:rsidR="007C5E66" w:rsidRPr="001E0803" w:rsidRDefault="007C5E66" w:rsidP="00282251">
            <w:pPr>
              <w:jc w:val="center"/>
              <w:rPr>
                <w:sz w:val="18"/>
                <w:szCs w:val="18"/>
              </w:rPr>
            </w:pPr>
          </w:p>
        </w:tc>
        <w:tc>
          <w:tcPr>
            <w:tcW w:w="2268" w:type="dxa"/>
            <w:gridSpan w:val="2"/>
          </w:tcPr>
          <w:p w14:paraId="26632F7D"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68" w:type="dxa"/>
            <w:gridSpan w:val="2"/>
          </w:tcPr>
          <w:p w14:paraId="4621A4E1"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268" w:type="dxa"/>
            <w:gridSpan w:val="2"/>
          </w:tcPr>
          <w:p w14:paraId="13BF16BF"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D54257" w:rsidRPr="001E0803" w14:paraId="6A70779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AD00732" w14:textId="77777777"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Strain</w:t>
            </w:r>
          </w:p>
          <w:p w14:paraId="4F23E35C" w14:textId="27B8CE7A"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Parameter</w:t>
            </w:r>
          </w:p>
        </w:tc>
        <w:tc>
          <w:tcPr>
            <w:tcW w:w="1134" w:type="dxa"/>
          </w:tcPr>
          <w:p w14:paraId="2ED630F7" w14:textId="4F6D022A"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A1 (red)</w:t>
            </w:r>
          </w:p>
        </w:tc>
        <w:tc>
          <w:tcPr>
            <w:tcW w:w="1134" w:type="dxa"/>
          </w:tcPr>
          <w:p w14:paraId="6A2146D3" w14:textId="0F00C0B0"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A2 (green)</w:t>
            </w:r>
          </w:p>
        </w:tc>
        <w:tc>
          <w:tcPr>
            <w:tcW w:w="1134" w:type="dxa"/>
          </w:tcPr>
          <w:p w14:paraId="19A6F75A" w14:textId="7D96FD4E"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B1 (red)</w:t>
            </w:r>
          </w:p>
        </w:tc>
        <w:tc>
          <w:tcPr>
            <w:tcW w:w="1134" w:type="dxa"/>
          </w:tcPr>
          <w:p w14:paraId="356C0459" w14:textId="63B278D8"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B2 (green)</w:t>
            </w:r>
          </w:p>
        </w:tc>
        <w:tc>
          <w:tcPr>
            <w:tcW w:w="1134" w:type="dxa"/>
          </w:tcPr>
          <w:p w14:paraId="0BEF9D35" w14:textId="0FD4ED55"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C3 (red)</w:t>
            </w:r>
          </w:p>
        </w:tc>
        <w:tc>
          <w:tcPr>
            <w:tcW w:w="1134" w:type="dxa"/>
          </w:tcPr>
          <w:p w14:paraId="026EA9B0" w14:textId="534A89D4"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C4 (green)</w:t>
            </w:r>
          </w:p>
        </w:tc>
      </w:tr>
      <w:tr w:rsidR="007C5E66" w:rsidRPr="001E0803" w14:paraId="725DB740"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D1598EC" w14:textId="77777777" w:rsidR="007C5E66" w:rsidRPr="0025569E" w:rsidRDefault="000769AC"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
          <w:p w14:paraId="2098726C"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34" w:type="dxa"/>
          </w:tcPr>
          <w:p w14:paraId="136A672A"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34" w:type="dxa"/>
          </w:tcPr>
          <w:p w14:paraId="7404662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34" w:type="dxa"/>
          </w:tcPr>
          <w:p w14:paraId="67CF292D"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134" w:type="dxa"/>
          </w:tcPr>
          <w:p w14:paraId="116B82E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134" w:type="dxa"/>
          </w:tcPr>
          <w:p w14:paraId="6488E24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104BFCF3"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K</m:t>
                </m:r>
              </m:oMath>
            </m:oMathPara>
          </w:p>
        </w:tc>
        <w:tc>
          <w:tcPr>
            <w:tcW w:w="1134" w:type="dxa"/>
          </w:tcPr>
          <w:p w14:paraId="4E33C2EE"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34" w:type="dxa"/>
          </w:tcPr>
          <w:p w14:paraId="32C9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34" w:type="dxa"/>
          </w:tcPr>
          <w:p w14:paraId="09224DA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34" w:type="dxa"/>
          </w:tcPr>
          <w:p w14:paraId="040A9881"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134" w:type="dxa"/>
          </w:tcPr>
          <w:p w14:paraId="2589384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134" w:type="dxa"/>
          </w:tcPr>
          <w:p w14:paraId="1C3FA93F"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3A29F68"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r</m:t>
                </m:r>
              </m:oMath>
            </m:oMathPara>
          </w:p>
        </w:tc>
        <w:tc>
          <w:tcPr>
            <w:tcW w:w="1134" w:type="dxa"/>
          </w:tcPr>
          <w:p w14:paraId="10C9FAE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34" w:type="dxa"/>
          </w:tcPr>
          <w:p w14:paraId="2FAA2FA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34" w:type="dxa"/>
          </w:tcPr>
          <w:p w14:paraId="2EF2F01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34" w:type="dxa"/>
          </w:tcPr>
          <w:p w14:paraId="38F059D9"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134" w:type="dxa"/>
          </w:tcPr>
          <w:p w14:paraId="77B3B0F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134" w:type="dxa"/>
          </w:tcPr>
          <w:p w14:paraId="439923D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11C9667"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ν</m:t>
                </m:r>
              </m:oMath>
            </m:oMathPara>
          </w:p>
        </w:tc>
        <w:tc>
          <w:tcPr>
            <w:tcW w:w="1134" w:type="dxa"/>
          </w:tcPr>
          <w:p w14:paraId="00C2BC9F" w14:textId="77777777" w:rsidR="007C5E66" w:rsidRPr="0004145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41453">
              <w:rPr>
                <w:sz w:val="18"/>
                <w:szCs w:val="18"/>
              </w:rPr>
              <w:t>1*</w:t>
            </w:r>
          </w:p>
        </w:tc>
        <w:tc>
          <w:tcPr>
            <w:tcW w:w="1134" w:type="dxa"/>
          </w:tcPr>
          <w:p w14:paraId="49CAD303"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34" w:type="dxa"/>
          </w:tcPr>
          <w:p w14:paraId="050DFD3A"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34" w:type="dxa"/>
          </w:tcPr>
          <w:p w14:paraId="04B83E9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134" w:type="dxa"/>
          </w:tcPr>
          <w:p w14:paraId="2B44DF66"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134" w:type="dxa"/>
          </w:tcPr>
          <w:p w14:paraId="0C3B11AB"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
          <w:p w14:paraId="0BD6B033" w14:textId="77777777" w:rsidR="007C5E66" w:rsidRPr="0025569E" w:rsidRDefault="000769AC"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
          <w:p w14:paraId="46324A53"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34" w:type="dxa"/>
            <w:tcBorders>
              <w:bottom w:val="nil"/>
            </w:tcBorders>
          </w:tcPr>
          <w:p w14:paraId="125A3C0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34" w:type="dxa"/>
            <w:tcBorders>
              <w:bottom w:val="nil"/>
            </w:tcBorders>
          </w:tcPr>
          <w:p w14:paraId="2ABDA54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487A21E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107392F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134" w:type="dxa"/>
            <w:tcBorders>
              <w:bottom w:val="nil"/>
            </w:tcBorders>
          </w:tcPr>
          <w:p w14:paraId="3CD9740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
          <w:p w14:paraId="60AE551A"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
          <w:p w14:paraId="1B03B8D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34" w:type="dxa"/>
            <w:tcBorders>
              <w:top w:val="nil"/>
              <w:bottom w:val="single" w:sz="4" w:space="0" w:color="auto"/>
            </w:tcBorders>
          </w:tcPr>
          <w:p w14:paraId="78D7B7C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34" w:type="dxa"/>
            <w:tcBorders>
              <w:top w:val="nil"/>
              <w:bottom w:val="single" w:sz="4" w:space="0" w:color="auto"/>
            </w:tcBorders>
          </w:tcPr>
          <w:p w14:paraId="06B1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746A279B"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277E5A33"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134" w:type="dxa"/>
            <w:tcBorders>
              <w:top w:val="nil"/>
              <w:bottom w:val="single" w:sz="4" w:space="0" w:color="auto"/>
            </w:tcBorders>
          </w:tcPr>
          <w:p w14:paraId="355717CA"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0A5F711F" w:rsidR="007C5E66" w:rsidRPr="009B1A45" w:rsidRDefault="007C5E66" w:rsidP="007C5E66">
      <w:pPr>
        <w:jc w:val="center"/>
        <w:rPr>
          <w:sz w:val="22"/>
          <w:szCs w:val="22"/>
        </w:rPr>
      </w:pPr>
      <w:r w:rsidRPr="009B1A45">
        <w:rPr>
          <w:sz w:val="22"/>
          <w:szCs w:val="22"/>
        </w:rPr>
        <w:t>* denotes fixed parameters</w:t>
      </w:r>
    </w:p>
    <w:p w14:paraId="0A5DDAEF" w14:textId="0A8370E8" w:rsidR="007C5E66" w:rsidRPr="009B1A45" w:rsidRDefault="007C5E66" w:rsidP="007C5E66">
      <w:pPr>
        <w:jc w:val="center"/>
        <w:rPr>
          <w:sz w:val="22"/>
          <w:szCs w:val="22"/>
        </w:rPr>
      </w:pPr>
      <w:r w:rsidRPr="009B1A45">
        <w:rPr>
          <w:sz w:val="22"/>
          <w:szCs w:val="22"/>
        </w:rPr>
        <w:t>- denotes invalid parameter values</w:t>
      </w:r>
    </w:p>
    <w:p w14:paraId="0EE2EEC4" w14:textId="77777777" w:rsidR="00282251" w:rsidRDefault="00282251"/>
    <w:sectPr w:rsidR="00282251" w:rsidSect="007C5E66">
      <w:headerReference w:type="even" r:id="rId29"/>
      <w:headerReference w:type="default" r:id="rId30"/>
      <w:footerReference w:type="even" r:id="rId31"/>
      <w:footerReference w:type="default" r:id="rId32"/>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TF Cooper" w:date="2019-01-18T09:47:00Z" w:initials="tcooper">
    <w:p w14:paraId="528CD386" w14:textId="77777777" w:rsidR="003E53FB" w:rsidRDefault="003E53FB"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3E53FB" w:rsidRDefault="003E53FB" w:rsidP="008C00A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2B2EE" w14:textId="77777777" w:rsidR="003901ED" w:rsidRDefault="003901ED">
      <w:pPr>
        <w:spacing w:line="240" w:lineRule="auto"/>
      </w:pPr>
      <w:r>
        <w:separator/>
      </w:r>
    </w:p>
  </w:endnote>
  <w:endnote w:type="continuationSeparator" w:id="0">
    <w:p w14:paraId="2A30F193" w14:textId="77777777" w:rsidR="003901ED" w:rsidRDefault="0039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3E53FB" w:rsidRDefault="003E53F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3E53FB" w:rsidRDefault="003E5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3E53FB" w:rsidRDefault="003E53FB"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3E53FB" w:rsidRDefault="003E53FB"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0C57A" w14:textId="77777777" w:rsidR="003901ED" w:rsidRDefault="003901ED">
      <w:pPr>
        <w:spacing w:line="240" w:lineRule="auto"/>
      </w:pPr>
      <w:r>
        <w:separator/>
      </w:r>
    </w:p>
  </w:footnote>
  <w:footnote w:type="continuationSeparator" w:id="0">
    <w:p w14:paraId="0866CF05" w14:textId="77777777" w:rsidR="003901ED" w:rsidRDefault="0039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3E53FB" w:rsidRDefault="003E53FB"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017703C6" w:rsidR="003E53FB" w:rsidRDefault="003E53FB"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April 14,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769AC"/>
    <w:rsid w:val="00090E90"/>
    <w:rsid w:val="000A2E15"/>
    <w:rsid w:val="000D2AB6"/>
    <w:rsid w:val="000E36A2"/>
    <w:rsid w:val="001050EA"/>
    <w:rsid w:val="00127252"/>
    <w:rsid w:val="00140DEF"/>
    <w:rsid w:val="00153581"/>
    <w:rsid w:val="00183E8A"/>
    <w:rsid w:val="00200B54"/>
    <w:rsid w:val="0023159F"/>
    <w:rsid w:val="0025569E"/>
    <w:rsid w:val="0026707A"/>
    <w:rsid w:val="00282251"/>
    <w:rsid w:val="002836E0"/>
    <w:rsid w:val="00293136"/>
    <w:rsid w:val="002E1970"/>
    <w:rsid w:val="003901ED"/>
    <w:rsid w:val="003E53FB"/>
    <w:rsid w:val="003F186E"/>
    <w:rsid w:val="004D064A"/>
    <w:rsid w:val="004D48D3"/>
    <w:rsid w:val="00500DD3"/>
    <w:rsid w:val="00505F44"/>
    <w:rsid w:val="00537FBE"/>
    <w:rsid w:val="005744E1"/>
    <w:rsid w:val="00575468"/>
    <w:rsid w:val="005A0698"/>
    <w:rsid w:val="005B0259"/>
    <w:rsid w:val="005F266B"/>
    <w:rsid w:val="00601928"/>
    <w:rsid w:val="0063203F"/>
    <w:rsid w:val="006455F8"/>
    <w:rsid w:val="00662866"/>
    <w:rsid w:val="00737B42"/>
    <w:rsid w:val="00746829"/>
    <w:rsid w:val="00776FEE"/>
    <w:rsid w:val="00790A8E"/>
    <w:rsid w:val="007B3AFF"/>
    <w:rsid w:val="007C5E66"/>
    <w:rsid w:val="00825D88"/>
    <w:rsid w:val="00847D52"/>
    <w:rsid w:val="00880E6B"/>
    <w:rsid w:val="0089083C"/>
    <w:rsid w:val="008C00A9"/>
    <w:rsid w:val="008C4289"/>
    <w:rsid w:val="0093323B"/>
    <w:rsid w:val="00955658"/>
    <w:rsid w:val="009B66A3"/>
    <w:rsid w:val="009F1ACC"/>
    <w:rsid w:val="00AD69AC"/>
    <w:rsid w:val="00AE69A1"/>
    <w:rsid w:val="00B219AA"/>
    <w:rsid w:val="00B24D46"/>
    <w:rsid w:val="00BB215E"/>
    <w:rsid w:val="00C25F1A"/>
    <w:rsid w:val="00C552FE"/>
    <w:rsid w:val="00C66759"/>
    <w:rsid w:val="00C77C0D"/>
    <w:rsid w:val="00C84171"/>
    <w:rsid w:val="00D02FF1"/>
    <w:rsid w:val="00D20B78"/>
    <w:rsid w:val="00D20E6F"/>
    <w:rsid w:val="00D54257"/>
    <w:rsid w:val="00D91519"/>
    <w:rsid w:val="00DA7E5B"/>
    <w:rsid w:val="00E27A62"/>
    <w:rsid w:val="00E3612F"/>
    <w:rsid w:val="00E44E3A"/>
    <w:rsid w:val="00E47382"/>
    <w:rsid w:val="00E5156E"/>
    <w:rsid w:val="00E73880"/>
    <w:rsid w:val="00E92FEB"/>
    <w:rsid w:val="00F3329A"/>
    <w:rsid w:val="00F56016"/>
    <w:rsid w:val="00F70DFB"/>
    <w:rsid w:val="00F854D4"/>
    <w:rsid w:val="00F862FF"/>
    <w:rsid w:val="00FC2538"/>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462953">
      <w:bodyDiv w:val="1"/>
      <w:marLeft w:val="0"/>
      <w:marRight w:val="0"/>
      <w:marTop w:val="0"/>
      <w:marBottom w:val="0"/>
      <w:divBdr>
        <w:top w:val="none" w:sz="0" w:space="0" w:color="auto"/>
        <w:left w:val="none" w:sz="0" w:space="0" w:color="auto"/>
        <w:bottom w:val="none" w:sz="0" w:space="0" w:color="auto"/>
        <w:right w:val="none" w:sz="0" w:space="0" w:color="auto"/>
      </w:divBdr>
      <w:divsChild>
        <w:div w:id="2063360702">
          <w:marLeft w:val="0"/>
          <w:marRight w:val="0"/>
          <w:marTop w:val="0"/>
          <w:marBottom w:val="0"/>
          <w:divBdr>
            <w:top w:val="none" w:sz="0" w:space="0" w:color="auto"/>
            <w:left w:val="none" w:sz="0" w:space="0" w:color="auto"/>
            <w:bottom w:val="none" w:sz="0" w:space="0" w:color="auto"/>
            <w:right w:val="none" w:sz="0" w:space="0" w:color="auto"/>
          </w:divBdr>
        </w:div>
        <w:div w:id="895428908">
          <w:marLeft w:val="0"/>
          <w:marRight w:val="0"/>
          <w:marTop w:val="0"/>
          <w:marBottom w:val="0"/>
          <w:divBdr>
            <w:top w:val="none" w:sz="0" w:space="0" w:color="auto"/>
            <w:left w:val="none" w:sz="0" w:space="0" w:color="auto"/>
            <w:bottom w:val="none" w:sz="0" w:space="0" w:color="auto"/>
            <w:right w:val="none" w:sz="0" w:space="0" w:color="auto"/>
          </w:divBdr>
        </w:div>
        <w:div w:id="375159471">
          <w:marLeft w:val="0"/>
          <w:marRight w:val="0"/>
          <w:marTop w:val="0"/>
          <w:marBottom w:val="0"/>
          <w:divBdr>
            <w:top w:val="none" w:sz="0" w:space="0" w:color="auto"/>
            <w:left w:val="none" w:sz="0" w:space="0" w:color="auto"/>
            <w:bottom w:val="none" w:sz="0" w:space="0" w:color="auto"/>
            <w:right w:val="none" w:sz="0" w:space="0" w:color="auto"/>
          </w:divBdr>
        </w:div>
        <w:div w:id="632291715">
          <w:marLeft w:val="0"/>
          <w:marRight w:val="0"/>
          <w:marTop w:val="0"/>
          <w:marBottom w:val="0"/>
          <w:divBdr>
            <w:top w:val="none" w:sz="0" w:space="0" w:color="auto"/>
            <w:left w:val="none" w:sz="0" w:space="0" w:color="auto"/>
            <w:bottom w:val="none" w:sz="0" w:space="0" w:color="auto"/>
            <w:right w:val="none" w:sz="0" w:space="0" w:color="auto"/>
          </w:divBdr>
        </w:div>
      </w:divsChild>
    </w:div>
    <w:div w:id="246306353">
      <w:bodyDiv w:val="1"/>
      <w:marLeft w:val="0"/>
      <w:marRight w:val="0"/>
      <w:marTop w:val="0"/>
      <w:marBottom w:val="0"/>
      <w:divBdr>
        <w:top w:val="none" w:sz="0" w:space="0" w:color="auto"/>
        <w:left w:val="none" w:sz="0" w:space="0" w:color="auto"/>
        <w:bottom w:val="none" w:sz="0" w:space="0" w:color="auto"/>
        <w:right w:val="none" w:sz="0" w:space="0" w:color="auto"/>
      </w:divBdr>
    </w:div>
    <w:div w:id="324866622">
      <w:bodyDiv w:val="1"/>
      <w:marLeft w:val="0"/>
      <w:marRight w:val="0"/>
      <w:marTop w:val="0"/>
      <w:marBottom w:val="0"/>
      <w:divBdr>
        <w:top w:val="none" w:sz="0" w:space="0" w:color="auto"/>
        <w:left w:val="none" w:sz="0" w:space="0" w:color="auto"/>
        <w:bottom w:val="none" w:sz="0" w:space="0" w:color="auto"/>
        <w:right w:val="none" w:sz="0" w:space="0" w:color="auto"/>
      </w:divBdr>
    </w:div>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github.com/yoavram/curvebal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l.dropboxusercontent.com/u/1578682/supp.ipyn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figshare.com/s/b08c6b975779e03ec48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yoavram/curveball_m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curveball.netlify.com" TargetMode="External"/><Relationship Id="rId28"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curveball.yoavram.com"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curveball.yoavram.com" TargetMode="External"/><Relationship Id="rId27" Type="http://schemas.openxmlformats.org/officeDocument/2006/relationships/image" Target="media/image10.em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8C5E2-D0E6-CC4A-8FFA-539C1E58B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31</Pages>
  <Words>37077</Words>
  <Characters>211340</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42</cp:revision>
  <dcterms:created xsi:type="dcterms:W3CDTF">2019-01-09T07:54:00Z</dcterms:created>
  <dcterms:modified xsi:type="dcterms:W3CDTF">2019-04-14T14:18:00Z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http://www.zotero.org/styles/israeli-science-foundation</vt:lpwstr>
  </property>
  <property fmtid="{D5CDD505-2E9C-101B-9397-08002B2CF9AE}" pid="16" name="Mendeley Recent Style Name 5_1">
    <vt:lpwstr>Israeli Science Foundation (Yoav Ram)</vt:lpwstr>
  </property>
  <property fmtid="{D5CDD505-2E9C-101B-9397-08002B2CF9AE}" pid="17" name="Mendeley Recent Style Id 6_1">
    <vt:lpwstr>http://www.zotero.org/styles/national-science-foundation-grant-proposals</vt:lpwstr>
  </property>
  <property fmtid="{D5CDD505-2E9C-101B-9397-08002B2CF9AE}" pid="18" name="Mendeley Recent Style Name 6_1">
    <vt:lpwstr>National Science Foundation (grant proposals)</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