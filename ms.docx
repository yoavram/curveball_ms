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Eynat Dellus-Gur</w:t>
      </w:r>
      <w:r w:rsidRPr="000A28AB">
        <w:rPr>
          <w:rFonts w:ascii="Palatino Linotype" w:hAnsi="Palatino Linotype"/>
          <w:vertAlign w:val="superscript"/>
        </w:rPr>
        <w:t>1</w:t>
      </w:r>
      <w:r w:rsidRPr="000A28AB">
        <w:rPr>
          <w:rFonts w:ascii="Palatino Linotype" w:hAnsi="Palatino Linotype"/>
        </w:rPr>
        <w:t>, Maayan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Lilach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r w:rsidR="001B1CBA">
        <w:rPr>
          <w:noProof/>
        </w:rPr>
        <w:t>October 18, 2017</w:t>
      </w:r>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10F57B02" w:rsidR="007A7F01" w:rsidRPr="000A28AB" w:rsidRDefault="007A7F01" w:rsidP="00781B9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yoavram</w:t>
      </w:r>
      <w:r w:rsidRPr="000A28AB">
        <w:t>@</w:t>
      </w:r>
      <w:r w:rsidR="00781B9D">
        <w:t>post.tau.ac.il</w:t>
      </w:r>
    </w:p>
    <w:p w14:paraId="3075B36C" w14:textId="77777777" w:rsidR="007A7F01" w:rsidRPr="000A28AB" w:rsidRDefault="007A7F01" w:rsidP="00AD5609"/>
    <w:p w14:paraId="7425328E" w14:textId="5C61F849" w:rsidR="00AA31CF" w:rsidRDefault="007A7F01" w:rsidP="001B1CBA">
      <w:r w:rsidRPr="000A28AB">
        <w:rPr>
          <w:b/>
          <w:bCs/>
        </w:rPr>
        <w:t>Keywords:</w:t>
      </w:r>
      <w:r w:rsidRPr="000A28AB">
        <w:t xml:space="preserve"> mathematical model, fitness, selection coefficient, experimental evolution, microbial </w:t>
      </w:r>
      <w:r w:rsidR="0048225D">
        <w:t>evolution</w:t>
      </w:r>
      <w:del w:id="0"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1DF02355" w:rsidR="007A7F01" w:rsidRDefault="0086305A" w:rsidP="0099718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r w:rsidR="00481B1E" w:rsidRPr="00481B1E">
        <w:rPr>
          <w:i/>
          <w:iCs/>
        </w:rPr>
        <w:t>Curveball</w:t>
      </w:r>
      <w:r w:rsidR="00481B1E">
        <w:t>,</w:t>
      </w:r>
      <w:r w:rsidR="007A7F01" w:rsidRPr="000A28AB">
        <w:t xml:space="preserve"> a new </w:t>
      </w:r>
      <w:r w:rsidR="00481B1E">
        <w:t>computational 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implemented </w:t>
      </w:r>
      <w:r w:rsidR="009A7347">
        <w:rPr>
          <w:i/>
          <w:iCs/>
        </w:rPr>
        <w:t>Curveball</w:t>
      </w:r>
      <w:r w:rsidR="00255A7A" w:rsidRPr="000A28AB">
        <w:t xml:space="preserve"> in an open-source software package (</w:t>
      </w:r>
      <w:hyperlink r:id="rId8" w:history="1">
        <w:r w:rsidR="00481B1E" w:rsidRPr="00481B1E">
          <w:rPr>
            <w:rStyle w:val="Hyperlink"/>
          </w:rPr>
          <w:t>http://curveball.yoavram.com</w:t>
        </w:r>
        <w:r w:rsidR="00481B1E" w:rsidRPr="00B0352C">
          <w:rPr>
            <w:rStyle w:val="Hyperlink"/>
          </w:rPr>
          <w:t>)</w:t>
        </w:r>
      </w:hyperlink>
      <w:r w:rsidR="00481B1E">
        <w:t xml:space="preserve"> and </w:t>
      </w:r>
      <w:r w:rsidR="007A7F01" w:rsidRPr="000A28AB">
        <w:t xml:space="preserve">validated </w:t>
      </w:r>
      <w:r w:rsidR="00960E5F">
        <w:t>the</w:t>
      </w:r>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r>
        <w:rPr>
          <w:i/>
          <w:iCs/>
        </w:rPr>
        <w:t xml:space="preserve">Curveball </w:t>
      </w:r>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r w:rsidR="001F3A92" w:rsidRPr="00B02278">
        <w:rPr>
          <w:i/>
          <w:iCs/>
        </w:rPr>
        <w:t>Curveball</w:t>
      </w:r>
      <w:r w:rsidR="001F3A92" w:rsidRPr="000A28AB">
        <w:t xml:space="preserve"> </w:t>
      </w:r>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a period of time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77777777" w:rsidR="00285E7E" w:rsidRPr="000A28AB" w:rsidRDefault="00515701" w:rsidP="00515701">
      <w:pPr>
        <w:keepNext/>
      </w:pPr>
      <w:r w:rsidRPr="000A28AB">
        <w:rPr>
          <w:noProof/>
        </w:rPr>
        <w:drawing>
          <wp:inline distT="0" distB="0" distL="0" distR="0" wp14:anchorId="1D1938B2" wp14:editId="6BA0CB8B">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2D4748DE" w14:textId="58EEA247" w:rsidR="00285E7E" w:rsidRPr="000A28AB" w:rsidRDefault="00285E7E" w:rsidP="00613C10">
      <w:pPr>
        <w:pStyle w:val="Caption"/>
        <w:rPr>
          <w:b w:val="0"/>
          <w:bCs w:val="0"/>
          <w:color w:val="auto"/>
        </w:rPr>
      </w:pPr>
      <w:bookmarkStart w:id="1"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1"/>
      <w:r w:rsidRPr="000A28AB">
        <w:rPr>
          <w:color w:val="auto"/>
        </w:rPr>
        <w:t xml:space="preserve">. Fitting </w:t>
      </w:r>
      <w:del w:id="2" w:author="Yoav Ram" w:date="2017-10-19T14:06:00Z">
        <w:r w:rsidRPr="000A28AB" w:rsidDel="005C700D">
          <w:rPr>
            <w:color w:val="auto"/>
          </w:rPr>
          <w:delText xml:space="preserve">an </w:delText>
        </w:r>
      </w:del>
      <w:ins w:id="3"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4" w:author="Yoav Ram" w:date="2017-10-19T14:09:00Z">
        <w:r w:rsidRPr="000A28AB" w:rsidDel="00AA6099">
          <w:rPr>
            <w:b w:val="0"/>
            <w:bCs w:val="0"/>
            <w:color w:val="auto"/>
          </w:rPr>
          <w:delText>The g</w:delText>
        </w:r>
      </w:del>
      <w:ins w:id="5" w:author="Yoav Ram" w:date="2017-10-19T14:09:00Z">
        <w:r w:rsidR="00AA6099">
          <w:rPr>
            <w:b w:val="0"/>
            <w:bCs w:val="0"/>
            <w:color w:val="auto"/>
          </w:rPr>
          <w:t>G</w:t>
        </w:r>
      </w:ins>
      <w:r w:rsidRPr="000A28AB">
        <w:rPr>
          <w:b w:val="0"/>
          <w:bCs w:val="0"/>
          <w:color w:val="auto"/>
        </w:rPr>
        <w:t>rowth rate</w:t>
      </w:r>
      <w:ins w:id="6" w:author="Yoav Ram" w:date="2017-10-19T14:09:00Z">
        <w:r w:rsidR="00AA6099">
          <w:rPr>
            <w:b w:val="0"/>
            <w:bCs w:val="0"/>
            <w:color w:val="auto"/>
          </w:rPr>
          <w:t xml:space="preserve">s are commonly estimated from growth curves data using this </w:t>
        </w:r>
      </w:ins>
      <w:ins w:id="7" w:author="Yoav Ram" w:date="2017-10-19T14:14:00Z">
        <w:r w:rsidR="00A80051">
          <w:rPr>
            <w:b w:val="0"/>
            <w:bCs w:val="0"/>
            <w:color w:val="auto"/>
          </w:rPr>
          <w:t xml:space="preserve">or a similar </w:t>
        </w:r>
      </w:ins>
      <w:ins w:id="8" w:author="Yoav Ram" w:date="2017-10-19T14:09:00Z">
        <w:r w:rsidR="00AA6099">
          <w:rPr>
            <w:b w:val="0"/>
            <w:bCs w:val="0"/>
            <w:color w:val="auto"/>
          </w:rPr>
          <w:t>approach:</w:t>
        </w:r>
      </w:ins>
      <w:r w:rsidRPr="000A28AB">
        <w:rPr>
          <w:b w:val="0"/>
          <w:bCs w:val="0"/>
          <w:color w:val="auto"/>
        </w:rPr>
        <w:t xml:space="preserve"> </w:t>
      </w:r>
      <w:del w:id="9"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10" w:author="Yoav Ram" w:date="2017-10-19T14:10:00Z">
        <w:r w:rsidR="00AA6099">
          <w:rPr>
            <w:b w:val="0"/>
            <w:bCs w:val="0"/>
            <w:color w:val="auto"/>
          </w:rPr>
          <w:t xml:space="preserve">is </w:t>
        </w:r>
      </w:ins>
      <w:del w:id="11"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12" w:author="Yoav Ram" w:date="2017-10-19T14:10:00Z">
        <w:r w:rsidR="00AA6099">
          <w:rPr>
            <w:b w:val="0"/>
            <w:bCs w:val="0"/>
            <w:color w:val="auto"/>
          </w:rPr>
          <w:t xml:space="preserve"> growth cu</w:t>
        </w:r>
      </w:ins>
      <w:ins w:id="13" w:author="Yoav Ram" w:date="2017-10-19T14:15:00Z">
        <w:r w:rsidR="00A80051">
          <w:rPr>
            <w:b w:val="0"/>
            <w:bCs w:val="0"/>
            <w:color w:val="auto"/>
          </w:rPr>
          <w:t>r</w:t>
        </w:r>
      </w:ins>
      <w:ins w:id="14"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15" w:author="Yoav Ram" w:date="2017-10-19T14:10:00Z">
        <w:r w:rsidR="00AA6099">
          <w:rPr>
            <w:b w:val="0"/>
            <w:bCs w:val="0"/>
            <w:color w:val="auto"/>
          </w:rPr>
          <w:t>;</w:t>
        </w:r>
      </w:ins>
      <w:del w:id="16"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17"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r w:rsidRPr="000A28AB">
        <w:rPr>
          <w:b w:val="0"/>
          <w:bCs w:val="0"/>
          <w:i/>
          <w:iCs/>
          <w:color w:val="auto"/>
        </w:rPr>
        <w:t>t</w:t>
      </w:r>
      <w:r w:rsidRPr="000A28AB">
        <w:rPr>
          <w:b w:val="0"/>
          <w:bCs w:val="0"/>
          <w:i/>
          <w:iCs/>
          <w:color w:val="auto"/>
          <w:vertAlign w:val="subscript"/>
        </w:rPr>
        <w:t>max</w:t>
      </w:r>
      <w:r w:rsidRPr="000A28AB">
        <w:rPr>
          <w:b w:val="0"/>
          <w:bCs w:val="0"/>
          <w:color w:val="auto"/>
        </w:rPr>
        <w:t xml:space="preserve"> is found</w:t>
      </w:r>
      <w:ins w:id="18" w:author="Yoav Ram" w:date="2017-10-19T14:10:00Z">
        <w:r w:rsidR="00AA6099">
          <w:rPr>
            <w:b w:val="0"/>
            <w:bCs w:val="0"/>
            <w:color w:val="auto"/>
          </w:rPr>
          <w:t xml:space="preserve"> by differentiating the fitted polynomial</w:t>
        </w:r>
      </w:ins>
      <w:ins w:id="19"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20"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21" w:author="Yoav Ram" w:date="2017-10-19T14:14:00Z">
              <w:rPr>
                <w:b w:val="0"/>
                <w:bCs w:val="0"/>
                <w:color w:val="auto"/>
              </w:rPr>
            </w:rPrChange>
          </w:rPr>
          <w:t>b</w:t>
        </w:r>
        <w:r w:rsidR="00A44F58">
          <w:rPr>
            <w:b w:val="0"/>
            <w:bCs w:val="0"/>
            <w:color w:val="auto"/>
          </w:rPr>
          <w:t xml:space="preserve"> are found such that </w:t>
        </w:r>
        <w:r w:rsidR="00A44F58" w:rsidRPr="000A28AB">
          <w:rPr>
            <w:b w:val="0"/>
            <w:bCs w:val="0"/>
            <w:i/>
            <w:iCs/>
            <w:color w:val="auto"/>
          </w:rPr>
          <w:t>b+at</w:t>
        </w:r>
        <w:r w:rsidR="00A44F58" w:rsidRPr="00A44F58" w:rsidDel="00A44F58">
          <w:rPr>
            <w:b w:val="0"/>
            <w:bCs w:val="0"/>
            <w:color w:val="auto"/>
          </w:rPr>
          <w:t xml:space="preserve"> </w:t>
        </w:r>
        <w:r w:rsidR="00A44F58">
          <w:rPr>
            <w:b w:val="0"/>
            <w:bCs w:val="0"/>
            <w:color w:val="auto"/>
          </w:rPr>
          <w:t xml:space="preserve">describe </w:t>
        </w:r>
      </w:ins>
      <w:del w:id="22"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23" w:author="Yoav Ram" w:date="2017-10-19T14:13:00Z">
              <w:rPr>
                <w:b w:val="0"/>
                <w:bCs w:val="0"/>
                <w:i/>
                <w:iCs/>
                <w:color w:val="auto"/>
              </w:rPr>
            </w:rPrChange>
          </w:rPr>
          <w:delText>t</w:delText>
        </w:r>
        <w:r w:rsidRPr="00A44F58" w:rsidDel="00A44F58">
          <w:rPr>
            <w:b w:val="0"/>
            <w:bCs w:val="0"/>
            <w:color w:val="auto"/>
            <w:vertAlign w:val="subscript"/>
            <w:rPrChange w:id="24"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25"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26" w:author="Yoav Ram" w:date="2017-10-19T14:12:00Z">
        <w:r w:rsidR="00A44F58">
          <w:rPr>
            <w:b w:val="0"/>
            <w:bCs w:val="0"/>
            <w:color w:val="auto"/>
          </w:rPr>
          <w:t xml:space="preserve">at </w:t>
        </w:r>
      </w:ins>
      <w:ins w:id="27" w:author="Yoav Ram" w:date="2017-10-19T14:14:00Z">
        <w:r w:rsidR="006E7AC4">
          <w:rPr>
            <w:b w:val="0"/>
            <w:bCs w:val="0"/>
            <w:color w:val="auto"/>
          </w:rPr>
          <w:t>the point</w:t>
        </w:r>
      </w:ins>
      <w:ins w:id="28" w:author="Yoav Ram" w:date="2017-10-19T14:15:00Z">
        <w:r w:rsidR="00A80051">
          <w:rPr>
            <w:b w:val="0"/>
            <w:bCs w:val="0"/>
            <w:color w:val="auto"/>
          </w:rPr>
          <w:t xml:space="preserve"> of maximium growth</w:t>
        </w:r>
      </w:ins>
      <w:ins w:id="29" w:author="Yoav Ram" w:date="2017-10-19T14:14:00Z">
        <w:r w:rsidR="006E7AC4">
          <w:rPr>
            <w:b w:val="0"/>
            <w:bCs w:val="0"/>
            <w:color w:val="auto"/>
          </w:rPr>
          <w:t xml:space="preserve"> (</w:t>
        </w:r>
      </w:ins>
      <w:ins w:id="30" w:author="Yoav Ram" w:date="2017-10-19T14:12:00Z">
        <w:r w:rsidR="00A44F58" w:rsidRPr="006E7AC4">
          <w:rPr>
            <w:b w:val="0"/>
            <w:bCs w:val="0"/>
            <w:i/>
            <w:iCs/>
            <w:color w:val="auto"/>
          </w:rPr>
          <w:t>t</w:t>
        </w:r>
        <w:r w:rsidR="00A44F58" w:rsidRPr="00A80051">
          <w:rPr>
            <w:b w:val="0"/>
            <w:bCs w:val="0"/>
            <w:i/>
            <w:iCs/>
            <w:color w:val="auto"/>
            <w:vertAlign w:val="subscript"/>
          </w:rPr>
          <w:t>max</w:t>
        </w:r>
        <w:r w:rsidR="00A44F58" w:rsidRPr="006E7AC4">
          <w:rPr>
            <w:b w:val="0"/>
            <w:bCs w:val="0"/>
            <w:i/>
            <w:iCs/>
            <w:color w:val="auto"/>
            <w:rPrChange w:id="31" w:author="Yoav Ram" w:date="2017-10-19T14:14:00Z">
              <w:rPr>
                <w:b w:val="0"/>
                <w:bCs w:val="0"/>
                <w:color w:val="auto"/>
              </w:rPr>
            </w:rPrChange>
          </w:rPr>
          <w:t>, N(</w:t>
        </w:r>
        <w:r w:rsidR="00A44F58" w:rsidRPr="006E7AC4">
          <w:rPr>
            <w:b w:val="0"/>
            <w:bCs w:val="0"/>
            <w:i/>
            <w:iCs/>
            <w:color w:val="auto"/>
          </w:rPr>
          <w:t>t</w:t>
        </w:r>
        <w:r w:rsidR="00A44F58" w:rsidRPr="00A80051">
          <w:rPr>
            <w:b w:val="0"/>
            <w:bCs w:val="0"/>
            <w:i/>
            <w:iCs/>
            <w:color w:val="auto"/>
            <w:vertAlign w:val="subscript"/>
          </w:rPr>
          <w:t>max</w:t>
        </w:r>
        <w:r w:rsidR="00A44F58" w:rsidRPr="006E7AC4">
          <w:rPr>
            <w:b w:val="0"/>
            <w:bCs w:val="0"/>
            <w:i/>
            <w:iCs/>
            <w:color w:val="auto"/>
            <w:rPrChange w:id="32" w:author="Yoav Ram" w:date="2017-10-19T14:14:00Z">
              <w:rPr>
                <w:b w:val="0"/>
                <w:bCs w:val="0"/>
                <w:color w:val="auto"/>
              </w:rPr>
            </w:rPrChange>
          </w:rPr>
          <w:t>)</w:t>
        </w:r>
      </w:ins>
      <w:ins w:id="33" w:author="Yoav Ram" w:date="2017-10-19T14:14:00Z">
        <w:r w:rsidR="006E7AC4">
          <w:rPr>
            <w:b w:val="0"/>
            <w:bCs w:val="0"/>
            <w:color w:val="auto"/>
          </w:rPr>
          <w:t>)</w:t>
        </w:r>
      </w:ins>
      <w:del w:id="34"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35" w:author="Yoav Ram" w:date="2017-10-19T14:14:00Z">
              <w:rPr>
                <w:b w:val="0"/>
                <w:bCs w:val="0"/>
                <w:i/>
                <w:iCs/>
                <w:color w:val="auto"/>
              </w:rPr>
            </w:rPrChange>
          </w:rPr>
          <w:delText>b+at</w:delText>
        </w:r>
      </w:del>
      <w:ins w:id="36" w:author="Yoav Ram" w:date="2017-10-19T14:13:00Z">
        <w:r w:rsidR="00A44F58" w:rsidRPr="006E7AC4">
          <w:rPr>
            <w:b w:val="0"/>
            <w:bCs w:val="0"/>
            <w:color w:val="auto"/>
            <w:rPrChange w:id="37" w:author="Yoav Ram" w:date="2017-10-19T14:14:00Z">
              <w:rPr>
                <w:b w:val="0"/>
                <w:bCs w:val="0"/>
                <w:i/>
                <w:iCs/>
                <w:color w:val="auto"/>
              </w:rPr>
            </w:rPrChange>
          </w:rPr>
          <w:t>;</w:t>
        </w:r>
        <w:r w:rsidR="00A44F58">
          <w:rPr>
            <w:b w:val="0"/>
            <w:bCs w:val="0"/>
            <w:i/>
            <w:iCs/>
            <w:color w:val="auto"/>
          </w:rPr>
          <w:t xml:space="preserve"> </w:t>
        </w:r>
      </w:ins>
      <w:del w:id="38"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b</w:t>
      </w:r>
      <w:r w:rsidRPr="000A28AB">
        <w:rPr>
          <w:b w:val="0"/>
          <w:bCs w:val="0"/>
          <w:color w:val="auto"/>
        </w:rPr>
        <w:t xml:space="preserve"> </w:t>
      </w:r>
      <w:del w:id="39"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40"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41" w:author="Yoav Ram" w:date="2017-10-19T14:16:00Z">
        <w:r w:rsidR="00E93C1B" w:rsidRPr="000A28AB" w:rsidDel="00A80051">
          <w:rPr>
            <w:b w:val="0"/>
            <w:bCs w:val="0"/>
            <w:color w:val="auto"/>
          </w:rPr>
          <w:delText>.</w:delText>
        </w:r>
      </w:del>
      <w:r w:rsidRPr="000A28AB">
        <w:rPr>
          <w:color w:val="auto"/>
        </w:rPr>
        <w:t xml:space="preserve"> (A) </w:t>
      </w:r>
      <w:r w:rsidRPr="000A28AB">
        <w:rPr>
          <w:b w:val="0"/>
          <w:bCs w:val="0"/>
          <w:color w:val="auto"/>
        </w:rPr>
        <w:t xml:space="preserve">The </w:t>
      </w:r>
      <w:r w:rsidR="00B02278">
        <w:rPr>
          <w:b w:val="0"/>
          <w:bCs w:val="0"/>
          <w:color w:val="auto"/>
        </w:rPr>
        <w:t>red</w:t>
      </w:r>
      <w:r w:rsidR="00B02278" w:rsidRPr="000A28AB">
        <w:rPr>
          <w:b w:val="0"/>
          <w:bCs w:val="0"/>
          <w:color w:val="auto"/>
        </w:rPr>
        <w:t xml:space="preserve"> </w:t>
      </w:r>
      <w:r w:rsidRPr="000A28AB">
        <w:rPr>
          <w:b w:val="0"/>
          <w:bCs w:val="0"/>
          <w:color w:val="auto"/>
        </w:rPr>
        <w:t xml:space="preserve">markers represent </w:t>
      </w:r>
      <w:r w:rsidRPr="000A28AB">
        <w:rPr>
          <w:b w:val="0"/>
          <w:bCs w:val="0"/>
          <w:i/>
          <w:iCs/>
          <w:color w:val="auto"/>
        </w:rPr>
        <w:t xml:space="preserve">N(t) </w:t>
      </w:r>
      <w:r w:rsidRPr="000A28AB">
        <w:rPr>
          <w:b w:val="0"/>
          <w:bCs w:val="0"/>
          <w:color w:val="auto"/>
        </w:rPr>
        <w:t xml:space="preserve">the mean </w:t>
      </w:r>
      <w:ins w:id="42" w:author="Yoav Ram" w:date="2017-10-19T14:17:00Z">
        <w:r w:rsidR="00A80051">
          <w:rPr>
            <w:b w:val="0"/>
            <w:bCs w:val="0"/>
            <w:color w:val="auto"/>
          </w:rPr>
          <w:t xml:space="preserve">cell </w:t>
        </w:r>
      </w:ins>
      <w:r w:rsidRPr="000A28AB">
        <w:rPr>
          <w:b w:val="0"/>
          <w:bCs w:val="0"/>
          <w:color w:val="auto"/>
        </w:rPr>
        <w:t xml:space="preserve">density 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43" w:author="Yoav Ram" w:date="2017-10-19T14:17:00Z">
        <w:r w:rsidR="00A80051">
          <w:rPr>
            <w:b w:val="0"/>
            <w:bCs w:val="0"/>
            <w:color w:val="auto"/>
          </w:rPr>
          <w:t xml:space="preserve">implicitly </w:t>
        </w:r>
      </w:ins>
      <w:r w:rsidRPr="000A28AB">
        <w:rPr>
          <w:b w:val="0"/>
          <w:bCs w:val="0"/>
          <w:color w:val="auto"/>
        </w:rPr>
        <w:t xml:space="preserve">fitted to the data, with </w:t>
      </w:r>
      <w:del w:id="44"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45"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r w:rsidRPr="000A28AB">
        <w:rPr>
          <w:b w:val="0"/>
          <w:bCs w:val="0"/>
          <w:i/>
          <w:iCs/>
          <w:color w:val="auto"/>
        </w:rPr>
        <w:t>t</w:t>
      </w:r>
      <w:r w:rsidRPr="000A28AB">
        <w:rPr>
          <w:b w:val="0"/>
          <w:bCs w:val="0"/>
          <w:i/>
          <w:iCs/>
          <w:color w:val="auto"/>
          <w:vertAlign w:val="subscript"/>
        </w:rPr>
        <w:t>max</w:t>
      </w:r>
      <w:del w:id="46"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r w:rsidRPr="000A28AB">
        <w:rPr>
          <w:b w:val="0"/>
          <w:bCs w:val="0"/>
          <w:i/>
          <w:iCs/>
          <w:color w:val="auto"/>
        </w:rPr>
        <w:t>dN/dt</w:t>
      </w:r>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r w:rsidRPr="000A28AB">
        <w:rPr>
          <w:b w:val="0"/>
          <w:bCs w:val="0"/>
          <w:i/>
          <w:iCs/>
          <w:color w:val="auto"/>
        </w:rPr>
        <w:t>t</w:t>
      </w:r>
      <w:r w:rsidRPr="000A28AB">
        <w:rPr>
          <w:b w:val="0"/>
          <w:bCs w:val="0"/>
          <w:i/>
          <w:iCs/>
          <w:color w:val="auto"/>
          <w:vertAlign w:val="subscript"/>
        </w:rPr>
        <w:t>max</w:t>
      </w:r>
      <w:del w:id="47"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r w:rsidRPr="000A28AB">
        <w:rPr>
          <w:b w:val="0"/>
          <w:bCs w:val="0"/>
          <w:color w:val="auto"/>
        </w:rPr>
        <w:t xml:space="preserve">growth curves </w:t>
      </w:r>
      <w:del w:id="48" w:author="Yoav Ram" w:date="2017-10-19T14:05:00Z">
        <w:r w:rsidRPr="000A28AB" w:rsidDel="008A4790">
          <w:rPr>
            <w:b w:val="0"/>
            <w:bCs w:val="0"/>
            <w:color w:val="auto"/>
          </w:rPr>
          <w:delText xml:space="preserve">from </w:delText>
        </w:r>
      </w:del>
      <w:ins w:id="49"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50"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51" w:author="Yoav Ram" w:date="2017-10-19T14:18:00Z">
        <w:r w:rsidRPr="000A28AB" w:rsidDel="00A80051">
          <w:rPr>
            <w:b w:val="0"/>
            <w:bCs w:val="0"/>
            <w:color w:val="auto"/>
          </w:rPr>
          <w:delText>.</w:delText>
        </w:r>
      </w:del>
      <w:bookmarkStart w:id="52" w:name="_GoBack"/>
      <w:bookmarkEnd w:id="52"/>
    </w:p>
    <w:p w14:paraId="22C340DF" w14:textId="77777777" w:rsidR="007A7F01" w:rsidRPr="000A28AB" w:rsidRDefault="007A7F01"/>
    <w:p w14:paraId="379C64C8" w14:textId="2C89AFFE" w:rsidR="007A7F01" w:rsidRPr="000A28AB" w:rsidRDefault="009B044D" w:rsidP="009B2D2B">
      <w:del w:id="53" w:author="Yoav Ram" w:date="2017-10-18T17:06:00Z">
        <w:r w:rsidDel="001B1CBA">
          <w:delText>Evolutionary biologists</w:delText>
        </w:r>
      </w:del>
      <w:ins w:id="54" w:author="Yoav Ram" w:date="2017-10-18T17:06:00Z">
        <w:r w:rsidR="001B1CBA">
          <w:t>In microbiology,</w:t>
        </w:r>
      </w:ins>
      <w:r>
        <w:t xml:space="preserve"> </w:t>
      </w:r>
      <w:del w:id="55" w:author="Yoav Ram" w:date="2017-10-18T17:06:00Z">
        <w:r w:rsidDel="001B1CBA">
          <w:delText xml:space="preserve">use </w:delText>
        </w:r>
      </w:del>
      <w:r>
        <w:t>c</w:t>
      </w:r>
      <w:r w:rsidR="007A7F01" w:rsidRPr="000A28AB">
        <w:t xml:space="preserve">ompetition experiments </w:t>
      </w:r>
      <w:ins w:id="56"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r w:rsidR="007A7F01"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7A7F01" w:rsidRPr="000A28AB">
        <w:fldChar w:fldCharType="separate"/>
      </w:r>
      <w:r w:rsidR="00C35103" w:rsidRPr="00C35103">
        <w:rPr>
          <w:noProof/>
          <w:vertAlign w:val="superscript"/>
        </w:rPr>
        <w:t>7</w:t>
      </w:r>
      <w:r w:rsidR="007A7F01" w:rsidRPr="000A28AB">
        <w:fldChar w:fldCharType="end"/>
      </w:r>
      <w:ins w:id="57" w:author="Yoav Ram" w:date="2017-10-18T17:07:00Z">
        <w:r w:rsidR="001B1CBA">
          <w:t xml:space="preserve">, for example, by counting colonies formed by </w:t>
        </w:r>
      </w:ins>
      <w:del w:id="58" w:author="Yoav Ram" w:date="2017-10-18T17:07:00Z">
        <w:r w:rsidR="007A7F01" w:rsidRPr="000A28AB" w:rsidDel="001B1CBA">
          <w:delText xml:space="preserve"> such as</w:delText>
        </w:r>
        <w:r w:rsidDel="001B1CBA">
          <w:delText xml:space="preserve"> the expression of </w:delText>
        </w:r>
      </w:del>
      <w:r w:rsidR="00510F80">
        <w:t xml:space="preserve">drug </w:t>
      </w:r>
      <w:del w:id="59" w:author="Yoav Ram" w:date="2017-10-18T17:07:00Z">
        <w:r w:rsidR="00510F80" w:rsidDel="001B1CBA">
          <w:delText xml:space="preserve">resistance </w:delText>
        </w:r>
      </w:del>
      <w:ins w:id="60" w:author="Yoav Ram" w:date="2017-10-18T17:07:00Z">
        <w:r w:rsidR="001B1CBA">
          <w:t>resistant or auxotrophic strains</w:t>
        </w:r>
      </w:ins>
      <w:ins w:id="61"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62" w:author="Yoav Ram" w:date="2017-10-18T17:07:00Z">
        <w:r w:rsidR="001B1CBA">
          <w:t>, by monitoring</w:t>
        </w:r>
      </w:ins>
      <w:del w:id="63" w:author="Yoav Ram" w:date="2017-10-18T17:07:00Z">
        <w:r w:rsidR="00510F80" w:rsidDel="001B1CBA">
          <w:delText>markers on colony counts,</w:delText>
        </w:r>
      </w:del>
      <w:r w:rsidR="00510F80">
        <w:t xml:space="preserve"> </w:t>
      </w:r>
      <w:r>
        <w:t xml:space="preserve">fluorescent markers </w:t>
      </w:r>
      <w:del w:id="64" w:author="Yoav Ram" w:date="2017-10-18T17:07:00Z">
        <w:r w:rsidDel="001B1CBA">
          <w:lastRenderedPageBreak/>
          <w:delText xml:space="preserve">monitored by </w:delText>
        </w:r>
      </w:del>
      <w:ins w:id="65"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66" w:author="Yoav Ram" w:date="2017-10-18T17:08:00Z">
        <w:r w:rsidR="001B1CBA">
          <w:t>,</w:t>
        </w:r>
      </w:ins>
      <w:r w:rsidR="007A7F01" w:rsidRPr="000A28AB">
        <w:t xml:space="preserve"> </w:t>
      </w:r>
      <w:r>
        <w:t xml:space="preserve">or </w:t>
      </w:r>
      <w:ins w:id="67" w:author="Yoav Ram" w:date="2017-10-18T17:08:00Z">
        <w:r w:rsidR="001B1CBA">
          <w:t xml:space="preserve">counting DNA barcodes reads </w:t>
        </w:r>
      </w:ins>
      <w:del w:id="68" w:author="Yoav Ram" w:date="2017-10-18T17:08:00Z">
        <w:r w:rsidDel="001B1CBA">
          <w:delText xml:space="preserve">by </w:delText>
        </w:r>
      </w:del>
      <w:ins w:id="69" w:author="Yoav Ram" w:date="2017-10-18T17:08:00Z">
        <w:r w:rsidR="001B1CBA">
          <w:t xml:space="preserve">using </w:t>
        </w:r>
      </w:ins>
      <w:r w:rsidR="007A7F01" w:rsidRPr="000A28AB">
        <w:t>deep sequencing</w:t>
      </w:r>
      <w:del w:id="70"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71" w:author="Yoav Ram" w:date="2017-10-18T17:08:00Z">
        <w:r w:rsidDel="009B2D2B">
          <w:delText xml:space="preserve">isolate </w:delText>
        </w:r>
      </w:del>
      <w:ins w:id="72"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23D07549" w:rsidR="007A7F01" w:rsidRPr="000A28AB" w:rsidRDefault="007A7F01" w:rsidP="008A4790">
      <w:r w:rsidRPr="000A28AB">
        <w:t xml:space="preserve">Here we present </w:t>
      </w:r>
      <w:r w:rsidR="00510F80" w:rsidRPr="000A28AB">
        <w:rPr>
          <w:i/>
          <w:iCs/>
          <w:lang w:bidi="ar-SA"/>
        </w:rPr>
        <w:t>Curveball</w:t>
      </w:r>
      <w:r w:rsidR="00510F80">
        <w:rPr>
          <w:rFonts w:ascii="Times New Roman" w:eastAsia="Times New Roman" w:hAnsi="Times New Roman"/>
        </w:rPr>
        <w:t xml:space="preserve">, </w:t>
      </w:r>
      <w:r w:rsidRPr="000A28AB">
        <w:rPr>
          <w:lang w:bidi="ar-SA"/>
        </w:rPr>
        <w:t xml:space="preserve">a new computational </w:t>
      </w:r>
      <w:r w:rsidR="00DF7C4C">
        <w:rPr>
          <w:lang w:bidi="ar-SA"/>
        </w:rPr>
        <w:t>approach</w:t>
      </w:r>
      <w:r w:rsidR="00DF7C4C" w:rsidRPr="000A28AB">
        <w:rPr>
          <w:lang w:bidi="ar-SA"/>
        </w:rPr>
        <w:t xml:space="preserve"> </w:t>
      </w:r>
      <w:r w:rsidR="00186EFA" w:rsidRPr="000A28AB">
        <w:rPr>
          <w:lang w:bidi="ar-SA"/>
        </w:rPr>
        <w:t>implement</w:t>
      </w:r>
      <w:r w:rsidR="00510F80">
        <w:rPr>
          <w:lang w:bidi="ar-SA"/>
        </w:rPr>
        <w:t>ed</w:t>
      </w:r>
      <w:r w:rsidR="00186EFA" w:rsidRPr="000A28AB">
        <w:rPr>
          <w:lang w:bidi="ar-SA"/>
        </w:rPr>
        <w:t xml:space="preserve"> in </w:t>
      </w:r>
      <w:r w:rsidRPr="000A28AB">
        <w:rPr>
          <w:rFonts w:ascii="Times New Roman" w:eastAsia="Times New Roman" w:hAnsi="Times New Roman"/>
        </w:rPr>
        <w:t>an open-source software package (</w:t>
      </w:r>
      <w:hyperlink r:id="rId10"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w:t>
      </w:r>
      <w:r w:rsidR="00510F80">
        <w:rPr>
          <w:rFonts w:ascii="Times New Roman" w:eastAsia="Times New Roman" w:hAnsi="Times New Roman"/>
        </w:rPr>
        <w:t xml:space="preserve">. </w:t>
      </w:r>
      <w:r w:rsidR="00510F80">
        <w:rPr>
          <w:rFonts w:ascii="Times New Roman" w:eastAsia="Times New Roman" w:hAnsi="Times New Roman"/>
          <w:i/>
        </w:rPr>
        <w:t xml:space="preserve">Curveball </w:t>
      </w:r>
      <w:r w:rsidR="00510F80">
        <w:rPr>
          <w:rFonts w:ascii="Times New Roman" w:eastAsia="Times New Roman" w:hAnsi="Times New Roman"/>
        </w:rPr>
        <w:t>provides</w:t>
      </w:r>
      <w:r w:rsidR="001076CD" w:rsidRPr="000A28AB">
        <w:rPr>
          <w:rFonts w:ascii="Times New Roman" w:eastAsia="Times New Roman" w:hAnsi="Times New Roman"/>
        </w:rPr>
        <w:t xml:space="preserve"> </w:t>
      </w:r>
      <w:r w:rsidRPr="000A28AB">
        <w:t xml:space="preserve">a predictive and descriptive framework for estimating growth </w:t>
      </w:r>
      <w:r w:rsidR="00DF7C4C">
        <w:t>parameters</w:t>
      </w:r>
      <w:r w:rsidR="00DF7C4C" w:rsidRPr="000A28AB">
        <w:t xml:space="preserve"> </w:t>
      </w:r>
      <w:r w:rsidRPr="000A28AB">
        <w:t>from growth dynamics</w:t>
      </w:r>
      <w:del w:id="73" w:author="Yoav Ram" w:date="2017-10-19T14:04:00Z">
        <w:r w:rsidRPr="000A28AB" w:rsidDel="008A4790">
          <w:delText xml:space="preserve">, </w:delText>
        </w:r>
      </w:del>
      <w:ins w:id="74" w:author="Yoav Ram" w:date="2017-10-19T14:04:00Z">
        <w:r w:rsidR="008A4790">
          <w:t xml:space="preserve"> and</w:t>
        </w:r>
        <w:r w:rsidR="008A4790" w:rsidRPr="000A28AB">
          <w:t xml:space="preserve"> </w:t>
        </w:r>
      </w:ins>
      <w:r w:rsidRPr="000A28AB">
        <w:t xml:space="preserve">predicting </w:t>
      </w:r>
      <w:r w:rsidR="00DF7C4C">
        <w:t xml:space="preserve">relative </w:t>
      </w:r>
      <w:r w:rsidRPr="000A28AB">
        <w:t>growth in mixed culture</w:t>
      </w:r>
      <w:r w:rsidR="00AB7E08" w:rsidRPr="000A28AB">
        <w:t>s</w:t>
      </w:r>
      <w:del w:id="75" w:author="Yoav Ram" w:date="2017-10-19T14:04:00Z">
        <w:r w:rsidRPr="000A28AB" w:rsidDel="008A4790">
          <w:delText>, and inferring relative fitness</w:delText>
        </w:r>
      </w:del>
      <w:r w:rsidRPr="000A28AB">
        <w:t>.</w:t>
      </w:r>
    </w:p>
    <w:p w14:paraId="681E0D12" w14:textId="77777777" w:rsidR="007A7F01" w:rsidRPr="000A28AB" w:rsidRDefault="007A7F01">
      <w:pPr>
        <w:pStyle w:val="Heading1"/>
      </w:pPr>
      <w:r w:rsidRPr="000A28AB">
        <w:t xml:space="preserve">Results </w:t>
      </w:r>
    </w:p>
    <w:p w14:paraId="63E868BE" w14:textId="212EFB01" w:rsidR="00D96F6C" w:rsidRDefault="00E0314D" w:rsidP="00DC3BC6">
      <w:pPr>
        <w:rPr>
          <w:ins w:id="76" w:author="Yoav Ram" w:date="2017-10-19T13:53:00Z"/>
        </w:rPr>
      </w:pPr>
      <w:r>
        <w:rPr>
          <w:i/>
        </w:rPr>
        <w:t>Curveball</w:t>
      </w:r>
      <w:r w:rsidRPr="000A28AB">
        <w:t xml:space="preserve"> </w:t>
      </w:r>
      <w:r w:rsidR="00530425">
        <w:t xml:space="preserve">consists of </w:t>
      </w:r>
      <w:del w:id="77" w:author="Yoav Ram" w:date="2017-10-18T17:09:00Z">
        <w:r w:rsidR="00530425" w:rsidDel="00F534A6">
          <w:delText>three</w:delText>
        </w:r>
        <w:r w:rsidR="007A7F01" w:rsidRPr="000A28AB" w:rsidDel="00F534A6">
          <w:delText xml:space="preserve"> </w:delText>
        </w:r>
      </w:del>
      <w:ins w:id="78" w:author="Yoav Ram" w:date="2017-10-19T13:47:00Z">
        <w:r w:rsidR="00D24F1C">
          <w:t>three</w:t>
        </w:r>
      </w:ins>
      <w:ins w:id="79"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80" w:author="Yoav Ram" w:date="2017-10-19T13:48:00Z">
        <w:r w:rsidR="00D24F1C">
          <w:t>,</w:t>
        </w:r>
      </w:ins>
      <w:r w:rsidR="006C449D">
        <w:t xml:space="preserve"> and</w:t>
      </w:r>
      <w:ins w:id="81" w:author="Yoav Ram" w:date="2017-10-19T13:48:00Z">
        <w:r w:rsidR="00D24F1C">
          <w:t xml:space="preserve"> (c)</w:t>
        </w:r>
      </w:ins>
      <w:r w:rsidR="007A7F01" w:rsidRPr="000A28AB">
        <w:t xml:space="preserve"> </w:t>
      </w:r>
      <w:del w:id="82"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83" w:author="Yoav Ram" w:date="2017-10-19T13:55:00Z">
        <w:r w:rsidR="00DC3BC6">
          <w:t xml:space="preserve"> </w:t>
        </w:r>
        <w:r w:rsidR="00DC3BC6" w:rsidRPr="000A28AB">
          <w:t>using the estimated growth and competition parameters to</w:t>
        </w:r>
      </w:ins>
      <w:del w:id="84" w:author="Yoav Ram" w:date="2017-10-19T13:55:00Z">
        <w:r w:rsidR="007A7F01" w:rsidRPr="000A28AB" w:rsidDel="00DC3BC6">
          <w:delText xml:space="preserve">, </w:delText>
        </w:r>
      </w:del>
      <w:ins w:id="85" w:author="Yoav Ram" w:date="2017-10-19T13:55:00Z">
        <w:r w:rsidR="00DC3BC6">
          <w:t xml:space="preserve">. The predicted relative growth can be used to estimate, for example, </w:t>
        </w:r>
      </w:ins>
      <w:del w:id="86"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87"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88" w:author="Yoav Ram" w:date="2017-10-19T13:48:00Z">
        <w:r w:rsidR="00D24F1C">
          <w:t>and population composition</w:t>
        </w:r>
      </w:ins>
      <w:r w:rsidR="007A7F01" w:rsidRPr="000A28AB">
        <w:t>.</w:t>
      </w:r>
      <w:r>
        <w:t xml:space="preserve"> </w:t>
      </w:r>
      <w:del w:id="89" w:author="Yoav Ram" w:date="2017-10-19T13:53:00Z">
        <w:r w:rsidDel="00DC3BC6">
          <w:delText>The</w:delText>
        </w:r>
        <w:r w:rsidR="00D96F6C" w:rsidRPr="000A28AB" w:rsidDel="00DC3BC6">
          <w:delText xml:space="preserve"> following experimental setting</w:delText>
        </w:r>
        <w:r w:rsidDel="00DC3BC6">
          <w:delText xml:space="preserve"> was used to test</w:delText>
        </w:r>
        <w:r w:rsidR="00DF7C4C" w:rsidDel="00DC3BC6">
          <w:delText xml:space="preserve"> </w:delText>
        </w:r>
      </w:del>
      <w:del w:id="90" w:author="Yoav Ram" w:date="2017-10-19T13:48:00Z">
        <w:r w:rsidR="00DF7C4C" w:rsidDel="00D07844">
          <w:delText>this approach</w:delText>
        </w:r>
        <w:r w:rsidR="00D96F6C" w:rsidRPr="000A28AB" w:rsidDel="00D07844">
          <w:delText>.</w:delText>
        </w:r>
      </w:del>
    </w:p>
    <w:p w14:paraId="1066DB4C" w14:textId="44F6B4C7" w:rsidR="00DC3BC6" w:rsidRPr="000A28AB" w:rsidDel="00DC3BC6" w:rsidRDefault="00DC3BC6" w:rsidP="00DC3BC6">
      <w:pPr>
        <w:rPr>
          <w:del w:id="91" w:author="Yoav Ram" w:date="2017-10-19T13:53:00Z"/>
        </w:rPr>
        <w:pPrChange w:id="92" w:author="Yoav Ram" w:date="2017-10-19T13:54:00Z">
          <w:pPr/>
        </w:pPrChange>
      </w:pPr>
      <w:ins w:id="93" w:author="Yoav Ram" w:date="2017-10-19T13:53:00Z">
        <w:r w:rsidRPr="000A28AB">
          <w:t xml:space="preserve">To </w:t>
        </w:r>
        <w:r>
          <w:t>tes</w:t>
        </w:r>
      </w:ins>
      <w:ins w:id="94" w:author="Yoav Ram" w:date="2017-10-19T13:54:00Z">
        <w:r>
          <w:t>t this approach</w:t>
        </w:r>
      </w:ins>
      <w:ins w:id="95" w:author="Yoav Ram" w:date="2017-10-19T13:53:00Z">
        <w:r w:rsidRPr="000A28AB">
          <w:t xml:space="preserve">, we performed growth curve and competition experiments with two different sets of </w:t>
        </w:r>
        <w:r w:rsidRPr="000A28AB">
          <w:rPr>
            <w:i/>
            <w:iCs/>
          </w:rPr>
          <w:t xml:space="preserve">E. coli </w:t>
        </w:r>
        <w:r w:rsidRPr="000A28AB">
          <w:t>strains marked with fluorescent proteins. In experiments A and B we competed DH5α-GFP vs. TG1-RFP; in experiment C we competed JM109-GFP with MG1655-Δfnr-RFP</w:t>
        </w:r>
        <w:r>
          <w:t xml:space="preserve"> (see </w:t>
        </w:r>
        <w:r>
          <w:fldChar w:fldCharType="begin"/>
        </w:r>
        <w:r>
          <w:instrText xml:space="preserve"> REF _Ref439852214 \h </w:instrText>
        </w:r>
        <w:r>
          <w:fldChar w:fldCharType="separate"/>
        </w:r>
      </w:ins>
      <w:r w:rsidRPr="000A28AB">
        <w:t xml:space="preserve">Figure </w:t>
      </w:r>
      <w:r>
        <w:rPr>
          <w:noProof/>
        </w:rPr>
        <w:t>2</w:t>
      </w:r>
      <w:ins w:id="96" w:author="Yoav Ram" w:date="2017-10-19T13:53:00Z">
        <w:r>
          <w:fldChar w:fldCharType="end"/>
        </w:r>
        <w:r>
          <w:t>A-C)</w:t>
        </w:r>
        <w:r w:rsidRPr="000A28AB">
          <w:t>. In each experiment, 32</w:t>
        </w:r>
        <w:r>
          <w:t xml:space="preserve"> replicate</w:t>
        </w:r>
        <w:r w:rsidRPr="000A28AB">
          <w:t xml:space="preserve"> monocultures of the </w:t>
        </w:r>
        <w:r>
          <w:t>GFP</w:t>
        </w:r>
        <w:r w:rsidRPr="000A28AB">
          <w:t xml:space="preserve"> strain, 30 </w:t>
        </w:r>
        <w:r>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same experimental </w:t>
        </w:r>
        <w:r w:rsidRPr="000A28AB">
          <w:lastRenderedPageBreak/>
          <w:t>conditions. The optical density of each culture was measured every 15 minutes using a</w:t>
        </w:r>
        <w:r>
          <w:t>n automatic</w:t>
        </w:r>
        <w:r w:rsidRPr="000A28AB">
          <w:t xml:space="preserve"> plate reader</w:t>
        </w:r>
      </w:ins>
      <w:ins w:id="97" w:author="Yoav Ram" w:date="2017-10-19T13:56:00Z">
        <w:r w:rsidR="00C02003">
          <w:t xml:space="preserve"> for at least 7 hours</w:t>
        </w:r>
      </w:ins>
      <w:ins w:id="98"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99" w:author="Yoav Ram" w:date="2017-10-19T13:54:00Z">
        <w:r>
          <w:t>. S</w:t>
        </w:r>
      </w:ins>
      <w:ins w:id="100"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r w:rsidRPr="000A28AB">
          <w:fldChar w:fldCharType="separate"/>
        </w:r>
      </w:ins>
    </w:p>
    <w:p w14:paraId="1A246307" w14:textId="27F68A20" w:rsidR="00DC3BC6" w:rsidRPr="000A28AB" w:rsidRDefault="00DC3BC6" w:rsidP="00DC3BC6">
      <w:r w:rsidRPr="000A28AB">
        <w:t>Materials and Methods</w:t>
      </w:r>
      <w:ins w:id="101" w:author="Yoav Ram" w:date="2017-10-19T13:53:00Z">
        <w:r w:rsidRPr="000A28AB">
          <w:fldChar w:fldCharType="end"/>
        </w:r>
      </w:ins>
      <w:ins w:id="102"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03" w:author="Yoav Ram" w:date="2017-10-19T13:56:00Z">
        <w:r w:rsidR="00C02003">
          <w:t xml:space="preserve">Estimate </w:t>
        </w:r>
      </w:ins>
      <w:ins w:id="104" w:author="Yoav Ram" w:date="2017-10-19T13:57:00Z">
        <w:r w:rsidR="00C02003">
          <w:t>g</w:t>
        </w:r>
      </w:ins>
      <w:ins w:id="105" w:author="Yoav Ram" w:date="2017-10-19T13:49:00Z">
        <w:r w:rsidR="008140DF">
          <w:t xml:space="preserve">rowth </w:t>
        </w:r>
      </w:ins>
      <w:ins w:id="106" w:author="Yoav Ram" w:date="2017-10-19T13:57:00Z">
        <w:r w:rsidR="00C02003">
          <w:t>parameters</w:t>
        </w:r>
      </w:ins>
      <w:del w:id="107" w:author="Yoav Ram" w:date="2017-10-19T13:49:00Z">
        <w:r w:rsidR="006C449D" w:rsidDel="008140DF">
          <w:delText>Monoculture growth</w:delText>
        </w:r>
      </w:del>
    </w:p>
    <w:p w14:paraId="33D0C7A6" w14:textId="7A2527CE" w:rsidR="007A7F01" w:rsidRPr="000A28AB" w:rsidDel="00C02003" w:rsidRDefault="007A7F01" w:rsidP="00F027FA">
      <w:pPr>
        <w:rPr>
          <w:del w:id="108" w:author="Yoav Ram" w:date="2017-10-19T13:56:00Z"/>
        </w:rPr>
      </w:pPr>
      <w:del w:id="109"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r w:rsidR="007A7F01" w:rsidRPr="000A28AB">
        <w:t>Baranyi-Roberts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10" w:author="Yoav Ram" w:date="2017-10-18T16:28:00Z">
        <w:r w:rsidR="00E42EF9" w:rsidDel="007115C2">
          <w:delText xml:space="preserve">is </w:delText>
        </w:r>
      </w:del>
      <w:ins w:id="111"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12" w:author="Yoav Ram" w:date="2017-10-18T15:47:00Z">
        <w:r w:rsidR="00313013">
          <w:t>implic</w:t>
        </w:r>
      </w:ins>
      <w:ins w:id="113" w:author="Yoav Ram" w:date="2017-10-18T15:48:00Z">
        <w:r w:rsidR="00F77DCF">
          <w:t xml:space="preserve">itly </w:t>
        </w:r>
      </w:ins>
      <w:r w:rsidR="00515701" w:rsidRPr="000A28AB">
        <w:t xml:space="preserve">assumes that </w:t>
      </w:r>
      <w:r w:rsidR="007A7F01" w:rsidRPr="000A28AB">
        <w:t xml:space="preserve">growth </w:t>
      </w:r>
      <w:del w:id="114"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15"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116" w:author="Yoav Ram" w:date="2017-10-18T16:24:00Z">
        <w:r w:rsidR="00DF6B35">
          <w:fldChar w:fldCharType="end"/>
        </w:r>
      </w:ins>
      <w:r w:rsidR="007A7F01" w:rsidRPr="000A28AB">
        <w:t>. The model is described by the followin</w:t>
      </w:r>
      <w:r w:rsidR="00C11F86" w:rsidRPr="000A28AB">
        <w:t xml:space="preserve">g ordinary differential equation </w:t>
      </w:r>
      <w:ins w:id="117" w:author="Yoav Ram" w:date="2017-10-18T17:11:00Z">
        <w:r w:rsidR="00707C5F">
          <w:t>(</w:t>
        </w:r>
      </w:ins>
      <w:del w:id="118" w:author="Yoav Ram" w:date="2017-10-18T17:11:00Z">
        <w:r w:rsidR="00C11F86" w:rsidRPr="000A28AB" w:rsidDel="00707C5F">
          <w:delText>[</w:delText>
        </w:r>
      </w:del>
      <w:r w:rsidR="00C11F86" w:rsidRPr="000A28AB">
        <w:t>see eqs.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119" w:author="Yoav Ram" w:date="2017-10-18T17:12:00Z">
        <w:r w:rsidR="00707C5F">
          <w:t>; f</w:t>
        </w:r>
        <w:r w:rsidR="00707C5F" w:rsidRPr="000A28AB">
          <w:t xml:space="preserve">or a derivation of eq. 1 and further details, see Supporting </w:t>
        </w:r>
        <w:r w:rsidR="00707C5F">
          <w:t>T</w:t>
        </w:r>
        <w:r w:rsidR="00707C5F" w:rsidRPr="000A28AB">
          <w:t>ext 1</w:t>
        </w:r>
      </w:ins>
      <w:ins w:id="120" w:author="Yoav Ram" w:date="2017-10-18T17:11:00Z">
        <w:r w:rsidR="00707C5F">
          <w:t>)</w:t>
        </w:r>
      </w:ins>
      <w:del w:id="121"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F534A6"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122"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123" w:author="Yoav Ram" w:date="2017-10-18T17:11:00Z">
        <w:r w:rsidR="00C11F86" w:rsidRPr="000A28AB" w:rsidDel="00707C5F">
          <w:delText xml:space="preserve">population </w:delText>
        </w:r>
      </w:del>
      <w:ins w:id="124"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125"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126"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127" w:author="Yoav Ram" w:date="2017-10-18T17:12:00Z">
        <w:r w:rsidRPr="000A28AB" w:rsidDel="00707C5F">
          <w:delText xml:space="preserve">. </w:delText>
        </w:r>
      </w:del>
      <w:ins w:id="128" w:author="Yoav Ram" w:date="2017-10-18T17:12:00Z">
        <w:r w:rsidR="00707C5F">
          <w:t>,</w:t>
        </w:r>
        <w:r w:rsidR="00707C5F" w:rsidRPr="000A28AB">
          <w:t xml:space="preserve"> </w:t>
        </w:r>
        <w:r w:rsidR="00707C5F">
          <w:t xml:space="preserve">which </w:t>
        </w:r>
      </w:ins>
      <w:del w:id="129" w:author="Yoav Ram" w:date="2017-10-18T17:12:00Z">
        <w:r w:rsidRPr="000A28AB" w:rsidDel="00707C5F">
          <w:delText xml:space="preserve">For a derivation of eq. 1 and further details, see </w:delText>
        </w:r>
        <w:r w:rsidR="00756174" w:rsidRPr="000A28AB" w:rsidDel="00707C5F">
          <w:delText xml:space="preserve">Supporting </w:delText>
        </w:r>
      </w:del>
      <w:del w:id="130" w:author="Yoav Ram" w:date="2017-10-18T16:25:00Z">
        <w:r w:rsidR="00756174" w:rsidRPr="000A28AB" w:rsidDel="007115C2">
          <w:delText>t</w:delText>
        </w:r>
      </w:del>
      <w:del w:id="131" w:author="Yoav Ram" w:date="2017-10-18T17:12:00Z">
        <w:r w:rsidR="00756174" w:rsidRPr="000A28AB" w:rsidDel="00707C5F">
          <w:delText>ext 1</w:delText>
        </w:r>
        <w:r w:rsidRPr="000A28AB" w:rsidDel="00707C5F">
          <w:delText>.</w:delText>
        </w:r>
      </w:del>
    </w:p>
    <w:p w14:paraId="6A92DC00" w14:textId="7C9953E1" w:rsidR="007A7F01" w:rsidRPr="000A28AB" w:rsidRDefault="007A7F01" w:rsidP="00707C5F">
      <w:pPr>
        <w:ind w:firstLine="0"/>
        <w:pPrChange w:id="132" w:author="Yoav Ram" w:date="2017-10-18T17:15:00Z">
          <w:pPr/>
        </w:pPrChange>
      </w:pPr>
      <w:del w:id="133"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134" w:author="Yoav Ram" w:date="2017-10-18T17:15:00Z">
        <w:r w:rsidRPr="000A28AB" w:rsidDel="00707C5F">
          <w:delText>Typically</w:delText>
        </w:r>
      </w:del>
      <w:ins w:id="135" w:author="Yoav Ram" w:date="2017-10-18T17:15:00Z">
        <w:r w:rsidR="00707C5F">
          <w:t xml:space="preserve">In </w:t>
        </w:r>
      </w:ins>
      <w:ins w:id="136"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137"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suggested by Baranyi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138"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139"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t>The Baranyi-Roberts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w:lastRenderedPageBreak/>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140" w:author="Yoav Ram" w:date="2017-10-18T17:14:00Z">
          <m:r>
            <w:rPr>
              <w:rFonts w:ascii="Cambria Math" w:hAnsi="Cambria Math"/>
            </w:rPr>
            <m:t xml:space="preserve">                             </m:t>
          </m:r>
        </w:ins>
      </m:oMath>
      <w:del w:id="141" w:author="Yoav Ram" w:date="2017-10-18T17:14:00Z">
        <w:r w:rsidR="007A7F01" w:rsidRPr="000A28AB" w:rsidDel="00707C5F">
          <w:delText xml:space="preserve">                                                 </w:delText>
        </w:r>
      </w:del>
      <w:r w:rsidR="00B57EC6" w:rsidRPr="000A28AB">
        <w:t>[2]</w:t>
      </w:r>
    </w:p>
    <w:p w14:paraId="40408998" w14:textId="77777777" w:rsidR="007A7F01" w:rsidRPr="000A28AB" w:rsidRDefault="007A7F01" w:rsidP="00707C5F">
      <w:pPr>
        <w:ind w:firstLine="0"/>
        <w:pPrChange w:id="142"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143" w:author="Yoav Ram" w:date="2017-10-18T17:15:00Z">
        <w:r w:rsidR="00756174" w:rsidRPr="000A28AB" w:rsidDel="00707C5F">
          <w:delText xml:space="preserve">text </w:delText>
        </w:r>
      </w:del>
      <w:ins w:id="144"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0C395002"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145" w:author="Yoav Ram" w:date="2017-10-19T12:12:00Z">
        <w:r w:rsidR="00B126A0">
          <w:t>best</w:t>
        </w:r>
      </w:ins>
      <w:ins w:id="146" w:author="Yoav Ram" w:date="2017-10-19T12:13:00Z">
        <w:r w:rsidR="00B126A0">
          <w:t>-</w:t>
        </w:r>
      </w:ins>
      <w:ins w:id="147" w:author="Yoav Ram" w:date="2017-10-19T12:12:00Z">
        <w:r w:rsidR="00B126A0">
          <w:t>fit model</w:t>
        </w:r>
      </w:ins>
      <w:ins w:id="148" w:author="Yoav Ram" w:date="2017-10-19T12:13:00Z">
        <w:r w:rsidR="00B126A0">
          <w:t>s</w:t>
        </w:r>
      </w:ins>
      <w:ins w:id="149" w:author="Yoav Ram" w:date="2017-10-19T12:12:00Z">
        <w:r w:rsidR="00B126A0">
          <w:t xml:space="preserve"> (black line</w:t>
        </w:r>
      </w:ins>
      <w:ins w:id="150" w:author="Yoav Ram" w:date="2017-10-19T12:13:00Z">
        <w:r w:rsidR="00B126A0">
          <w:t>s</w:t>
        </w:r>
      </w:ins>
      <w:ins w:id="151" w:author="Yoav Ram" w:date="2017-10-19T12:12:00Z">
        <w:r w:rsidR="00B126A0">
          <w:t xml:space="preserve">) and experimental data (markers) are </w:t>
        </w:r>
      </w:ins>
      <w:del w:id="152" w:author="Yoav Ram" w:date="2017-10-19T12:12:00Z">
        <w:r w:rsidRPr="000A28AB" w:rsidDel="00B126A0">
          <w:delText xml:space="preserve">best </w:delText>
        </w:r>
      </w:del>
      <w:del w:id="153" w:author="Yoav Ram" w:date="2017-10-19T12:11:00Z">
        <w:r w:rsidRPr="000A28AB" w:rsidDel="00B126A0">
          <w:delText xml:space="preserve">fit </w:delText>
        </w:r>
      </w:del>
      <w:del w:id="154"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r w:rsidR="003B757D">
        <w:t>D-F</w:t>
      </w:r>
      <w:ins w:id="155" w:author="Yoav Ram" w:date="2017-10-19T12:12:00Z">
        <w:r w:rsidR="00B126A0">
          <w:t xml:space="preserve">; </w:t>
        </w:r>
      </w:ins>
      <w:del w:id="156"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157" w:author="Yoav Ram" w:date="2017-10-19T12:12:00Z">
        <w:r w:rsidR="008A27DB" w:rsidDel="00B126A0">
          <w:delText>)</w:delText>
        </w:r>
      </w:del>
      <w:r w:rsidRPr="000A28AB">
        <w:t>.</w:t>
      </w:r>
      <w:r w:rsidR="00C13924" w:rsidRPr="000A28AB">
        <w:t xml:space="preserve"> From th</w:t>
      </w:r>
      <w:ins w:id="158" w:author="Yoav Ram" w:date="2017-10-19T12:13:00Z">
        <w:r w:rsidR="00B126A0">
          <w:t>e</w:t>
        </w:r>
      </w:ins>
      <w:del w:id="159" w:author="Yoav Ram" w:date="2017-10-19T12:13:00Z">
        <w:r w:rsidR="00C13924" w:rsidRPr="000A28AB" w:rsidDel="00B126A0">
          <w:delText>i</w:delText>
        </w:r>
      </w:del>
      <w:r w:rsidR="00C13924" w:rsidRPr="000A28AB">
        <w:t>s</w:t>
      </w:r>
      <w:ins w:id="160" w:author="Yoav Ram" w:date="2017-10-19T12:13:00Z">
        <w:r w:rsidR="00B126A0">
          <w:t>e best-fit</w:t>
        </w:r>
      </w:ins>
      <w:r w:rsidR="00C13924" w:rsidRPr="000A28AB">
        <w:t xml:space="preserve"> model</w:t>
      </w:r>
      <w:ins w:id="161" w:author="Yoav Ram" w:date="2017-10-19T12:13:00Z">
        <w:r w:rsidR="00B126A0">
          <w:t>s</w:t>
        </w:r>
      </w:ins>
      <w:del w:id="162" w:author="Yoav Ram" w:date="2017-10-19T12:13:00Z">
        <w:r w:rsidR="00C13924" w:rsidRPr="000A28AB" w:rsidDel="00B126A0">
          <w:delText xml:space="preserve"> </w:delText>
        </w:r>
      </w:del>
      <w:ins w:id="163" w:author="Yoav Ram" w:date="2017-10-19T12:13:00Z">
        <w:r w:rsidR="00B126A0">
          <w:t xml:space="preserve"> </w:t>
        </w:r>
      </w:ins>
      <w:del w:id="164" w:author="Yoav Ram" w:date="2017-10-19T12:13:00Z">
        <w:r w:rsidR="00C13924" w:rsidRPr="000A28AB" w:rsidDel="00B126A0">
          <w:delText xml:space="preserve">fit </w:delText>
        </w:r>
      </w:del>
      <w:r w:rsidR="00C13924" w:rsidRPr="000A28AB">
        <w:t>we also estimate</w:t>
      </w:r>
      <w:ins w:id="165"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166" w:author="Yoav Ram" w:date="2017-10-19T12:13:00Z">
        <w:r w:rsidR="00B126A0">
          <w:t xml:space="preserve"> (minial time required for </w:t>
        </w:r>
      </w:ins>
      <w:ins w:id="167" w:author="Yoav Ram" w:date="2017-10-19T12:14:00Z">
        <w:r w:rsidR="00B126A0">
          <w:t>cell density to double)</w:t>
        </w:r>
      </w:ins>
      <w:r w:rsidR="00C13924" w:rsidRPr="000A28AB">
        <w:t>, and the lag duration</w:t>
      </w:r>
      <w:ins w:id="168" w:author="Yoav Ram" w:date="2017-10-19T12:14:00Z">
        <w:r w:rsidR="00113BA6">
          <w:t>;</w:t>
        </w:r>
        <w:r w:rsidR="00B126A0">
          <w:t xml:space="preserve"> see</w:t>
        </w:r>
      </w:ins>
      <w:r w:rsidR="00C13924" w:rsidRPr="000A28AB">
        <w:t xml:space="preserve"> </w:t>
      </w:r>
      <w:del w:id="169"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170"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171" w:author="Yoav Ram" w:date="2017-10-19T12:15:00Z">
        <w:r w:rsidR="00585F86">
          <w:t>:</w:t>
        </w:r>
      </w:ins>
      <w:del w:id="172"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r w:rsidR="00DB709C">
        <w:t>A,D)</w:t>
      </w:r>
      <w:r w:rsidR="00D538FA">
        <w:t xml:space="preserve">, the red strain grows </w:t>
      </w:r>
      <w:del w:id="173" w:author="Yoav Ram" w:date="2017-10-19T12:16:00Z">
        <w:r w:rsidR="00D538FA" w:rsidDel="00122802">
          <w:delText>40</w:delText>
        </w:r>
      </w:del>
      <w:ins w:id="174" w:author="Yoav Ram" w:date="2017-10-19T12:16:00Z">
        <w:r w:rsidR="00122802">
          <w:t>41</w:t>
        </w:r>
      </w:ins>
      <w:r w:rsidR="00D538FA">
        <w:t>% faste</w:t>
      </w:r>
      <w:r w:rsidR="008179CB">
        <w:t>r than the green strain, has 23% higher maximum density, and a 60% shorter lag phase.</w:t>
      </w:r>
    </w:p>
    <w:p w14:paraId="12AF4071" w14:textId="5A60C65C" w:rsidR="004F5215" w:rsidRPr="000A28AB" w:rsidRDefault="004F5215"/>
    <w:p w14:paraId="6847DA22" w14:textId="30CE9F2B" w:rsidR="004F5215" w:rsidRPr="000A28AB" w:rsidRDefault="00594922" w:rsidP="00141D97">
      <w:pPr>
        <w:keepNext/>
        <w:jc w:val="center"/>
      </w:pPr>
      <w:r>
        <w:rPr>
          <w:noProof/>
        </w:rPr>
        <w:drawing>
          <wp:inline distT="0" distB="0" distL="0" distR="0" wp14:anchorId="01BCF271" wp14:editId="0AB66B54">
            <wp:extent cx="5278120" cy="23634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model_fitting.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2363470"/>
                    </a:xfrm>
                    <a:prstGeom prst="rect">
                      <a:avLst/>
                    </a:prstGeom>
                  </pic:spPr>
                </pic:pic>
              </a:graphicData>
            </a:graphic>
          </wp:inline>
        </w:drawing>
      </w:r>
    </w:p>
    <w:p w14:paraId="6FBC24DC" w14:textId="48D747D2" w:rsidR="00B85306" w:rsidRPr="00B85306" w:rsidRDefault="004F5215" w:rsidP="00D8567A">
      <w:pPr>
        <w:pStyle w:val="Caption"/>
        <w:jc w:val="center"/>
        <w:rPr>
          <w:b w:val="0"/>
          <w:bCs w:val="0"/>
          <w:color w:val="auto"/>
        </w:rPr>
      </w:pPr>
      <w:bookmarkStart w:id="175"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175"/>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176"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177"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r w:rsidR="00BA0E0D">
        <w:rPr>
          <w:color w:val="auto"/>
        </w:rPr>
        <w:t>(A-C)</w:t>
      </w:r>
      <w:r w:rsidR="00494E7D">
        <w:rPr>
          <w:b w:val="0"/>
          <w:bCs w:val="0"/>
          <w:color w:val="auto"/>
        </w:rPr>
        <w:t xml:space="preserve"> </w:t>
      </w:r>
      <w:r w:rsidR="00DB709C">
        <w:rPr>
          <w:b w:val="0"/>
          <w:bCs w:val="0"/>
          <w:color w:val="auto"/>
        </w:rPr>
        <w:t xml:space="preserve">The top panels </w:t>
      </w:r>
      <w:r w:rsidR="00494E7D">
        <w:rPr>
          <w:b w:val="0"/>
          <w:bCs w:val="0"/>
          <w:color w:val="auto"/>
        </w:rPr>
        <w:t xml:space="preserve">show the </w:t>
      </w:r>
      <w:r w:rsidR="00B85306" w:rsidRPr="000A28AB">
        <w:rPr>
          <w:b w:val="0"/>
          <w:bCs w:val="0"/>
          <w:color w:val="auto"/>
        </w:rPr>
        <w:t xml:space="preserve">optical density (OD) of two strains growing in a monoculture (green lines for </w:t>
      </w:r>
      <w:r w:rsidR="00B85306">
        <w:rPr>
          <w:b w:val="0"/>
          <w:bCs w:val="0"/>
          <w:color w:val="auto"/>
        </w:rPr>
        <w:t xml:space="preserve">GFP </w:t>
      </w:r>
      <w:r w:rsidR="00B85306" w:rsidRPr="000A28AB">
        <w:rPr>
          <w:b w:val="0"/>
          <w:bCs w:val="0"/>
          <w:color w:val="auto"/>
        </w:rPr>
        <w:t xml:space="preserve">labeled strain; red lines for </w:t>
      </w:r>
      <w:r w:rsidR="00B85306">
        <w:rPr>
          <w:b w:val="0"/>
          <w:bCs w:val="0"/>
          <w:color w:val="auto"/>
        </w:rPr>
        <w:t>RFP</w:t>
      </w:r>
      <w:r w:rsidR="00B85306" w:rsidRPr="000A28AB">
        <w:rPr>
          <w:b w:val="0"/>
          <w:bCs w:val="0"/>
          <w:color w:val="auto"/>
        </w:rPr>
        <w:t xml:space="preserve"> labeled strains) and a mixed culture (blue lines). Each </w:t>
      </w:r>
      <w:r w:rsidR="00B85306">
        <w:rPr>
          <w:b w:val="0"/>
          <w:bCs w:val="0"/>
          <w:color w:val="auto"/>
        </w:rPr>
        <w:t xml:space="preserve">of 30+ </w:t>
      </w:r>
      <w:r w:rsidR="00B85306" w:rsidRPr="000A28AB">
        <w:rPr>
          <w:b w:val="0"/>
          <w:bCs w:val="0"/>
          <w:color w:val="auto"/>
        </w:rPr>
        <w:t>experimental replicate</w:t>
      </w:r>
      <w:r w:rsidR="00B85306">
        <w:rPr>
          <w:b w:val="0"/>
          <w:bCs w:val="0"/>
          <w:color w:val="auto"/>
        </w:rPr>
        <w:t>s</w:t>
      </w:r>
      <w:r w:rsidR="00B85306" w:rsidRPr="000A28AB">
        <w:rPr>
          <w:b w:val="0"/>
          <w:bCs w:val="0"/>
          <w:color w:val="auto"/>
        </w:rPr>
        <w:t xml:space="preserve"> is represented by a separate line.</w:t>
      </w:r>
      <w:r w:rsidR="00494E7D">
        <w:rPr>
          <w:b w:val="0"/>
          <w:bCs w:val="0"/>
          <w:color w:val="auto"/>
        </w:rPr>
        <w:t xml:space="preserve"> </w:t>
      </w:r>
      <w:r w:rsidR="00BA0E0D">
        <w:rPr>
          <w:color w:val="auto"/>
        </w:rPr>
        <w:t xml:space="preserve">(D-F) </w:t>
      </w:r>
      <w:del w:id="178" w:author="Yoav Ram" w:date="2017-10-19T12:18:00Z">
        <w:r w:rsidR="00DB709C" w:rsidRPr="00837953" w:rsidDel="00D8567A">
          <w:rPr>
            <w:b w:val="0"/>
            <w:bCs w:val="0"/>
            <w:color w:val="auto"/>
          </w:rPr>
          <w:delText xml:space="preserve">The </w:delText>
        </w:r>
      </w:del>
      <w:ins w:id="179" w:author="Yoav Ram" w:date="2017-10-19T12:18:00Z">
        <w:r w:rsidR="00D8567A">
          <w:rPr>
            <w:b w:val="0"/>
            <w:bCs w:val="0"/>
            <w:color w:val="auto"/>
          </w:rPr>
          <w:t xml:space="preserve">In the </w:t>
        </w:r>
      </w:ins>
      <w:r w:rsidR="00DB709C" w:rsidRPr="00837953">
        <w:rPr>
          <w:b w:val="0"/>
          <w:bCs w:val="0"/>
          <w:color w:val="auto"/>
        </w:rPr>
        <w:t>bottom panels</w:t>
      </w:r>
      <w:ins w:id="180" w:author="Yoav Ram" w:date="2017-10-19T12:18:00Z">
        <w:r w:rsidR="00D8567A">
          <w:rPr>
            <w:b w:val="0"/>
            <w:bCs w:val="0"/>
            <w:color w:val="auto"/>
          </w:rPr>
          <w:t xml:space="preserve">, black lines </w:t>
        </w:r>
      </w:ins>
      <w:del w:id="181" w:author="Yoav Ram" w:date="2017-10-19T12:18:00Z">
        <w:r w:rsidR="00DB709C" w:rsidDel="00D8567A">
          <w:rPr>
            <w:color w:val="auto"/>
          </w:rPr>
          <w:delText xml:space="preserve"> </w:delText>
        </w:r>
        <w:r w:rsidR="00494E7D" w:rsidDel="00D8567A">
          <w:rPr>
            <w:b w:val="0"/>
            <w:bCs w:val="0"/>
            <w:color w:val="auto"/>
          </w:rPr>
          <w:delText xml:space="preserve">show </w:delText>
        </w:r>
      </w:del>
      <w:ins w:id="182" w:author="Yoav Ram" w:date="2017-10-19T12:18:00Z">
        <w:r w:rsidR="00D8567A">
          <w:rPr>
            <w:b w:val="0"/>
            <w:bCs w:val="0"/>
            <w:color w:val="auto"/>
          </w:rPr>
          <w:t xml:space="preserve">represent </w:t>
        </w:r>
      </w:ins>
      <w:r w:rsidR="00DB709C">
        <w:rPr>
          <w:b w:val="0"/>
          <w:bCs w:val="0"/>
          <w:color w:val="auto"/>
        </w:rPr>
        <w:t>t</w:t>
      </w:r>
      <w:r w:rsidR="00DB709C" w:rsidRPr="000A28AB">
        <w:rPr>
          <w:b w:val="0"/>
          <w:bCs w:val="0"/>
          <w:color w:val="auto"/>
        </w:rPr>
        <w:t xml:space="preserve">he </w:t>
      </w:r>
      <w:r w:rsidR="00494E7D" w:rsidRPr="000A28AB">
        <w:rPr>
          <w:b w:val="0"/>
          <w:bCs w:val="0"/>
          <w:color w:val="auto"/>
        </w:rPr>
        <w:t>best</w:t>
      </w:r>
      <w:ins w:id="183" w:author="Yoav Ram" w:date="2017-10-19T12:18:00Z">
        <w:r w:rsidR="00D8567A">
          <w:rPr>
            <w:b w:val="0"/>
            <w:bCs w:val="0"/>
            <w:color w:val="auto"/>
          </w:rPr>
          <w:t>-fit</w:t>
        </w:r>
      </w:ins>
      <w:r w:rsidR="00494E7D" w:rsidRPr="000A28AB">
        <w:rPr>
          <w:b w:val="0"/>
          <w:bCs w:val="0"/>
          <w:color w:val="auto"/>
        </w:rPr>
        <w:t xml:space="preserve"> model </w:t>
      </w:r>
      <w:del w:id="184"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ins w:id="185" w:author="Yoav Ram" w:date="2017-10-19T12:18:00Z">
        <w:r w:rsidR="00D8567A">
          <w:rPr>
            <w:b w:val="0"/>
            <w:bCs w:val="0"/>
            <w:color w:val="auto"/>
          </w:rPr>
          <w:t xml:space="preserve">and the colored markers represent data from </w:t>
        </w:r>
      </w:ins>
      <w:r w:rsidR="00494E7D" w:rsidRPr="000A28AB">
        <w:rPr>
          <w:b w:val="0"/>
          <w:bCs w:val="0"/>
          <w:color w:val="auto"/>
        </w:rPr>
        <w:t xml:space="preserve">growth curve </w:t>
      </w:r>
      <w:del w:id="186" w:author="Yoav Ram" w:date="2017-10-19T12:18:00Z">
        <w:r w:rsidR="00494E7D" w:rsidRPr="000A28AB" w:rsidDel="00D8567A">
          <w:rPr>
            <w:b w:val="0"/>
            <w:bCs w:val="0"/>
            <w:color w:val="auto"/>
          </w:rPr>
          <w:delText xml:space="preserve">data </w:delText>
        </w:r>
      </w:del>
      <w:ins w:id="187" w:author="Yoav Ram" w:date="2017-10-19T12:18:00Z">
        <w:r w:rsidR="00D8567A">
          <w:rPr>
            <w:b w:val="0"/>
            <w:bCs w:val="0"/>
            <w:color w:val="auto"/>
          </w:rPr>
          <w:t xml:space="preserve">experiments </w:t>
        </w:r>
      </w:ins>
      <w:r w:rsidR="00494E7D" w:rsidRPr="000A28AB">
        <w:rPr>
          <w:b w:val="0"/>
          <w:bCs w:val="0"/>
          <w:color w:val="auto"/>
        </w:rPr>
        <w:t>(</w:t>
      </w:r>
      <w:del w:id="188"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r w:rsidR="00494E7D">
        <w:rPr>
          <w:b w:val="0"/>
          <w:bCs w:val="0"/>
          <w:color w:val="auto"/>
        </w:rPr>
        <w:t>correspond</w:t>
      </w:r>
      <w:ins w:id="189" w:author="Yoav Ram" w:date="2017-10-19T12:19:00Z">
        <w:r w:rsidR="00D8567A">
          <w:rPr>
            <w:b w:val="0"/>
            <w:bCs w:val="0"/>
            <w:color w:val="auto"/>
          </w:rPr>
          <w:t xml:space="preserve">ing </w:t>
        </w:r>
      </w:ins>
      <w:del w:id="190" w:author="Yoav Ram" w:date="2017-10-19T12:19:00Z">
        <w:r w:rsidR="00494E7D" w:rsidDel="00D8567A">
          <w:rPr>
            <w:b w:val="0"/>
            <w:bCs w:val="0"/>
            <w:color w:val="auto"/>
          </w:rPr>
          <w:delText xml:space="preserve">s </w:delText>
        </w:r>
      </w:del>
      <w:r w:rsidR="00494E7D">
        <w:rPr>
          <w:b w:val="0"/>
          <w:bCs w:val="0"/>
          <w:color w:val="auto"/>
        </w:rPr>
        <w:t xml:space="preserve">to the curves in the top </w:t>
      </w:r>
      <w:r w:rsidR="00DB709C">
        <w:rPr>
          <w:b w:val="0"/>
          <w:bCs w:val="0"/>
          <w:color w:val="auto"/>
        </w:rPr>
        <w:t>panels</w:t>
      </w:r>
      <w:r w:rsidR="00494E7D" w:rsidRPr="000A28AB">
        <w:rPr>
          <w:b w:val="0"/>
          <w:bCs w:val="0"/>
          <w:color w:val="auto"/>
        </w:rPr>
        <w:t>) of two strains (green and red) growing in monoculture.</w:t>
      </w:r>
      <w:r w:rsidR="00494E7D">
        <w:rPr>
          <w:b w:val="0"/>
          <w:bCs w:val="0"/>
          <w:color w:val="auto"/>
        </w:rPr>
        <w:t xml:space="preserve"> </w:t>
      </w:r>
      <w:r w:rsidR="00B85306" w:rsidRPr="000A28AB">
        <w:rPr>
          <w:color w:val="auto"/>
        </w:rPr>
        <w:t>(A</w:t>
      </w:r>
      <w:r w:rsidR="00494E7D">
        <w:rPr>
          <w:color w:val="auto"/>
        </w:rPr>
        <w:t>,D</w:t>
      </w:r>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(B</w:t>
      </w:r>
      <w:r w:rsidR="00494E7D">
        <w:rPr>
          <w:color w:val="auto"/>
        </w:rPr>
        <w:t>,E</w:t>
      </w:r>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(C</w:t>
      </w:r>
      <w:r w:rsidR="00494E7D">
        <w:rPr>
          <w:color w:val="auto"/>
        </w:rPr>
        <w:t>,F</w:t>
      </w:r>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r w:rsidR="00B85306" w:rsidRPr="000A28AB">
        <w:rPr>
          <w:b w:val="0"/>
          <w:bCs w:val="0"/>
          <w:color w:val="auto"/>
        </w:rPr>
        <w:t xml:space="preserve">. Experimental conditions as </w:t>
      </w:r>
      <w:r w:rsidR="00B85306">
        <w:rPr>
          <w:b w:val="0"/>
          <w:bCs w:val="0"/>
          <w:color w:val="auto"/>
        </w:rPr>
        <w:t xml:space="preserve">described </w:t>
      </w:r>
      <w:r w:rsidR="00DB709C">
        <w:rPr>
          <w:b w:val="0"/>
          <w:bCs w:val="0"/>
          <w:color w:val="auto"/>
        </w:rPr>
        <w:t>for</w:t>
      </w:r>
      <w:r w:rsidR="00DB709C" w:rsidRPr="000A28AB">
        <w:rPr>
          <w:b w:val="0"/>
          <w:bCs w:val="0"/>
          <w:color w:val="auto"/>
        </w:rPr>
        <w:t xml:space="preserve"> </w:t>
      </w:r>
      <w:r w:rsidR="00B85306">
        <w:rPr>
          <w:b w:val="0"/>
          <w:bCs w:val="0"/>
          <w:color w:val="auto"/>
        </w:rPr>
        <w:t>(</w:t>
      </w:r>
      <w:r w:rsidR="00B85306" w:rsidRPr="000A28AB">
        <w:rPr>
          <w:b w:val="0"/>
          <w:bCs w:val="0"/>
          <w:color w:val="auto"/>
        </w:rPr>
        <w:t>A</w:t>
      </w:r>
      <w:r w:rsidR="00494E7D">
        <w:rPr>
          <w:b w:val="0"/>
          <w:bCs w:val="0"/>
          <w:color w:val="auto"/>
        </w:rPr>
        <w:t>,D</w:t>
      </w:r>
      <w:r w:rsidR="00B85306">
        <w:rPr>
          <w:b w:val="0"/>
          <w:bCs w:val="0"/>
          <w:color w:val="auto"/>
        </w:rPr>
        <w:t>)</w:t>
      </w:r>
      <w:r w:rsidR="00B85306" w:rsidRPr="000A28AB">
        <w:rPr>
          <w:b w:val="0"/>
          <w:bCs w:val="0"/>
          <w:color w:val="auto"/>
        </w:rPr>
        <w:t>.</w:t>
      </w:r>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191"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191"/>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192"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193"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194"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195" w:author="Yoav Ram" w:date="2017-10-19T13:57:00Z">
        <w:r w:rsidR="00C02003">
          <w:t>Estimate competition coefficients</w:t>
        </w:r>
      </w:ins>
      <w:del w:id="196" w:author="Yoav Ram" w:date="2017-10-19T13:49:00Z">
        <w:r w:rsidR="006C449D" w:rsidDel="008140DF">
          <w:delText xml:space="preserve">Mixed </w:delText>
        </w:r>
      </w:del>
      <w:del w:id="197" w:author="Yoav Ram" w:date="2017-10-19T13:57:00Z">
        <w:r w:rsidR="006C449D" w:rsidDel="00C02003">
          <w:delText>culture</w:delText>
        </w:r>
      </w:del>
      <w:del w:id="198"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199" w:author="Yoav Ram" w:date="2017-10-19T12:30:00Z">
        <w:r w:rsidR="00833210">
          <w:t xml:space="preserve"> </w:t>
        </w:r>
      </w:ins>
      <w:moveToRangeStart w:id="200" w:author="Yoav Ram" w:date="2017-10-19T12:30:00Z" w:name="move496179551"/>
      <w:moveTo w:id="201" w:author="Yoav Ram" w:date="2017-10-19T12:30:00Z">
        <w:del w:id="202"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200"/>
      <w:ins w:id="203" w:author="Yoav Ram" w:date="2017-10-19T12:30:00Z">
        <w:r w:rsidR="00833210">
          <w:t xml:space="preserve"> </w:t>
        </w:r>
      </w:ins>
      <w:del w:id="204"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Lotka-Volterra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205" w:author="Yoav Ram" w:date="2017-10-19T12:31:00Z">
        <w:r w:rsidR="00756174" w:rsidRPr="000A28AB" w:rsidDel="00833210">
          <w:delText xml:space="preserve">text </w:delText>
        </w:r>
      </w:del>
      <w:ins w:id="206"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33881168" w:rsidR="007A7F01" w:rsidRPr="000A28AB" w:rsidRDefault="00F534A6" w:rsidP="006D6E0A">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w:ins w:id="207" w:author="Yoav Ram" w:date="2017-10-19T12:31:00Z">
                          <m:r>
                            <w:rPr>
                              <w:rFonts w:ascii="Cambria Math" w:hAnsi="Cambria Math"/>
                            </w:rPr>
                            <m:t xml:space="preserve"> </m:t>
                          </m:r>
                        </w:ins>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208"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209" w:author="Yoav Ram" w:date="2017-10-18T16:31:00Z">
                  <w:rPr>
                    <w:i/>
                    <w:iCs/>
                  </w:rPr>
                </w:rPrChange>
              </w:rPr>
            </w:pPr>
            <w:r w:rsidRPr="00566BA2">
              <w:rPr>
                <w:rPrChange w:id="210" w:author="Yoav Ram" w:date="2017-10-18T16:31:00Z">
                  <w:rPr>
                    <w:i/>
                    <w:iCs/>
                  </w:rPr>
                </w:rPrChange>
              </w:rPr>
              <w:t>[3a]</w:t>
            </w:r>
          </w:p>
          <w:p w14:paraId="6509A934" w14:textId="77777777" w:rsidR="006D6E0A" w:rsidRPr="00566BA2" w:rsidRDefault="006D6E0A">
            <w:pPr>
              <w:jc w:val="right"/>
              <w:rPr>
                <w:rPrChange w:id="211" w:author="Yoav Ram" w:date="2017-10-18T16:31:00Z">
                  <w:rPr>
                    <w:i/>
                    <w:iCs/>
                  </w:rPr>
                </w:rPrChange>
              </w:rPr>
            </w:pPr>
          </w:p>
          <w:p w14:paraId="3EAD2335" w14:textId="77777777" w:rsidR="007A7F01" w:rsidRPr="00566BA2" w:rsidRDefault="007A7F01" w:rsidP="006D6E0A">
            <w:pPr>
              <w:jc w:val="right"/>
              <w:rPr>
                <w:rPrChange w:id="212" w:author="Yoav Ram" w:date="2017-10-18T16:31:00Z">
                  <w:rPr>
                    <w:i/>
                    <w:iCs/>
                  </w:rPr>
                </w:rPrChange>
              </w:rPr>
            </w:pPr>
            <w:r w:rsidRPr="00566BA2">
              <w:rPr>
                <w:rPrChange w:id="213" w:author="Yoav Ram" w:date="2017-10-18T16:31:00Z">
                  <w:rPr>
                    <w:i/>
                    <w:iCs/>
                  </w:rPr>
                </w:rPrChange>
              </w:rPr>
              <w:t>[3b]</w:t>
            </w:r>
          </w:p>
        </w:tc>
      </w:tr>
    </w:tbl>
    <w:p w14:paraId="2AE9E286" w14:textId="7D1D81EB" w:rsidR="007A7F01" w:rsidRPr="000A28AB" w:rsidDel="00833210" w:rsidRDefault="00833210" w:rsidP="00833210">
      <w:pPr>
        <w:ind w:firstLine="0"/>
        <w:rPr>
          <w:del w:id="214" w:author="Yoav Ram" w:date="2017-10-19T12:32:00Z"/>
        </w:rPr>
      </w:pPr>
      <w:ins w:id="215"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216" w:author="Yoav Ram" w:date="2017-10-19T12:32:00Z">
        <w:r>
          <w:t xml:space="preserve">, </w:t>
        </w:r>
      </w:ins>
      <w:del w:id="217"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218" w:author="Yoav Ram" w:date="2017-10-19T12:32:00Z">
        <w:r>
          <w:t>(</w:t>
        </w:r>
      </w:ins>
      <w:r w:rsidR="00B02278">
        <w:t>o</w:t>
      </w:r>
      <w:r w:rsidR="00651E9E">
        <w:t>btained</w:t>
      </w:r>
      <w:r w:rsidR="007A7F01" w:rsidRPr="000A28AB">
        <w:t xml:space="preserve"> from fitting the</w:t>
      </w:r>
      <w:ins w:id="219" w:author="Yoav Ram" w:date="2017-10-19T12:31:00Z">
        <w:r>
          <w:t xml:space="preserve"> growth model (eq. 2</w:t>
        </w:r>
      </w:ins>
      <w:ins w:id="220" w:author="Yoav Ram" w:date="2017-10-19T12:32:00Z">
        <w:r>
          <w:t>) to</w:t>
        </w:r>
      </w:ins>
      <w:r w:rsidR="007A7F01" w:rsidRPr="000A28AB">
        <w:t xml:space="preserve"> monoculture growth curve data</w:t>
      </w:r>
      <w:ins w:id="221" w:author="Yoav Ram" w:date="2017-10-19T12:32:00Z">
        <w:r>
          <w:t>), and</w:t>
        </w:r>
      </w:ins>
      <w:del w:id="222"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223" w:author="Yoav Ram" w:date="2017-10-19T12:32:00Z">
        <w:r>
          <w:t xml:space="preserve"> </w:t>
        </w:r>
      </w:ins>
    </w:p>
    <w:p w14:paraId="69A40931" w14:textId="7A887DF6" w:rsidR="007A7F01" w:rsidRPr="000A28AB" w:rsidRDefault="007A7F01" w:rsidP="00833210">
      <w:pPr>
        <w:ind w:firstLine="0"/>
        <w:pPrChange w:id="224" w:author="Yoav Ram" w:date="2017-10-19T12:32:00Z">
          <w:pPr/>
        </w:pPrChange>
      </w:pPr>
      <w:moveFromRangeStart w:id="225" w:author="Yoav Ram" w:date="2017-10-19T12:30:00Z" w:name="move496179551"/>
      <w:moveFrom w:id="226"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225"/>
      <w:del w:id="227" w:author="Yoav Ram" w:date="2017-10-19T12:32:00Z">
        <w:r w:rsidR="00517B55" w:rsidDel="00833210">
          <w:delText>Of note</w:delText>
        </w:r>
      </w:del>
      <w:ins w:id="228" w:author="Yoav Ram" w:date="2017-10-19T12:32:00Z">
        <w:r w:rsidR="00833210">
          <w:t>Note that</w:t>
        </w:r>
      </w:ins>
      <w:del w:id="229"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rsidP="008140DF">
      <w:pPr>
        <w:pStyle w:val="Heading3"/>
        <w:rPr>
          <w:ins w:id="230" w:author="Yoav Ram" w:date="2017-10-19T13:49:00Z"/>
        </w:rPr>
        <w:pPrChange w:id="231" w:author="Yoav Ram" w:date="2017-10-19T13:49:00Z">
          <w:pPr/>
        </w:pPrChange>
      </w:pPr>
      <w:ins w:id="232" w:author="Yoav Ram" w:date="2017-10-19T13:50:00Z">
        <w:r>
          <w:t>Model fitting</w:t>
        </w:r>
      </w:ins>
    </w:p>
    <w:p w14:paraId="550186D3" w14:textId="5BD7C3F2" w:rsidR="007A7F01" w:rsidRPr="000A28AB" w:rsidRDefault="00833210" w:rsidP="007F21BA">
      <w:ins w:id="233" w:author="Yoav Ram" w:date="2017-10-19T12:33:00Z">
        <w:r>
          <w:t>The competition model (e</w:t>
        </w:r>
      </w:ins>
      <w:del w:id="234" w:author="Yoav Ram" w:date="2017-10-19T12:33:00Z">
        <w:r w:rsidR="007A7F01" w:rsidRPr="000A28AB" w:rsidDel="00833210">
          <w:delText>E</w:delText>
        </w:r>
      </w:del>
      <w:r w:rsidR="007A7F01" w:rsidRPr="000A28AB">
        <w:t>q. 3</w:t>
      </w:r>
      <w:ins w:id="235" w:author="Yoav Ram" w:date="2017-10-19T12:33:00Z">
        <w:r>
          <w:t>)</w:t>
        </w:r>
      </w:ins>
      <w:r w:rsidR="007A7F01" w:rsidRPr="000A28AB">
        <w:t xml:space="preserve"> </w:t>
      </w:r>
      <w:ins w:id="236" w:author="Yoav Ram" w:date="2017-10-19T13:50:00Z">
        <w:r w:rsidR="008140DF">
          <w:t>wa</w:t>
        </w:r>
      </w:ins>
      <w:del w:id="237" w:author="Yoav Ram" w:date="2017-10-19T13:50:00Z">
        <w:r w:rsidR="007A7F01" w:rsidRPr="000A28AB" w:rsidDel="008140DF">
          <w:delText>i</w:delText>
        </w:r>
      </w:del>
      <w:r w:rsidR="007A7F01" w:rsidRPr="000A28AB">
        <w:t xml:space="preserve">s fitted to </w:t>
      </w:r>
      <w:ins w:id="238" w:author="Yoav Ram" w:date="2017-10-19T12:33:00Z">
        <w:r>
          <w:t xml:space="preserve">data </w:t>
        </w:r>
      </w:ins>
      <w:del w:id="239" w:author="Yoav Ram" w:date="2017-10-19T12:33:00Z">
        <w:r w:rsidR="007A7F01" w:rsidRPr="000A28AB" w:rsidDel="00833210">
          <w:delText xml:space="preserve">the </w:delText>
        </w:r>
      </w:del>
      <w:ins w:id="240" w:author="Yoav Ram" w:date="2017-10-19T12:33:00Z">
        <w:r>
          <w:t>from the g</w:t>
        </w:r>
      </w:ins>
      <w:del w:id="241" w:author="Yoav Ram" w:date="2017-10-19T12:33:00Z">
        <w:r w:rsidR="007A7F01" w:rsidRPr="000A28AB" w:rsidDel="00833210">
          <w:delText>g</w:delText>
        </w:r>
      </w:del>
      <w:r w:rsidR="007A7F01" w:rsidRPr="000A28AB">
        <w:t xml:space="preserve">rowth </w:t>
      </w:r>
      <w:del w:id="242" w:author="Yoav Ram" w:date="2017-10-19T12:33:00Z">
        <w:r w:rsidR="007A7F01" w:rsidRPr="000A28AB" w:rsidDel="00833210">
          <w:delText xml:space="preserve">curve </w:delText>
        </w:r>
      </w:del>
      <w:r w:rsidR="007A7F01" w:rsidRPr="000A28AB">
        <w:t xml:space="preserve">of </w:t>
      </w:r>
      <w:del w:id="243" w:author="Yoav Ram" w:date="2017-10-19T12:33:00Z">
        <w:r w:rsidR="007A7F01" w:rsidRPr="000A28AB" w:rsidDel="00833210">
          <w:delText xml:space="preserve">a </w:delText>
        </w:r>
      </w:del>
      <w:ins w:id="244" w:author="Yoav Ram" w:date="2017-10-19T12:33:00Z">
        <w:r>
          <w:t xml:space="preserve">the </w:t>
        </w:r>
      </w:ins>
      <w:r w:rsidR="007A7F01" w:rsidRPr="000A28AB">
        <w:t xml:space="preserve">mixed culture that includes both strains, in which the combined OD of the strains </w:t>
      </w:r>
      <w:ins w:id="245" w:author="Yoav Ram" w:date="2017-10-19T13:50:00Z">
        <w:r w:rsidR="008140DF">
          <w:t>wa</w:t>
        </w:r>
      </w:ins>
      <w:del w:id="246"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247" w:author="Yoav Ram" w:date="2017-10-19T12:33:00Z">
        <w:r w:rsidR="00D96F6C" w:rsidRPr="000A28AB" w:rsidDel="00833210">
          <w:delText xml:space="preserve">each </w:delText>
        </w:r>
      </w:del>
      <w:r w:rsidR="00D96F6C" w:rsidRPr="000A28AB">
        <w:t>individual strain</w:t>
      </w:r>
      <w:ins w:id="248" w:author="Yoav Ram" w:date="2017-10-19T12:33:00Z">
        <w:r>
          <w:t>s</w:t>
        </w:r>
      </w:ins>
      <w:r w:rsidR="00D96F6C" w:rsidRPr="000A28AB">
        <w:t>)</w:t>
      </w:r>
      <w:r w:rsidR="007A7F01" w:rsidRPr="000A28AB">
        <w:t xml:space="preserve">. </w:t>
      </w:r>
      <w:del w:id="249" w:author="Yoav Ram" w:date="2017-10-19T12:34:00Z">
        <w:r w:rsidR="007A7F01" w:rsidRPr="000A28AB" w:rsidDel="007F21BA">
          <w:delText xml:space="preserve">This </w:delText>
        </w:r>
      </w:del>
      <w:ins w:id="250" w:author="Yoav Ram" w:date="2017-10-19T12:34:00Z">
        <w:r w:rsidR="007F21BA" w:rsidRPr="000A28AB">
          <w:t>Th</w:t>
        </w:r>
        <w:r w:rsidR="007F21BA">
          <w:t>e</w:t>
        </w:r>
        <w:r w:rsidR="007F21BA" w:rsidRPr="000A28AB">
          <w:t xml:space="preserve"> </w:t>
        </w:r>
      </w:ins>
      <w:r w:rsidR="007A7F01" w:rsidRPr="000A28AB">
        <w:t>fit</w:t>
      </w:r>
      <w:ins w:id="251" w:author="Yoav Ram" w:date="2017-10-19T12:35:00Z">
        <w:r w:rsidR="007F21BA">
          <w:t>ting</w:t>
        </w:r>
      </w:ins>
      <w:r w:rsidR="007A7F01" w:rsidRPr="000A28AB">
        <w:t xml:space="preserve"> </w:t>
      </w:r>
      <w:ins w:id="252" w:author="Yoav Ram" w:date="2017-10-19T12:36:00Z">
        <w:r w:rsidR="007F21BA">
          <w:t>provides</w:t>
        </w:r>
      </w:ins>
      <w:ins w:id="253"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254" w:author="Yoav Ram" w:date="2017-10-19T12:36:00Z">
        <w:r w:rsidR="007F21BA">
          <w:t xml:space="preserve"> </w:t>
        </w:r>
      </w:ins>
      <w:ins w:id="255" w:author="Yoav Ram" w:date="2017-10-19T13:50:00Z">
        <w:r w:rsidR="008140DF">
          <w:t>wa</w:t>
        </w:r>
      </w:ins>
      <w:del w:id="256"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257" w:author="Yoav Ram" w:date="2017-10-19T12:35:00Z">
        <w:r w:rsidR="007F21BA">
          <w:t xml:space="preserve">the sum of the integrals of the system in </w:t>
        </w:r>
      </w:ins>
      <w:r w:rsidR="007A7F01" w:rsidRPr="000A28AB">
        <w:t>eq. 3) and the</w:t>
      </w:r>
      <w:ins w:id="258" w:author="Yoav Ram" w:date="2017-10-19T12:37:00Z">
        <w:r w:rsidR="007F21BA">
          <w:t xml:space="preserve"> total</w:t>
        </w:r>
      </w:ins>
      <w:r w:rsidR="007A7F01" w:rsidRPr="000A28AB">
        <w:t xml:space="preserve"> </w:t>
      </w:r>
      <w:del w:id="259" w:author="Yoav Ram" w:date="2017-10-19T12:36:00Z">
        <w:r w:rsidR="007A7F01" w:rsidRPr="000A28AB" w:rsidDel="007F21BA">
          <w:delText xml:space="preserve">observed </w:delText>
        </w:r>
      </w:del>
      <w:r w:rsidR="007A7F01" w:rsidRPr="000A28AB">
        <w:t xml:space="preserve">OD from </w:t>
      </w:r>
      <w:del w:id="260" w:author="Yoav Ram" w:date="2017-10-19T12:36:00Z">
        <w:r w:rsidR="007A7F01" w:rsidRPr="000A28AB" w:rsidDel="007F21BA">
          <w:delText xml:space="preserve">the </w:delText>
        </w:r>
      </w:del>
      <w:ins w:id="261" w:author="Yoav Ram" w:date="2017-10-19T12:36:00Z">
        <w:r w:rsidR="007F21BA">
          <w:t xml:space="preserve">the </w:t>
        </w:r>
      </w:ins>
      <w:r w:rsidR="007A7F01" w:rsidRPr="000A28AB">
        <w:t>mixed culture</w:t>
      </w:r>
      <w:r w:rsidR="00001E91" w:rsidRPr="000A28AB">
        <w:t xml:space="preserve"> </w:t>
      </w:r>
      <w:del w:id="262" w:author="Yoav Ram" w:date="2017-10-19T12:36:00Z">
        <w:r w:rsidR="004C0744" w:rsidRPr="000A28AB" w:rsidDel="007F21BA">
          <w:delText xml:space="preserve">and </w:delText>
        </w:r>
      </w:del>
      <w:del w:id="263" w:author="Yoav Ram" w:date="2017-10-19T12:37:00Z">
        <w:r w:rsidR="004C0744" w:rsidRPr="000A28AB" w:rsidDel="007F21BA">
          <w:delText>yields</w:delText>
        </w:r>
        <w:r w:rsidR="00001E91" w:rsidRPr="000A28AB" w:rsidDel="007F21BA">
          <w:delText xml:space="preserve"> </w:delText>
        </w:r>
      </w:del>
      <w:del w:id="264"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rsidP="00C02003">
      <w:pPr>
        <w:pStyle w:val="Heading2"/>
        <w:rPr>
          <w:ins w:id="265" w:author="Yoav Ram" w:date="2017-10-19T13:50:00Z"/>
        </w:rPr>
        <w:pPrChange w:id="266" w:author="Yoav Ram" w:date="2017-10-19T13:58:00Z">
          <w:pPr/>
        </w:pPrChange>
      </w:pPr>
      <w:ins w:id="267" w:author="Yoav Ram" w:date="2017-10-19T13:51:00Z">
        <w:r>
          <w:t xml:space="preserve">c. </w:t>
        </w:r>
      </w:ins>
      <w:ins w:id="268" w:author="Yoav Ram" w:date="2017-10-19T13:50:00Z">
        <w:r w:rsidR="001F7E9F">
          <w:t>Prediction</w:t>
        </w:r>
      </w:ins>
      <w:ins w:id="269" w:author="Yoav Ram" w:date="2017-10-19T13:51:00Z">
        <w:r>
          <w:t xml:space="preserve"> </w:t>
        </w:r>
      </w:ins>
      <w:ins w:id="270" w:author="Yoav Ram" w:date="2017-10-19T13:57:00Z">
        <w:r w:rsidR="00C02003">
          <w:t xml:space="preserve">and validation </w:t>
        </w:r>
      </w:ins>
      <w:ins w:id="271" w:author="Yoav Ram" w:date="2017-10-19T13:51:00Z">
        <w:r>
          <w:t xml:space="preserve">of </w:t>
        </w:r>
        <w:r>
          <w:t xml:space="preserve">relative </w:t>
        </w:r>
        <w:r w:rsidR="00C02003">
          <w:t>growth</w:t>
        </w:r>
      </w:ins>
    </w:p>
    <w:p w14:paraId="288B6E77" w14:textId="2D362208" w:rsidR="00C02003" w:rsidRDefault="00C02003" w:rsidP="00C02003">
      <w:pPr>
        <w:pStyle w:val="Heading3"/>
        <w:rPr>
          <w:ins w:id="272" w:author="Yoav Ram" w:date="2017-10-19T13:59:00Z"/>
        </w:rPr>
        <w:pPrChange w:id="273" w:author="Yoav Ram" w:date="2017-10-19T14:00:00Z">
          <w:pPr/>
        </w:pPrChange>
      </w:pPr>
      <w:ins w:id="274" w:author="Yoav Ram" w:date="2017-10-19T14:00:00Z">
        <w:r>
          <w:t>Model p</w:t>
        </w:r>
      </w:ins>
      <w:ins w:id="275" w:author="Yoav Ram" w:date="2017-10-19T13:59:00Z">
        <w:r w:rsidRPr="000A28AB">
          <w:t xml:space="preserve">rediction </w:t>
        </w:r>
      </w:ins>
    </w:p>
    <w:p w14:paraId="77A01BCB" w14:textId="08198B26" w:rsidR="00C02003" w:rsidRDefault="007F21BA" w:rsidP="00C02003">
      <w:pPr>
        <w:rPr>
          <w:ins w:id="276" w:author="Yoav Ram" w:date="2017-10-19T13:59:00Z"/>
        </w:rPr>
        <w:pPrChange w:id="277" w:author="Yoav Ram" w:date="2017-10-19T13:59:00Z">
          <w:pPr/>
        </w:pPrChange>
      </w:pPr>
      <w:ins w:id="278" w:author="Yoav Ram" w:date="2017-10-19T12:38:00Z">
        <w:r>
          <w:t xml:space="preserve">With estimates of all </w:t>
        </w:r>
      </w:ins>
      <w:ins w:id="279" w:author="Yoav Ram" w:date="2017-10-19T12:37:00Z">
        <w:r>
          <w:t xml:space="preserve">the </w:t>
        </w:r>
      </w:ins>
      <w:ins w:id="280" w:author="Yoav Ram" w:date="2017-10-19T12:38:00Z">
        <w:r>
          <w:t xml:space="preserve">competition model </w:t>
        </w:r>
      </w:ins>
      <w:ins w:id="281" w:author="Yoav Ram" w:date="2017-10-19T12:37:00Z">
        <w:r>
          <w:t>parameter</w:t>
        </w:r>
      </w:ins>
      <w:ins w:id="282" w:author="Yoav Ram" w:date="2017-10-19T12:38:00Z">
        <w:r>
          <w:t>s,</w:t>
        </w:r>
      </w:ins>
      <w:ins w:id="283" w:author="Yoav Ram" w:date="2017-10-19T13:58:00Z">
        <w:r w:rsidR="00C02003">
          <w:t xml:space="preserve"> we solved</w:t>
        </w:r>
      </w:ins>
      <w:ins w:id="284" w:author="Yoav Ram" w:date="2017-10-19T12:38:00Z">
        <w:r>
          <w:t xml:space="preserve"> the </w:t>
        </w:r>
      </w:ins>
      <w:ins w:id="285" w:author="Yoav Ram" w:date="2017-10-19T13:52:00Z">
        <w:r w:rsidR="005B7870">
          <w:t xml:space="preserve">competition </w:t>
        </w:r>
      </w:ins>
      <w:ins w:id="286" w:author="Yoav Ram" w:date="2017-10-19T12:38:00Z">
        <w:r>
          <w:t>model</w:t>
        </w:r>
      </w:ins>
      <w:ins w:id="287" w:author="Yoav Ram" w:date="2017-10-19T13:58:00Z">
        <w:r w:rsidR="00C02003">
          <w:t xml:space="preserve"> </w:t>
        </w:r>
        <w:r w:rsidR="00C02003">
          <w:t xml:space="preserve">(eq. 3) </w:t>
        </w:r>
        <w:r w:rsidR="00C02003">
          <w:t>using</w:t>
        </w:r>
      </w:ins>
      <w:del w:id="288"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289" w:author="Yoav Ram" w:date="2017-10-19T13:58:00Z">
        <w:r w:rsidR="007A7F01" w:rsidRPr="000A28AB" w:rsidDel="00C02003">
          <w:delText>solved by</w:delText>
        </w:r>
      </w:del>
      <w:r w:rsidR="007A7F01" w:rsidRPr="000A28AB">
        <w:t xml:space="preserve"> numerical integration, </w:t>
      </w:r>
      <w:ins w:id="290" w:author="Yoav Ram" w:date="2017-10-19T13:58:00Z">
        <w:r w:rsidR="00C02003">
          <w:t xml:space="preserve">thus </w:t>
        </w:r>
      </w:ins>
      <w:r w:rsidR="007A7F01" w:rsidRPr="000A28AB">
        <w:t xml:space="preserve">providing a </w:t>
      </w:r>
      <w:del w:id="291" w:author="Yoav Ram" w:date="2017-10-19T12:39:00Z">
        <w:r w:rsidR="007A7F01" w:rsidRPr="000A28AB" w:rsidDel="007F21BA">
          <w:delText xml:space="preserve">joint </w:delText>
        </w:r>
      </w:del>
      <w:r w:rsidR="007A7F01" w:rsidRPr="000A28AB">
        <w:t xml:space="preserve">prediction for the </w:t>
      </w:r>
      <w:ins w:id="292"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293" w:author="Yoav Ram" w:date="2017-10-19T13:58:00Z">
        <w:r w:rsidR="00C02003">
          <w:t xml:space="preserve"> of the two strains growing in a mixed culture</w:t>
        </w:r>
      </w:ins>
      <w:r w:rsidR="007A7F01" w:rsidRPr="000A28AB">
        <w:t>. From the</w:t>
      </w:r>
      <w:ins w:id="294" w:author="Yoav Ram" w:date="2017-10-19T12:39:00Z">
        <w:r>
          <w:t>se</w:t>
        </w:r>
      </w:ins>
      <w:r w:rsidR="007A7F01" w:rsidRPr="000A28AB">
        <w:t xml:space="preserve"> predicted densities, the frequencies of each strain over time </w:t>
      </w:r>
      <w:del w:id="295" w:author="Yoav Ram" w:date="2017-10-19T13:59:00Z">
        <w:r w:rsidR="007A7F01" w:rsidRPr="000A28AB" w:rsidDel="00C02003">
          <w:delText xml:space="preserve">can </w:delText>
        </w:r>
      </w:del>
      <w:ins w:id="296" w:author="Yoav Ram" w:date="2017-10-19T13:59:00Z">
        <w:r w:rsidR="00C02003">
          <w:t>were</w:t>
        </w:r>
      </w:ins>
      <w:del w:id="297" w:author="Yoav Ram" w:date="2017-10-19T13:59:00Z">
        <w:r w:rsidR="007A7F01" w:rsidRPr="000A28AB" w:rsidDel="00C02003">
          <w:delText>be</w:delText>
        </w:r>
      </w:del>
      <w:r w:rsidR="007A7F01" w:rsidRPr="000A28AB">
        <w:t xml:space="preserve"> </w:t>
      </w:r>
      <w:del w:id="298" w:author="Yoav Ram" w:date="2017-10-19T12:39:00Z">
        <w:r w:rsidR="00001E91" w:rsidRPr="000A28AB" w:rsidDel="007F21BA">
          <w:delText>inferred</w:delText>
        </w:r>
      </w:del>
      <w:ins w:id="299" w:author="Yoav Ram" w:date="2017-10-19T12:39:00Z">
        <w:r>
          <w:t>estimated</w:t>
        </w:r>
      </w:ins>
      <w:ins w:id="300" w:author="Yoav Ram" w:date="2017-10-19T13:59:00Z">
        <w:r w:rsidR="00C02003">
          <w:t>:</w:t>
        </w:r>
      </w:ins>
      <w:del w:id="301" w:author="Yoav Ram" w:date="2017-10-19T12:39:00Z">
        <w:r w:rsidR="00001E91" w:rsidRPr="000A28AB" w:rsidDel="007F21BA">
          <w:delText>:</w:delText>
        </w:r>
      </w:del>
      <w:del w:id="302" w:author="Yoav Ram" w:date="2017-10-19T13:59:00Z">
        <w:r w:rsidR="00001E91" w:rsidRPr="000A28AB" w:rsidDel="00C02003">
          <w:delText xml:space="preserve"> </w:delText>
        </w:r>
      </w:del>
    </w:p>
    <w:p w14:paraId="369E2751" w14:textId="54572D29" w:rsidR="007A7F01" w:rsidRPr="000A28AB" w:rsidRDefault="00F534A6" w:rsidP="00C02003">
      <w:pPr>
        <w:jc w:val="center"/>
        <w:pPrChange w:id="303"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304" w:author="Yoav Ram" w:date="2017-10-19T13:59:00Z">
        <w:r w:rsidRPr="000A28AB" w:rsidDel="00C02003">
          <w:delText>Prediction v</w:delText>
        </w:r>
      </w:del>
      <w:ins w:id="305" w:author="Yoav Ram" w:date="2017-10-19T13:59:00Z">
        <w:r w:rsidR="00C02003">
          <w:t>Experimental v</w:t>
        </w:r>
      </w:ins>
      <w:r w:rsidRPr="000A28AB">
        <w:t>alidation</w:t>
      </w:r>
    </w:p>
    <w:p w14:paraId="65745899" w14:textId="14B8408C" w:rsidR="007A7F01" w:rsidRPr="000A28AB" w:rsidDel="00DC3BC6" w:rsidRDefault="00C02003" w:rsidP="002A7156">
      <w:pPr>
        <w:rPr>
          <w:del w:id="306" w:author="Yoav Ram" w:date="2017-10-19T13:53:00Z"/>
        </w:rPr>
      </w:pPr>
      <w:ins w:id="307" w:author="Yoav Ram" w:date="2017-10-19T14:00:00Z">
        <w:r>
          <w:t xml:space="preserve">The green and red error bars in </w:t>
        </w:r>
      </w:ins>
      <w:del w:id="308"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309" w:author="Yoav Ram" w:date="2017-10-19T12:40:00Z">
        <w:r w:rsidR="00517B55" w:rsidDel="002A7156">
          <w:delText>this</w:delText>
        </w:r>
        <w:r w:rsidR="00517B55" w:rsidRPr="000A28AB" w:rsidDel="002A7156">
          <w:delText xml:space="preserve"> </w:delText>
        </w:r>
      </w:del>
      <w:del w:id="310"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311" w:author="Yoav Ram" w:date="2017-10-19T12:40:00Z"/>
        </w:rPr>
      </w:pPr>
      <w:del w:id="312"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313" w:author="Yoav Ram" w:date="2017-10-19T13:53:00Z"/>
        </w:rPr>
      </w:pPr>
      <w:del w:id="314"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315" w:author="Yoav Ram" w:date="2017-10-19T12:40:00Z">
        <w:r>
          <w:t xml:space="preserve">Figure 3D-F show the </w:t>
        </w:r>
      </w:ins>
      <w:del w:id="316" w:author="Yoav Ram" w:date="2017-10-19T12:40:00Z">
        <w:r w:rsidR="00517B55" w:rsidDel="002A7156">
          <w:delText>E</w:delText>
        </w:r>
        <w:r w:rsidR="00001E91" w:rsidRPr="000A28AB" w:rsidDel="002A7156">
          <w:delText xml:space="preserve">mpirical </w:delText>
        </w:r>
      </w:del>
      <w:ins w:id="317" w:author="Yoav Ram" w:date="2017-10-19T12:41:00Z">
        <w:r>
          <w:t xml:space="preserve">results of the </w:t>
        </w:r>
      </w:ins>
      <w:r w:rsidR="00CD2EF9">
        <w:t xml:space="preserve">competition </w:t>
      </w:r>
      <w:del w:id="318" w:author="Yoav Ram" w:date="2017-10-19T12:41:00Z">
        <w:r w:rsidR="00001E91" w:rsidRPr="000A28AB" w:rsidDel="002A7156">
          <w:delText>results</w:delText>
        </w:r>
        <w:r w:rsidR="007A7F01" w:rsidRPr="000A28AB" w:rsidDel="002A7156">
          <w:delText xml:space="preserve"> </w:delText>
        </w:r>
      </w:del>
      <w:ins w:id="319" w:author="Yoav Ram" w:date="2017-10-19T12:41:00Z">
        <w:r>
          <w:t>experiment, that is, the frequency of each strain</w:t>
        </w:r>
      </w:ins>
      <w:ins w:id="320" w:author="Yoav Ram" w:date="2017-10-19T14:00:00Z">
        <w:r w:rsidR="00C02003">
          <w:t xml:space="preserve"> growing together in a</w:t>
        </w:r>
      </w:ins>
      <w:ins w:id="321" w:author="Yoav Ram" w:date="2017-10-19T12:41:00Z">
        <w:r w:rsidR="00C02003">
          <w:t xml:space="preserve"> mixed culture</w:t>
        </w:r>
      </w:ins>
      <w:ins w:id="322" w:author="Yoav Ram" w:date="2017-10-19T14:00:00Z">
        <w:r w:rsidR="00C02003">
          <w:t xml:space="preserve">. These experimental </w:t>
        </w:r>
      </w:ins>
      <w:ins w:id="323" w:author="Yoav Ram" w:date="2017-10-19T14:01:00Z">
        <w:r w:rsidR="00EE3F11">
          <w:t xml:space="preserve">results are compared to the </w:t>
        </w:r>
      </w:ins>
      <w:del w:id="324"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325" w:author="Yoav Ram" w:date="2017-10-19T12:41:00Z">
        <w:r w:rsidR="007A7F01" w:rsidRPr="000A28AB" w:rsidDel="002A7156">
          <w:delText>)</w:delText>
        </w:r>
        <w:r w:rsidR="00001E91" w:rsidRPr="000A28AB" w:rsidDel="002A7156">
          <w:delText xml:space="preserve">, </w:delText>
        </w:r>
      </w:del>
      <w:del w:id="326" w:author="Yoav Ram" w:date="2017-10-19T12:40:00Z">
        <w:r w:rsidR="00517B55" w:rsidRPr="002A7156" w:rsidDel="002A7156">
          <w:rPr>
            <w:iCs/>
            <w:rPrChange w:id="327" w:author="Yoav Ram" w:date="2017-10-19T12:40:00Z">
              <w:rPr>
                <w:i/>
              </w:rPr>
            </w:rPrChange>
          </w:rPr>
          <w:delText xml:space="preserve">Curveball </w:delText>
        </w:r>
      </w:del>
      <w:ins w:id="328" w:author="Yoav Ram" w:date="2017-10-19T12:40:00Z">
        <w:r>
          <w:t xml:space="preserve">model </w:t>
        </w:r>
      </w:ins>
      <w:r w:rsidR="00001E91" w:rsidRPr="000A28AB">
        <w:t>predictions</w:t>
      </w:r>
      <w:ins w:id="329" w:author="Yoav Ram" w:date="2017-10-19T14:01:00Z">
        <w:r w:rsidR="00EE3F11">
          <w:t xml:space="preserve"> in </w:t>
        </w:r>
      </w:ins>
      <w:del w:id="330"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331" w:author="Yoav Ram" w:date="2017-10-19T12:41:00Z">
        <w:r w:rsidR="00001E91" w:rsidRPr="000A28AB" w:rsidDel="002A7156">
          <w:delText>),</w:delText>
        </w:r>
        <w:r w:rsidR="007A7F01" w:rsidRPr="000A28AB" w:rsidDel="002A7156">
          <w:delText xml:space="preserve"> </w:delText>
        </w:r>
      </w:del>
      <w:ins w:id="332" w:author="Yoav Ram" w:date="2017-10-19T14:01:00Z">
        <w:r w:rsidR="00EE3F11">
          <w:t xml:space="preserve"> </w:t>
        </w:r>
      </w:ins>
      <w:r w:rsidR="007A7F01" w:rsidRPr="000A28AB">
        <w:t xml:space="preserve">and </w:t>
      </w:r>
      <w:ins w:id="333" w:author="Yoav Ram" w:date="2017-10-19T14:01:00Z">
        <w:r w:rsidR="00EE3F11">
          <w:t xml:space="preserve">to the </w:t>
        </w:r>
      </w:ins>
      <w:r w:rsidR="007A7F01" w:rsidRPr="000A28AB">
        <w:t>exponential model</w:t>
      </w:r>
      <w:r w:rsidR="00001E91" w:rsidRPr="000A28AB">
        <w:t xml:space="preserve"> prediction</w:t>
      </w:r>
      <w:ins w:id="334" w:author="Yoav Ram" w:date="2017-10-19T12:40:00Z">
        <w:r>
          <w:t>s</w:t>
        </w:r>
      </w:ins>
      <w:r w:rsidR="007A7F01" w:rsidRPr="000A28AB">
        <w:t xml:space="preserve"> </w:t>
      </w:r>
      <w:ins w:id="335" w:author="Yoav Ram" w:date="2017-10-19T14:01:00Z">
        <w:r w:rsidR="00EE3F11">
          <w:t xml:space="preserve">in </w:t>
        </w:r>
      </w:ins>
      <w:del w:id="336" w:author="Yoav Ram" w:date="2017-10-19T14:01:00Z">
        <w:r w:rsidR="007A7F01" w:rsidRPr="000A28AB" w:rsidDel="00EE3F11">
          <w:delText xml:space="preserve">(dashed </w:delText>
        </w:r>
      </w:del>
      <w:r w:rsidR="007A7F01" w:rsidRPr="000A28AB">
        <w:t xml:space="preserve">black </w:t>
      </w:r>
      <w:ins w:id="337" w:author="Yoav Ram" w:date="2017-10-19T14:01:00Z">
        <w:r w:rsidR="00EE3F11">
          <w:t xml:space="preserve">dashed </w:t>
        </w:r>
      </w:ins>
      <w:r w:rsidR="007A7F01" w:rsidRPr="000A28AB">
        <w:t>lines</w:t>
      </w:r>
      <w:ins w:id="338" w:author="Yoav Ram" w:date="2017-10-19T14:01:00Z">
        <w:r w:rsidR="00EE3F11">
          <w:t xml:space="preserve"> (</w:t>
        </w:r>
      </w:ins>
      <w:del w:id="339"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340" w:author="Yoav Ram" w:date="2017-10-19T14:01:00Z">
        <w:r w:rsidR="00EE3F11">
          <w:t xml:space="preserve"> on the exponential model</w:t>
        </w:r>
      </w:ins>
      <w:r w:rsidR="007A7F01" w:rsidRPr="000A28AB">
        <w:t>)</w:t>
      </w:r>
      <w:del w:id="341"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342" w:author="Yoav Ram" w:date="2017-10-19T14:02:00Z">
        <w:r w:rsidR="00EE3F11">
          <w:t xml:space="preserve">Our model </w:t>
        </w:r>
      </w:ins>
      <w:del w:id="343"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344" w:author="Yoav Ram" w:date="2017-10-19T14:03:00Z">
        <w:r w:rsidR="00EE3F11">
          <w:t xml:space="preserve">: the </w:t>
        </w:r>
      </w:ins>
      <w:ins w:id="345" w:author="Yoav Ram" w:date="2017-10-19T12:42:00Z">
        <w:r>
          <w:t xml:space="preserve">colored dashed lines match the data </w:t>
        </w:r>
      </w:ins>
      <w:ins w:id="346" w:author="Yoav Ram" w:date="2017-10-19T14:03:00Z">
        <w:r w:rsidR="00EE3F11">
          <w:t xml:space="preserve">much </w:t>
        </w:r>
      </w:ins>
      <w:ins w:id="347"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77777777" w:rsidR="007A7F01" w:rsidRPr="000A28AB" w:rsidRDefault="00334F6F">
      <w:pPr>
        <w:keepNext/>
        <w:jc w:val="center"/>
      </w:pPr>
      <w:r w:rsidRPr="000A28AB">
        <w:rPr>
          <w:noProof/>
        </w:rPr>
        <w:lastRenderedPageBreak/>
        <w:drawing>
          <wp:inline distT="0" distB="0" distL="0" distR="0" wp14:anchorId="179ADF4E" wp14:editId="2B758323">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p>
    <w:p w14:paraId="697EF5A7" w14:textId="493B7D87" w:rsidR="007A7F01" w:rsidRPr="000A28AB" w:rsidDel="005F34D1" w:rsidRDefault="00334F6F" w:rsidP="00863BB7">
      <w:pPr>
        <w:pStyle w:val="Caption"/>
        <w:jc w:val="center"/>
        <w:rPr>
          <w:del w:id="348" w:author="Yoav Ram" w:date="2017-10-19T13:38:00Z"/>
          <w:b w:val="0"/>
          <w:bCs w:val="0"/>
          <w:color w:val="auto"/>
        </w:rPr>
      </w:pPr>
      <w:bookmarkStart w:id="349" w:name="_Ref454205622"/>
      <w:bookmarkStart w:id="350" w:name="_Ref43985335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3</w:t>
      </w:r>
      <w:r w:rsidRPr="000A28AB">
        <w:rPr>
          <w:color w:val="auto"/>
        </w:rPr>
        <w:fldChar w:fldCharType="end"/>
      </w:r>
      <w:bookmarkEnd w:id="349"/>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351" w:author="Yoav Ram" w:date="2017-10-19T12:43:00Z">
        <w:r w:rsidR="002A7156">
          <w:rPr>
            <w:b w:val="0"/>
            <w:bCs w:val="0"/>
            <w:color w:val="auto"/>
          </w:rPr>
          <w:t xml:space="preserve">Solid blue lines show the best-fit </w:t>
        </w:r>
      </w:ins>
      <w:del w:id="352" w:author="Yoav Ram" w:date="2017-10-19T12:43:00Z">
        <w:r w:rsidR="003C1D42" w:rsidRPr="000A28AB" w:rsidDel="002A7156">
          <w:rPr>
            <w:b w:val="0"/>
            <w:bCs w:val="0"/>
            <w:color w:val="auto"/>
          </w:rPr>
          <w:delText xml:space="preserve">Competition </w:delText>
        </w:r>
      </w:del>
      <w:ins w:id="353"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354"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355"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356" w:author="Yoav Ram" w:date="2017-10-19T12:43:00Z">
        <w:r w:rsidR="002A7156">
          <w:rPr>
            <w:b w:val="0"/>
            <w:bCs w:val="0"/>
            <w:color w:val="auto"/>
          </w:rPr>
          <w:t xml:space="preserve">, triangles show </w:t>
        </w:r>
      </w:ins>
      <w:del w:id="357" w:author="Yoav Ram" w:date="2017-10-19T12:43:00Z">
        <w:r w:rsidR="003C1D42" w:rsidRPr="000A28AB" w:rsidDel="002A7156">
          <w:rPr>
            <w:b w:val="0"/>
            <w:bCs w:val="0"/>
            <w:color w:val="auto"/>
          </w:rPr>
          <w:delText xml:space="preserve"> for </w:delText>
        </w:r>
      </w:del>
      <w:ins w:id="358" w:author="Yoav Ram" w:date="2017-10-19T12:43:00Z">
        <w:r w:rsidR="002A7156">
          <w:rPr>
            <w:b w:val="0"/>
            <w:bCs w:val="0"/>
            <w:color w:val="auto"/>
          </w:rPr>
          <w:t xml:space="preserve">growth curve data from </w:t>
        </w:r>
      </w:ins>
      <w:r w:rsidR="003C1D42" w:rsidRPr="000A28AB">
        <w:rPr>
          <w:b w:val="0"/>
          <w:bCs w:val="0"/>
          <w:color w:val="auto"/>
        </w:rPr>
        <w:t>mixed culture</w:t>
      </w:r>
      <w:ins w:id="359" w:author="Yoav Ram" w:date="2017-10-19T12:43:00Z">
        <w:r w:rsidR="002A7156">
          <w:rPr>
            <w:b w:val="0"/>
            <w:bCs w:val="0"/>
            <w:color w:val="auto"/>
          </w:rPr>
          <w:t xml:space="preserve">s </w:t>
        </w:r>
      </w:ins>
      <w:del w:id="360" w:author="Yoav Ram" w:date="2017-10-19T12:43:00Z">
        <w:r w:rsidR="003C1D42" w:rsidRPr="000A28AB" w:rsidDel="002A7156">
          <w:rPr>
            <w:b w:val="0"/>
            <w:bCs w:val="0"/>
            <w:color w:val="auto"/>
          </w:rPr>
          <w:delText xml:space="preserve"> growth curve data </w:delText>
        </w:r>
      </w:del>
      <w:r w:rsidR="003C1D42" w:rsidRPr="000A28AB">
        <w:rPr>
          <w:b w:val="0"/>
          <w:bCs w:val="0"/>
          <w:color w:val="auto"/>
        </w:rPr>
        <w:t>(</w:t>
      </w:r>
      <w:del w:id="361"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362" w:author="Yoav Ram" w:date="2017-10-19T12:44:00Z">
        <w:r w:rsidR="001E4CA3" w:rsidDel="002A7156">
          <w:rPr>
            <w:b w:val="0"/>
            <w:bCs w:val="0"/>
            <w:color w:val="auto"/>
          </w:rPr>
          <w:delText xml:space="preserve">data of </w:delText>
        </w:r>
      </w:del>
      <w:ins w:id="363" w:author="Yoav Ram" w:date="2017-10-19T12:44:00Z">
        <w:r w:rsidR="002A7156">
          <w:rPr>
            <w:b w:val="0"/>
            <w:bCs w:val="0"/>
            <w:color w:val="auto"/>
          </w:rPr>
          <w:t xml:space="preserve">averages of the </w:t>
        </w:r>
      </w:ins>
      <w:r w:rsidR="001E4CA3">
        <w:rPr>
          <w:b w:val="0"/>
          <w:bCs w:val="0"/>
          <w:color w:val="auto"/>
        </w:rPr>
        <w:t>blue lines in</w:t>
      </w:r>
      <w:r w:rsidR="003B757D">
        <w:rPr>
          <w:b w:val="0"/>
          <w:bCs w:val="0"/>
          <w:color w:val="auto"/>
        </w:rPr>
        <w:t xml:space="preserve"> </w:t>
      </w:r>
      <w:r w:rsidR="003B757D" w:rsidRPr="003B757D">
        <w:rPr>
          <w:b w:val="0"/>
          <w:bCs w:val="0"/>
          <w:color w:val="auto"/>
        </w:rPr>
        <w:fldChar w:fldCharType="begin"/>
      </w:r>
      <w:r w:rsidR="003B757D" w:rsidRPr="003B757D">
        <w:rPr>
          <w:b w:val="0"/>
          <w:bCs w:val="0"/>
          <w:color w:val="auto"/>
        </w:rPr>
        <w:instrText xml:space="preserve"> REF _Ref439852214 \h  \* MERGEFORMAT </w:instrText>
      </w:r>
      <w:r w:rsidR="003B757D" w:rsidRPr="003B757D">
        <w:rPr>
          <w:b w:val="0"/>
          <w:bCs w:val="0"/>
          <w:color w:val="auto"/>
        </w:rPr>
      </w:r>
      <w:r w:rsidR="003B757D" w:rsidRPr="003B757D">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3B757D" w:rsidRPr="003B757D">
        <w:rPr>
          <w:b w:val="0"/>
          <w:bCs w:val="0"/>
          <w:color w:val="auto"/>
        </w:rPr>
        <w:fldChar w:fldCharType="end"/>
      </w:r>
      <w:r w:rsidR="003B757D">
        <w:rPr>
          <w:b w:val="0"/>
          <w:bCs w:val="0"/>
          <w:color w:val="auto"/>
        </w:rPr>
        <w:t>A-C</w:t>
      </w:r>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364"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365" w:author="Yoav Ram" w:date="2017-10-19T12:44:00Z">
        <w:r w:rsidR="003C1D42" w:rsidRPr="000A28AB" w:rsidDel="002A7156">
          <w:rPr>
            <w:b w:val="0"/>
            <w:bCs w:val="0"/>
            <w:color w:val="auto"/>
          </w:rPr>
          <w:delText xml:space="preserve">empirical </w:delText>
        </w:r>
      </w:del>
      <w:ins w:id="366" w:author="Yoav Ram" w:date="2017-10-19T12:44:00Z">
        <w:r w:rsidR="002A7156">
          <w:rPr>
            <w:b w:val="0"/>
            <w:bCs w:val="0"/>
            <w:color w:val="auto"/>
          </w:rPr>
          <w:t xml:space="preserve">experimental data </w:t>
        </w:r>
      </w:ins>
      <w:r w:rsidR="003C1D42" w:rsidRPr="000A28AB">
        <w:rPr>
          <w:b w:val="0"/>
          <w:bCs w:val="0"/>
          <w:color w:val="auto"/>
        </w:rPr>
        <w:t xml:space="preserve">(circles) and </w:t>
      </w:r>
      <w:ins w:id="367" w:author="Yoav Ram" w:date="2017-10-19T12:44:00Z">
        <w:r w:rsidR="002A7156">
          <w:rPr>
            <w:b w:val="0"/>
            <w:bCs w:val="0"/>
            <w:color w:val="auto"/>
          </w:rPr>
          <w:t xml:space="preserve">model </w:t>
        </w:r>
      </w:ins>
      <w:r w:rsidR="003C1D42" w:rsidRPr="000A28AB">
        <w:rPr>
          <w:b w:val="0"/>
          <w:bCs w:val="0"/>
          <w:color w:val="auto"/>
        </w:rPr>
        <w:t>predict</w:t>
      </w:r>
      <w:ins w:id="368" w:author="Yoav Ram" w:date="2017-10-19T12:44:00Z">
        <w:r w:rsidR="002A7156">
          <w:rPr>
            <w:b w:val="0"/>
            <w:bCs w:val="0"/>
            <w:color w:val="auto"/>
          </w:rPr>
          <w:t>ion</w:t>
        </w:r>
      </w:ins>
      <w:del w:id="369"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rPr>
          <w:b w:val="0"/>
          <w:bCs w:val="0"/>
          <w:color w:val="auto"/>
        </w:rPr>
        <w:fldChar w:fldCharType="begin"/>
      </w:r>
      <w:r w:rsidR="006A4E61" w:rsidRPr="004243B0">
        <w:rPr>
          <w:b w:val="0"/>
          <w:bCs w:val="0"/>
          <w:color w:val="auto"/>
        </w:rPr>
        <w:instrText xml:space="preserve"> REF _Ref454205793 \h  \* MERGEFORMAT </w:instrText>
      </w:r>
      <w:r w:rsidR="006A4E61" w:rsidRPr="004243B0">
        <w:rPr>
          <w:b w:val="0"/>
          <w:bCs w:val="0"/>
          <w:color w:val="auto"/>
        </w:rPr>
      </w:r>
      <w:r w:rsidR="006A4E61" w:rsidRPr="004243B0">
        <w:rPr>
          <w:b w:val="0"/>
          <w:bCs w:val="0"/>
          <w:color w:val="auto"/>
        </w:rPr>
        <w:fldChar w:fldCharType="separate"/>
      </w:r>
      <w:r w:rsidR="00796A41" w:rsidRPr="00796A41">
        <w:rPr>
          <w:b w:val="0"/>
          <w:bCs w:val="0"/>
          <w:color w:val="auto"/>
        </w:rPr>
        <w:t>Figure S3</w:t>
      </w:r>
      <w:r w:rsidR="006A4E61" w:rsidRPr="004243B0">
        <w:rPr>
          <w:b w:val="0"/>
          <w:bCs w:val="0"/>
          <w:color w:val="auto"/>
        </w:rPr>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370"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371"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r w:rsidR="00581780" w:rsidRPr="00B02278">
        <w:rPr>
          <w:b w:val="0"/>
          <w:bCs w:val="0"/>
          <w:i/>
          <w:iCs/>
          <w:color w:val="auto"/>
        </w:rPr>
        <w:t>Curveball</w:t>
      </w:r>
      <w:r w:rsidR="00581780" w:rsidRPr="000A28AB">
        <w:rPr>
          <w:b w:val="0"/>
          <w:bCs w:val="0"/>
          <w:color w:val="auto"/>
        </w:rPr>
        <w:t xml:space="preserve"> </w:t>
      </w:r>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372" w:author="Yoav Ram" w:date="2017-10-19T12:45:00Z">
        <w:r w:rsidR="00305BBC" w:rsidRPr="000A28AB" w:rsidDel="00863BB7">
          <w:rPr>
            <w:b w:val="0"/>
            <w:bCs w:val="0"/>
            <w:color w:val="auto"/>
          </w:rPr>
          <w:delText>mixed culture</w:delText>
        </w:r>
      </w:del>
      <w:ins w:id="373" w:author="Yoav Ram" w:date="2017-10-19T12:45:00Z">
        <w:r w:rsidR="00863BB7">
          <w:rPr>
            <w:b w:val="0"/>
            <w:bCs w:val="0"/>
            <w:color w:val="auto"/>
          </w:rPr>
          <w:t>model</w:t>
        </w:r>
      </w:ins>
      <w:r w:rsidR="00305BBC" w:rsidRPr="000A28AB">
        <w:rPr>
          <w:b w:val="0"/>
          <w:bCs w:val="0"/>
          <w:color w:val="auto"/>
        </w:rPr>
        <w:t xml:space="preserve"> fit (solid blue line to blue triangles</w:t>
      </w:r>
      <w:ins w:id="374" w:author="Yoav Ram" w:date="2017-10-19T12:45:00Z">
        <w:r w:rsidR="00863BB7">
          <w:rPr>
            <w:b w:val="0"/>
            <w:bCs w:val="0"/>
            <w:color w:val="auto"/>
          </w:rPr>
          <w:t xml:space="preserve"> A-C</w:t>
        </w:r>
      </w:ins>
      <w:r w:rsidR="00305BBC" w:rsidRPr="000A28AB">
        <w:rPr>
          <w:b w:val="0"/>
          <w:bCs w:val="0"/>
          <w:color w:val="auto"/>
        </w:rPr>
        <w:t>)</w:t>
      </w:r>
      <w:ins w:id="375" w:author="Yoav Ram" w:date="2017-10-19T12:46:00Z">
        <w:r w:rsidR="00863BB7">
          <w:rPr>
            <w:b w:val="0"/>
            <w:bCs w:val="0"/>
            <w:color w:val="auto"/>
          </w:rPr>
          <w:t xml:space="preserve"> are</w:t>
        </w:r>
      </w:ins>
      <w:del w:id="376" w:author="Yoav Ram" w:date="2017-10-19T12:46:00Z">
        <w:r w:rsidR="00305BBC" w:rsidRPr="000A28AB" w:rsidDel="00863BB7">
          <w:rPr>
            <w:b w:val="0"/>
            <w:bCs w:val="0"/>
            <w:color w:val="auto"/>
          </w:rPr>
          <w:delText>:</w:delText>
        </w:r>
      </w:del>
      <w:r w:rsidR="00305BBC" w:rsidRPr="000A28AB">
        <w:rPr>
          <w:b w:val="0"/>
          <w:bCs w:val="0"/>
          <w:color w:val="auto"/>
        </w:rPr>
        <w:t xml:space="preserve"> </w:t>
      </w:r>
      <w:del w:id="377"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378" w:author="Yoav Ram" w:date="2017-10-19T12:46:00Z">
        <w:r w:rsidR="00863BB7">
          <w:rPr>
            <w:b w:val="0"/>
            <w:bCs w:val="0"/>
            <w:color w:val="auto"/>
          </w:rPr>
          <w:t xml:space="preserve"> for A</w:t>
        </w:r>
      </w:ins>
      <w:ins w:id="379" w:author="Yoav Ram" w:date="2017-10-19T12:48:00Z">
        <w:r w:rsidR="00863BB7">
          <w:rPr>
            <w:b w:val="0"/>
            <w:bCs w:val="0"/>
            <w:color w:val="auto"/>
          </w:rPr>
          <w:t>,</w:t>
        </w:r>
      </w:ins>
      <w:del w:id="380" w:author="Yoav Ram" w:date="2017-10-19T12:48:00Z">
        <w:r w:rsidR="00305BBC" w:rsidRPr="000A28AB" w:rsidDel="00863BB7">
          <w:rPr>
            <w:b w:val="0"/>
            <w:bCs w:val="0"/>
            <w:color w:val="auto"/>
          </w:rPr>
          <w:delText>;</w:delText>
        </w:r>
      </w:del>
      <w:r w:rsidR="00305BBC" w:rsidRPr="000A28AB">
        <w:rPr>
          <w:b w:val="0"/>
          <w:bCs w:val="0"/>
          <w:color w:val="auto"/>
        </w:rPr>
        <w:t xml:space="preserve"> </w:t>
      </w:r>
      <w:del w:id="381"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382" w:author="Yoav Ram" w:date="2017-10-19T12:46:00Z">
        <w:r w:rsidR="00863BB7">
          <w:rPr>
            <w:b w:val="0"/>
            <w:bCs w:val="0"/>
            <w:color w:val="auto"/>
          </w:rPr>
          <w:t xml:space="preserve"> for B</w:t>
        </w:r>
      </w:ins>
      <w:ins w:id="383" w:author="Yoav Ram" w:date="2017-10-19T12:48:00Z">
        <w:r w:rsidR="00863BB7">
          <w:rPr>
            <w:b w:val="0"/>
            <w:bCs w:val="0"/>
            <w:color w:val="auto"/>
          </w:rPr>
          <w:t>,</w:t>
        </w:r>
      </w:ins>
      <w:del w:id="384" w:author="Yoav Ram" w:date="2017-10-19T12:48:00Z">
        <w:r w:rsidR="00305BBC" w:rsidRPr="000A28AB" w:rsidDel="00863BB7">
          <w:rPr>
            <w:b w:val="0"/>
            <w:bCs w:val="0"/>
            <w:color w:val="auto"/>
          </w:rPr>
          <w:delText>;</w:delText>
        </w:r>
      </w:del>
      <w:ins w:id="385" w:author="Yoav Ram" w:date="2017-10-19T12:46:00Z">
        <w:r w:rsidR="00863BB7">
          <w:rPr>
            <w:b w:val="0"/>
            <w:bCs w:val="0"/>
            <w:color w:val="auto"/>
          </w:rPr>
          <w:t xml:space="preserve"> and</w:t>
        </w:r>
      </w:ins>
      <w:r w:rsidR="00305BBC" w:rsidRPr="000A28AB">
        <w:rPr>
          <w:b w:val="0"/>
          <w:bCs w:val="0"/>
          <w:color w:val="auto"/>
        </w:rPr>
        <w:t xml:space="preserve"> </w:t>
      </w:r>
      <w:del w:id="386"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387"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388" w:author="Yoav Ram" w:date="2017-10-19T12:46:00Z">
        <w:r w:rsidR="00863BB7">
          <w:rPr>
            <w:b w:val="0"/>
            <w:bCs w:val="0"/>
            <w:color w:val="auto"/>
          </w:rPr>
          <w:t xml:space="preserve"> are</w:t>
        </w:r>
      </w:ins>
      <w:del w:id="389" w:author="Yoav Ram" w:date="2017-10-19T12:46:00Z">
        <w:r w:rsidR="00305BBC" w:rsidRPr="000A28AB" w:rsidDel="00863BB7">
          <w:rPr>
            <w:b w:val="0"/>
            <w:bCs w:val="0"/>
            <w:color w:val="auto"/>
          </w:rPr>
          <w:delText>:</w:delText>
        </w:r>
      </w:del>
      <w:r w:rsidR="00305BBC" w:rsidRPr="000A28AB">
        <w:rPr>
          <w:b w:val="0"/>
          <w:bCs w:val="0"/>
          <w:color w:val="auto"/>
        </w:rPr>
        <w:t xml:space="preserve"> </w:t>
      </w:r>
      <w:del w:id="390"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391" w:author="Yoav Ram" w:date="2017-10-19T12:46:00Z">
        <w:r w:rsidR="00863BB7">
          <w:rPr>
            <w:b w:val="0"/>
            <w:bCs w:val="0"/>
            <w:color w:val="auto"/>
          </w:rPr>
          <w:t xml:space="preserve"> for D</w:t>
        </w:r>
      </w:ins>
      <w:r w:rsidR="00305BBC" w:rsidRPr="000A28AB">
        <w:rPr>
          <w:b w:val="0"/>
          <w:bCs w:val="0"/>
          <w:color w:val="auto"/>
        </w:rPr>
        <w:t xml:space="preserve">; </w:t>
      </w:r>
      <w:del w:id="392"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393" w:author="Yoav Ram" w:date="2017-10-19T12:47:00Z">
        <w:r w:rsidR="00863BB7">
          <w:rPr>
            <w:b w:val="0"/>
            <w:bCs w:val="0"/>
            <w:color w:val="auto"/>
          </w:rPr>
          <w:t xml:space="preserve"> for E</w:t>
        </w:r>
      </w:ins>
      <w:r w:rsidR="00305BBC" w:rsidRPr="000A28AB">
        <w:rPr>
          <w:b w:val="0"/>
          <w:bCs w:val="0"/>
          <w:color w:val="auto"/>
        </w:rPr>
        <w:t xml:space="preserve">; </w:t>
      </w:r>
      <w:del w:id="394"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395" w:author="Yoav Ram" w:date="2017-10-19T12:47:00Z">
        <w:r w:rsidR="00863BB7">
          <w:rPr>
            <w:b w:val="0"/>
            <w:bCs w:val="0"/>
            <w:color w:val="auto"/>
          </w:rPr>
          <w:t xml:space="preserve"> for F</w:t>
        </w:r>
      </w:ins>
      <w:r w:rsidR="00305BBC" w:rsidRPr="000A28AB">
        <w:rPr>
          <w:b w:val="0"/>
          <w:bCs w:val="0"/>
          <w:color w:val="auto"/>
        </w:rPr>
        <w:t xml:space="preserve">. Inferred </w:t>
      </w:r>
      <w:ins w:id="396" w:author="Yoav Ram" w:date="2017-10-19T12:47:00Z">
        <w:r w:rsidR="00863BB7">
          <w:rPr>
            <w:b w:val="0"/>
            <w:bCs w:val="0"/>
            <w:color w:val="auto"/>
          </w:rPr>
          <w:t>time-</w:t>
        </w:r>
      </w:ins>
      <w:del w:id="397" w:author="Yoav Ram" w:date="2017-10-19T12:47:00Z">
        <w:r w:rsidR="00305BBC" w:rsidRPr="000A28AB" w:rsidDel="00863BB7">
          <w:rPr>
            <w:b w:val="0"/>
            <w:bCs w:val="0"/>
            <w:color w:val="auto"/>
          </w:rPr>
          <w:delText xml:space="preserve">mean </w:delText>
        </w:r>
      </w:del>
      <w:ins w:id="398"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399" w:author="Yoav Ram" w:date="2017-10-19T12:47:00Z">
        <w:r w:rsidR="00305BBC" w:rsidRPr="000A28AB" w:rsidDel="00863BB7">
          <w:rPr>
            <w:b w:val="0"/>
            <w:bCs w:val="0"/>
            <w:color w:val="auto"/>
          </w:rPr>
          <w:delText xml:space="preserve">: </w:delText>
        </w:r>
      </w:del>
      <w:ins w:id="400" w:author="Yoav Ram" w:date="2017-10-19T12:47:00Z">
        <w:r w:rsidR="00863BB7">
          <w:rPr>
            <w:b w:val="0"/>
            <w:bCs w:val="0"/>
            <w:color w:val="auto"/>
          </w:rPr>
          <w:t xml:space="preserve"> are</w:t>
        </w:r>
        <w:r w:rsidR="00863BB7" w:rsidRPr="000A28AB">
          <w:rPr>
            <w:b w:val="0"/>
            <w:bCs w:val="0"/>
            <w:color w:val="auto"/>
          </w:rPr>
          <w:t xml:space="preserve"> </w:t>
        </w:r>
      </w:ins>
      <w:del w:id="401" w:author="Yoav Ram" w:date="2017-10-19T12:47:00Z">
        <w:r w:rsidR="00305BBC" w:rsidRPr="000A28AB" w:rsidDel="00863BB7">
          <w:rPr>
            <w:b w:val="0"/>
            <w:bCs w:val="0"/>
            <w:color w:val="auto"/>
          </w:rPr>
          <w:delText xml:space="preserve">D, </w:delText>
        </w:r>
      </w:del>
      <w:ins w:id="402"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403"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350"/>
      <w:del w:id="404" w:author="Yoav Ram" w:date="2017-10-19T13:38:00Z">
        <w:r w:rsidR="007A7F01" w:rsidRPr="000A28AB" w:rsidDel="005F34D1">
          <w:br w:type="page"/>
        </w:r>
      </w:del>
    </w:p>
    <w:p w14:paraId="46A302B3" w14:textId="2CDB9803" w:rsidR="007A7F01" w:rsidRPr="000A28AB" w:rsidDel="005F34D1" w:rsidRDefault="00F31589" w:rsidP="005F34D1">
      <w:pPr>
        <w:pStyle w:val="Heading2"/>
        <w:ind w:firstLine="0"/>
        <w:rPr>
          <w:del w:id="405" w:author="Yoav Ram" w:date="2017-10-19T13:38:00Z"/>
        </w:rPr>
        <w:pPrChange w:id="406" w:author="Yoav Ram" w:date="2017-10-19T13:38:00Z">
          <w:pPr>
            <w:pStyle w:val="Heading2"/>
          </w:pPr>
        </w:pPrChange>
      </w:pPr>
      <w:del w:id="407"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rsidP="005F34D1">
      <w:pPr>
        <w:pStyle w:val="Heading2"/>
        <w:ind w:firstLine="0"/>
        <w:rPr>
          <w:del w:id="408" w:author="Yoav Ram" w:date="2017-10-19T13:38:00Z"/>
        </w:rPr>
        <w:pPrChange w:id="409" w:author="Yoav Ram" w:date="2017-10-19T13:38:00Z">
          <w:pPr/>
        </w:pPrChange>
      </w:pPr>
      <w:del w:id="410"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fldChar w:fldCharType="separate"/>
        </w:r>
        <w:r w:rsidR="00C35103" w:rsidRPr="00C35103" w:rsidDel="005F34D1">
          <w:rPr>
            <w:noProof/>
            <w:vertAlign w:val="superscript"/>
          </w:rPr>
          <w:delText>7</w:delText>
        </w:r>
        <w:r w:rsidR="003F085B" w:rsidRPr="000A28AB" w:rsidDel="005F34D1">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411" w:author="Yoav Ram" w:date="2017-10-19T12:48:00Z">
        <w:r w:rsidRPr="000A28AB" w:rsidDel="008E3515">
          <w:delText xml:space="preserve">simply </w:delText>
        </w:r>
      </w:del>
      <w:del w:id="412"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rsidP="005F34D1">
      <w:pPr>
        <w:pStyle w:val="Heading2"/>
        <w:ind w:firstLine="0"/>
        <w:rPr>
          <w:del w:id="413" w:author="Yoav Ram" w:date="2017-10-19T13:38:00Z"/>
        </w:rPr>
        <w:pPrChange w:id="414" w:author="Yoav Ram" w:date="2017-10-19T13:38:00Z">
          <w:pPr/>
        </w:pPrChange>
      </w:pPr>
      <w:del w:id="415"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fldChar w:fldCharType="separate"/>
        </w:r>
        <w:r w:rsidR="00C35103" w:rsidRPr="00C35103" w:rsidDel="005F34D1">
          <w:rPr>
            <w:noProof/>
            <w:vertAlign w:val="superscript"/>
          </w:rPr>
          <w:delText>3</w:delText>
        </w:r>
        <w:r w:rsidR="007A7F01" w:rsidRPr="000A28AB" w:rsidDel="005F34D1">
          <w:fldChar w:fldCharType="end"/>
        </w:r>
        <w:r w:rsidR="007A7F01" w:rsidRPr="000A28AB" w:rsidDel="005F34D1">
          <w:delText>:</w:delText>
        </w:r>
      </w:del>
    </w:p>
    <w:p w14:paraId="22BDFCF8" w14:textId="067FB7E7" w:rsidR="007A7F01" w:rsidRPr="000A28AB" w:rsidDel="005F34D1" w:rsidRDefault="007A7F01" w:rsidP="005F34D1">
      <w:pPr>
        <w:pStyle w:val="Heading2"/>
        <w:ind w:firstLine="0"/>
        <w:rPr>
          <w:del w:id="416" w:author="Yoav Ram" w:date="2017-10-19T13:38:00Z"/>
        </w:rPr>
        <w:pPrChange w:id="417" w:author="Yoav Ram" w:date="2017-10-19T13:38:00Z">
          <w:pPr>
            <w:jc w:val="right"/>
          </w:pPr>
        </w:pPrChange>
      </w:pPr>
      <w:del w:id="418"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rsidP="005F34D1">
      <w:pPr>
        <w:pStyle w:val="Caption"/>
        <w:jc w:val="center"/>
        <w:pPrChange w:id="419" w:author="Yoav Ram" w:date="2017-10-19T13:38:00Z">
          <w:pPr>
            <w:ind w:firstLine="0"/>
          </w:pPr>
        </w:pPrChange>
      </w:pPr>
      <w:del w:id="420"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421" w:author="Yoav Ram" w:date="2017-10-18T15:30:00Z">
        <w:r w:rsidR="002D0E2B" w:rsidDel="00470D61">
          <w:delText xml:space="preserve">average </w:delText>
        </w:r>
      </w:del>
      <w:del w:id="422"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423" w:author="Yoav Ram" w:date="2017-10-19T12:48:00Z">
        <w:r w:rsidR="00B96C01" w:rsidDel="008E3515">
          <w:delText>up</w:delText>
        </w:r>
      </w:del>
      <w:del w:id="424"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425" w:author="Yoav Ram" w:date="2017-10-18T15:30:00Z">
        <w:r w:rsidR="002D0E2B" w:rsidDel="00470D61">
          <w:delText>:</w:delText>
        </w:r>
      </w:del>
      <w:del w:id="426" w:author="Yoav Ram" w:date="2017-10-19T13:38:00Z">
        <w:r w:rsidR="002D0E2B" w:rsidDel="005F34D1">
          <w:delText xml:space="preserve"> </w:delText>
        </w:r>
        <w:r w:rsidR="002D0E2B" w:rsidDel="005F34D1">
          <w:rPr>
            <w:i/>
            <w:iCs/>
          </w:rPr>
          <w:delText>s=</w:delText>
        </w:r>
        <w:r w:rsidR="002D0E2B" w:rsidRPr="00837953" w:rsidDel="005F34D1">
          <w:delText>0.</w:delText>
        </w:r>
      </w:del>
      <w:del w:id="427" w:author="Yoav Ram" w:date="2017-10-19T12:01:00Z">
        <w:r w:rsidR="002D0E2B" w:rsidRPr="00837953" w:rsidDel="00FE1655">
          <w:delText>01</w:delText>
        </w:r>
        <w:r w:rsidR="002D0E2B" w:rsidDel="00FE1655">
          <w:delText>1</w:delText>
        </w:r>
      </w:del>
      <w:del w:id="428" w:author="Yoav Ram" w:date="2017-10-19T13:38:00Z">
        <w:r w:rsidR="002D0E2B" w:rsidRPr="00837953" w:rsidDel="005F34D1">
          <w:delText>, 0.</w:delText>
        </w:r>
      </w:del>
      <w:del w:id="429" w:author="Yoav Ram" w:date="2017-10-19T12:01:00Z">
        <w:r w:rsidR="002D0E2B" w:rsidRPr="00837953" w:rsidDel="00FE1655">
          <w:delText>01</w:delText>
        </w:r>
      </w:del>
      <w:del w:id="430"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431" w:author="Yoav Ram" w:date="2017-10-19T12:01:00Z">
        <w:r w:rsidR="002D0E2B" w:rsidRPr="00837953" w:rsidDel="00FE1655">
          <w:delText>02</w:delText>
        </w:r>
        <w:r w:rsidR="002D0E2B" w:rsidDel="00FE1655">
          <w:delText xml:space="preserve">1 </w:delText>
        </w:r>
      </w:del>
      <w:del w:id="432" w:author="Yoav Ram" w:date="2017-10-19T13:38:00Z">
        <w:r w:rsidR="002D0E2B" w:rsidDel="005F34D1">
          <w:delText>in experiments A, B, and C, respectively.</w:delText>
        </w:r>
      </w:del>
    </w:p>
    <w:p w14:paraId="44CF3B36" w14:textId="77777777" w:rsidR="005F34D1" w:rsidRDefault="005F34D1" w:rsidP="00D24F1C">
      <w:pPr>
        <w:rPr>
          <w:ins w:id="433" w:author="Yoav Ram" w:date="2017-10-19T13:38:00Z"/>
        </w:rPr>
        <w:pPrChange w:id="434"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77777777" w:rsidR="00414445" w:rsidRDefault="007A7F01" w:rsidP="00414445">
      <w:pPr>
        <w:rPr>
          <w:ins w:id="435" w:author="Yoav Ram" w:date="2017-10-19T13:38:00Z"/>
        </w:rPr>
      </w:pPr>
      <w:r w:rsidRPr="000A28AB">
        <w:t>We developed</w:t>
      </w:r>
      <w:r w:rsidR="00CD2EF9">
        <w:t xml:space="preserve"> </w:t>
      </w:r>
      <w:r w:rsidR="00CD2EF9">
        <w:rPr>
          <w:i/>
          <w:iCs/>
        </w:rPr>
        <w:t>Curveball</w:t>
      </w:r>
      <w:r w:rsidR="00CD2EF9">
        <w:t>,</w:t>
      </w:r>
      <w:r w:rsidRPr="000A28AB">
        <w:t xml:space="preserve"> a new computational </w:t>
      </w:r>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43A4733C" w:rsidR="007A7F01" w:rsidRPr="000A28AB" w:rsidRDefault="00CD2EF9" w:rsidP="00414445">
      <w:r>
        <w:rPr>
          <w:i/>
          <w:iCs/>
        </w:rPr>
        <w:t>Curveball</w:t>
      </w:r>
      <w:r>
        <w:t xml:space="preserve"> only assumes that the assayed strains grow in accordance with the growth and competition models: namely, that growth </w:t>
      </w:r>
      <w:del w:id="436"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DF6B35">
      <w:moveFromRangeStart w:id="437" w:author="Yoav Ram" w:date="2017-10-19T13:34:00Z" w:name="move496183424"/>
      <w:moveFrom w:id="438"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437"/>
    <w:p w14:paraId="03FD3963" w14:textId="1B4BBE97" w:rsidR="00AD5609" w:rsidRPr="000A28AB" w:rsidDel="00414445" w:rsidRDefault="007A7F01" w:rsidP="00DF6B35">
      <w:pPr>
        <w:rPr>
          <w:del w:id="439"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t xml:space="preserve">for </w:t>
      </w:r>
      <w:r w:rsidRPr="000A28AB">
        <w:t>fitness</w:t>
      </w:r>
      <w:r w:rsidR="005E3BFE" w:rsidRPr="000A28AB">
        <w:t xml:space="preserve"> based on a single growth parameter </w:t>
      </w:r>
      <w:r w:rsidRPr="000A28AB">
        <w:t xml:space="preserve">cannot capture the full scope of effects </w:t>
      </w:r>
      <w:r w:rsidR="004A703D">
        <w:lastRenderedPageBreak/>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440" w:author="Yoav Ram" w:date="2017-10-19T13:38:00Z">
        <w:r w:rsidR="00414445">
          <w:t xml:space="preserve"> </w:t>
        </w:r>
      </w:ins>
    </w:p>
    <w:p w14:paraId="75B9932A" w14:textId="63DAC708" w:rsidR="00833635" w:rsidRDefault="007A7F01" w:rsidP="00096E8A">
      <w:pPr>
        <w:rPr>
          <w:ins w:id="441" w:author="Yoav Ram" w:date="2017-10-19T13:34:00Z"/>
        </w:rPr>
      </w:pPr>
      <w:r w:rsidRPr="000A28AB">
        <w:t xml:space="preserve">In contrast, </w:t>
      </w:r>
      <w:r w:rsidR="004A703D" w:rsidRPr="00B02278">
        <w:rPr>
          <w:i/>
          <w:iCs/>
        </w:rPr>
        <w:t>Curveball</w:t>
      </w:r>
      <w:r w:rsidR="004A703D" w:rsidRPr="000A28AB">
        <w:t xml:space="preserve"> </w:t>
      </w:r>
      <w:r w:rsidRPr="000A28AB">
        <w:t>integrates several growth phases into the</w:t>
      </w:r>
      <w:ins w:id="442" w:author="Yoav Ram" w:date="2017-10-19T13:43:00Z">
        <w:r w:rsidR="00096E8A">
          <w:t xml:space="preserve"> pairwise competition</w:t>
        </w:r>
      </w:ins>
      <w:ins w:id="443" w:author="Yoav Ram" w:date="2017-10-19T13:44:00Z">
        <w:r w:rsidR="00096E8A">
          <w:t>s</w:t>
        </w:r>
      </w:ins>
      <w:ins w:id="444" w:author="Yoav Ram" w:date="2017-10-19T13:43:00Z">
        <w:r w:rsidR="00096E8A">
          <w:t xml:space="preserve"> predictions from which</w:t>
        </w:r>
      </w:ins>
      <w:r w:rsidRPr="000A28AB">
        <w:t xml:space="preserve"> fitness </w:t>
      </w:r>
      <w:del w:id="445" w:author="Yoav Ram" w:date="2017-10-19T13:43:00Z">
        <w:r w:rsidRPr="000A28AB" w:rsidDel="00096E8A">
          <w:delText>estimation</w:delText>
        </w:r>
      </w:del>
      <w:ins w:id="446"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5D994906" w:rsidR="00096E8A" w:rsidRPr="000A28AB" w:rsidRDefault="00833635" w:rsidP="00096E8A">
      <w:moveToRangeStart w:id="447" w:author="Yoav Ram" w:date="2017-10-19T13:34:00Z" w:name="move496183424"/>
      <w:moveTo w:id="448" w:author="Yoav Ram" w:date="2017-10-19T13:34:00Z">
        <w:r w:rsidRPr="000A28AB">
          <w:t xml:space="preserve">We have released an open-source software package which implements </w:t>
        </w:r>
        <w:r>
          <w:rPr>
            <w:i/>
            <w:iCs/>
          </w:rPr>
          <w:t xml:space="preserve">Curveball </w:t>
        </w:r>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 xml:space="preserve">This software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447"/>
    <w:p w14:paraId="248F31DB" w14:textId="0FFDE6A0" w:rsidR="007A7F01" w:rsidRPr="000A28AB" w:rsidDel="00414445" w:rsidRDefault="005E3BFE" w:rsidP="00833635">
      <w:pPr>
        <w:rPr>
          <w:del w:id="449" w:author="Yoav Ram" w:date="2017-10-19T13:37:00Z"/>
        </w:rPr>
      </w:pPr>
      <w:del w:id="450"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451" w:author="Yoav Ram" w:date="2017-10-19T13:35:00Z">
        <w:r w:rsidR="004A703D" w:rsidDel="00833635">
          <w:delText xml:space="preserve">and ideally </w:delText>
        </w:r>
        <w:r w:rsidR="007A7F01" w:rsidRPr="000A28AB" w:rsidDel="00833635">
          <w:delText xml:space="preserve">standardize </w:delText>
        </w:r>
      </w:del>
      <w:del w:id="452"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9317961" w:rsidR="007A7F01" w:rsidRPr="000A28AB" w:rsidDel="00036845" w:rsidRDefault="007A7F01">
      <w:pPr>
        <w:rPr>
          <w:del w:id="453" w:author="Yoav Ram" w:date="2017-10-19T13:38:00Z"/>
        </w:rPr>
      </w:pPr>
      <w:r w:rsidRPr="000A28AB">
        <w:t>We developed and tested a new method to analyze growth curve</w:t>
      </w:r>
      <w:r w:rsidR="000D44AC">
        <w:t xml:space="preserve"> data</w:t>
      </w:r>
      <w:r w:rsidRPr="000A28AB">
        <w:t xml:space="preserve">, </w:t>
      </w:r>
      <w:r w:rsidR="004A703D">
        <w:t xml:space="preserve">and applied it to </w:t>
      </w:r>
      <w:r w:rsidRPr="000A28AB">
        <w:t xml:space="preserve">predict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 xml:space="preserve">mixed culture and </w:t>
      </w:r>
      <w:r w:rsidR="004A703D">
        <w:t xml:space="preserve">to </w:t>
      </w:r>
      <w:r w:rsidRPr="000A28AB">
        <w:t xml:space="preserve">infer </w:t>
      </w:r>
      <w:r w:rsidR="004A703D">
        <w:t xml:space="preserve">their </w:t>
      </w:r>
      <w:r w:rsidRPr="000A28AB">
        <w:t xml:space="preserve">relative fitness. </w:t>
      </w:r>
      <w:r w:rsidR="004A703D">
        <w:t>The</w:t>
      </w:r>
      <w:r w:rsidR="004A703D" w:rsidRPr="000A28AB">
        <w:t xml:space="preserve"> </w:t>
      </w:r>
      <w:r w:rsidRPr="000A28AB">
        <w:t>method improves fitness estimation from growth curve</w:t>
      </w:r>
      <w:r w:rsidR="000D44AC">
        <w:t xml:space="preserve"> data</w:t>
      </w:r>
      <w:r w:rsidRPr="000A28AB">
        <w:t xml:space="preserve">, has a clear biological interpretation, and can be used to predict and interpret growth in a mixed culture and </w:t>
      </w:r>
      <w:ins w:id="454" w:author="Yoav Ram" w:date="2017-10-19T12:49:00Z">
        <w:r w:rsidR="008E3515">
          <w:t xml:space="preserve">results of </w:t>
        </w:r>
      </w:ins>
      <w:r w:rsidRPr="000A28AB">
        <w:t>competition experiments.</w:t>
      </w:r>
    </w:p>
    <w:p w14:paraId="0ED019BF" w14:textId="77777777" w:rsidR="007942A2" w:rsidRPr="000A28AB" w:rsidRDefault="007942A2" w:rsidP="00036845">
      <w:pPr>
        <w:pPrChange w:id="455" w:author="Yoav Ram" w:date="2017-10-19T13:38:00Z">
          <w:pPr/>
        </w:pPrChange>
      </w:pPr>
      <w:bookmarkStart w:id="456" w:name="_Ref439853427"/>
    </w:p>
    <w:p w14:paraId="607869F5" w14:textId="77777777" w:rsidR="007A7F01" w:rsidRPr="000A28AB" w:rsidRDefault="007A7F01">
      <w:pPr>
        <w:pStyle w:val="Heading1"/>
      </w:pPr>
      <w:bookmarkStart w:id="457" w:name="_Ref455590789"/>
      <w:r w:rsidRPr="000A28AB">
        <w:t>Materials and Methods</w:t>
      </w:r>
      <w:bookmarkEnd w:id="456"/>
      <w:bookmarkEnd w:id="457"/>
    </w:p>
    <w:p w14:paraId="71B89F52" w14:textId="77777777" w:rsidR="00C0791B" w:rsidRDefault="007A7F01" w:rsidP="00DF6B35">
      <w:pPr>
        <w:rPr>
          <w:ins w:id="458"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(Nir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459" w:author="Yoav Ram" w:date="2017-10-19T12:49:00Z">
        <w:r w:rsidRPr="000A28AB" w:rsidDel="00C0791B">
          <w:delText>ing</w:delText>
        </w:r>
      </w:del>
      <w:r w:rsidRPr="000A28AB">
        <w:t xml:space="preserve"> a GFP or RFP gene and genes conferring resistance to kanamycin (Kan</w:t>
      </w:r>
      <w:r w:rsidRPr="000A28AB">
        <w:rPr>
          <w:vertAlign w:val="superscript"/>
        </w:rPr>
        <w:t>R</w:t>
      </w:r>
      <w:r w:rsidRPr="000A28AB">
        <w:t>) and chloramphenicol (Cap</w:t>
      </w:r>
      <w:r w:rsidRPr="000A28AB">
        <w:rPr>
          <w:vertAlign w:val="superscript"/>
        </w:rPr>
        <w:t>R</w:t>
      </w:r>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460" w:author="Yoav Ram" w:date="2017-10-19T12:49:00Z">
        <w:r w:rsidRPr="00C0791B">
          <w:rPr>
            <w:b/>
            <w:bCs/>
            <w:rPrChange w:id="461" w:author="Yoav Ram" w:date="2017-10-19T12:49:00Z">
              <w:rPr/>
            </w:rPrChange>
          </w:rPr>
          <w:t>Media.</w:t>
        </w:r>
        <w:r>
          <w:t xml:space="preserve"> </w:t>
        </w:r>
      </w:ins>
      <w:r w:rsidR="007A7F01" w:rsidRPr="000A28AB">
        <w:t>All experiments were performed in LB media</w:t>
      </w:r>
      <w:r w:rsidR="00B87DFE">
        <w:t xml:space="preserve"> (</w:t>
      </w:r>
      <w:r w:rsidR="00B030EA">
        <w:t>5 g/L Bacto yeast extract (BD</w:t>
      </w:r>
      <w:r w:rsidR="006748EC">
        <w:t>,</w:t>
      </w:r>
      <w:r w:rsidR="00B030EA">
        <w:t xml:space="preserve"> 212750), 10 g/L Bacto Tryptone (B</w:t>
      </w:r>
      <w:r w:rsidR="0099154F">
        <w:t>D</w:t>
      </w:r>
      <w:r w:rsidR="008179CB">
        <w:t>,</w:t>
      </w:r>
      <w:r w:rsidR="0099154F">
        <w:t xml:space="preserve"> 211705), 10 g/L NaCl (Bio-Lab, </w:t>
      </w:r>
      <w:r w:rsidR="009E70D1">
        <w:t>1903</w:t>
      </w:r>
      <w:r w:rsidR="000E7382">
        <w:t>05</w:t>
      </w:r>
      <w:r w:rsidR="00B030EA">
        <w:t>), DDW 1 L</w:t>
      </w:r>
      <w:r w:rsidR="00B87DFE">
        <w:t>)</w:t>
      </w:r>
      <w:r w:rsidR="007A7F01" w:rsidRPr="000A28AB">
        <w:t xml:space="preserve"> with 30 μg/mL kanamycin</w:t>
      </w:r>
      <w:r w:rsidR="00B87DFE">
        <w:t xml:space="preserve"> (</w:t>
      </w:r>
      <w:r w:rsidR="004F0742" w:rsidRPr="004F0742">
        <w:t>Caisson</w:t>
      </w:r>
      <w:r w:rsidR="004F0742">
        <w:t xml:space="preserve"> Labs, K003</w:t>
      </w:r>
      <w:r w:rsidR="00B87DFE">
        <w:t>)</w:t>
      </w:r>
      <w:r w:rsidR="007A7F01" w:rsidRPr="000A28AB">
        <w:t xml:space="preserve"> and 34 μg/mL chloramphenicol</w:t>
      </w:r>
      <w:r w:rsidR="00B87DFE">
        <w:t xml:space="preserve"> (</w:t>
      </w:r>
      <w:r w:rsidR="004F0742">
        <w:t>Duchefa Biochemie,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462"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Eclipe Ti,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LB+Cap+Kan and grown overnight with shaking. Saturated overnight cultures were diluted into fresh media so that the </w:t>
      </w:r>
      <w:r w:rsidR="00B87DFE">
        <w:t>initial</w:t>
      </w:r>
      <w:r w:rsidR="00B87DFE" w:rsidRPr="000A28AB">
        <w:t xml:space="preserve"> </w:t>
      </w:r>
      <w:r w:rsidRPr="000A28AB">
        <w:t xml:space="preserve">OD was </w:t>
      </w:r>
      <w:r w:rsidR="00B87DFE">
        <w:t xml:space="preserve">detectable </w:t>
      </w:r>
      <w:r w:rsidRPr="000A28AB">
        <w:t>above the OD of media</w:t>
      </w:r>
      <w:r w:rsidR="00B87DFE">
        <w:t xml:space="preserve"> alone</w:t>
      </w:r>
      <w:r w:rsidRPr="000A28AB">
        <w:t xml:space="preserve"> (1:1-1:20 dilution rate). In experiments </w:t>
      </w:r>
      <w:r w:rsidR="00B87DFE">
        <w:t xml:space="preserve">that </w:t>
      </w:r>
      <w:r w:rsidR="00B87DFE">
        <w:lastRenderedPageBreak/>
        <w:t>avoided a</w:t>
      </w:r>
      <w:r w:rsidR="00B87DFE" w:rsidRPr="000A28AB">
        <w:t xml:space="preserve"> </w:t>
      </w:r>
      <w:r w:rsidRPr="000A28AB">
        <w:t>lag phase, cultures were pre-grown until the exponential growth phase was reached</w:t>
      </w:r>
      <w:r w:rsidR="00865D57">
        <w:t xml:space="preserve"> as determined by OD measurements (</w:t>
      </w:r>
      <w:del w:id="463" w:author="Yoav Ram" w:date="2017-10-19T12:50:00Z">
        <w:r w:rsidR="00865D57" w:rsidDel="00C0791B">
          <w:delText xml:space="preserve">usually </w:delText>
        </w:r>
      </w:del>
      <w:r w:rsidR="00865D57">
        <w:t xml:space="preserve">4-6 h). </w:t>
      </w:r>
      <w:r w:rsidRPr="000A28AB">
        <w:t>Cells were then inoculated into 100 μL LB+Cap+Kan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(Tecan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(Miltenyi Biotec MACSQuant VYB)</w:t>
      </w:r>
      <w:ins w:id="464" w:author="Yoav Ram" w:date="2017-10-19T12:50:00Z">
        <w:r w:rsidR="00C0791B">
          <w:t xml:space="preserve">. </w:t>
        </w:r>
      </w:ins>
      <w:del w:id="465" w:author="Yoav Ram" w:date="2017-10-19T12:50:00Z">
        <w:r w:rsidR="00865D57" w:rsidDel="00C0791B">
          <w:delText xml:space="preserve"> with </w:delText>
        </w:r>
      </w:del>
      <w:r w:rsidRPr="000A28AB">
        <w:t xml:space="preserve">GFP </w:t>
      </w:r>
      <w:ins w:id="466" w:author="Yoav Ram" w:date="2017-10-19T12:50:00Z">
        <w:r w:rsidR="00C0791B">
          <w:t xml:space="preserve">was </w:t>
        </w:r>
      </w:ins>
      <w:r w:rsidRPr="000A28AB">
        <w:t xml:space="preserve">detected </w:t>
      </w:r>
      <w:r w:rsidR="00865D57">
        <w:t>using</w:t>
      </w:r>
      <w:r w:rsidR="00865D57" w:rsidRPr="000A28AB">
        <w:t xml:space="preserve"> </w:t>
      </w:r>
      <w:del w:id="467" w:author="Yoav Ram" w:date="2017-10-19T12:50:00Z">
        <w:r w:rsidRPr="000A28AB" w:rsidDel="00C0791B">
          <w:delText xml:space="preserve">the </w:delText>
        </w:r>
      </w:del>
      <w:ins w:id="468" w:author="Yoav Ram" w:date="2017-10-19T12:50:00Z">
        <w:r w:rsidR="00C0791B">
          <w:t>a</w:t>
        </w:r>
        <w:r w:rsidR="00C0791B" w:rsidRPr="000A28AB">
          <w:t xml:space="preserve"> </w:t>
        </w:r>
      </w:ins>
      <w:r w:rsidRPr="000A28AB">
        <w:t>488nm/520(50)nm FITC laser</w:t>
      </w:r>
      <w:ins w:id="469" w:author="Yoav Ram" w:date="2017-10-19T12:50:00Z">
        <w:r w:rsidR="00C0791B">
          <w:t xml:space="preserve">. </w:t>
        </w:r>
      </w:ins>
      <w:del w:id="470" w:author="Yoav Ram" w:date="2017-10-19T12:50:00Z">
        <w:r w:rsidR="00865D57" w:rsidDel="00C0791B">
          <w:delText xml:space="preserve"> and</w:delText>
        </w:r>
        <w:r w:rsidRPr="000A28AB" w:rsidDel="00C0791B">
          <w:delText xml:space="preserve"> </w:delText>
        </w:r>
      </w:del>
      <w:r w:rsidRPr="000A28AB">
        <w:t xml:space="preserve">RFP </w:t>
      </w:r>
      <w:ins w:id="471" w:author="Yoav Ram" w:date="2017-10-19T12:50:00Z">
        <w:r w:rsidR="00C0791B">
          <w:t xml:space="preserve">was </w:t>
        </w:r>
      </w:ins>
      <w:r w:rsidRPr="000A28AB">
        <w:t xml:space="preserve">detected with </w:t>
      </w:r>
      <w:del w:id="472" w:author="Yoav Ram" w:date="2017-10-19T12:50:00Z">
        <w:r w:rsidRPr="000A28AB" w:rsidDel="00C0791B">
          <w:delText xml:space="preserve">the </w:delText>
        </w:r>
      </w:del>
      <w:ins w:id="473" w:author="Yoav Ram" w:date="2017-10-19T12:50:00Z">
        <w:r w:rsidR="00C0791B">
          <w:t>a</w:t>
        </w:r>
        <w:r w:rsidR="00C0791B" w:rsidRPr="000A28AB">
          <w:t xml:space="preserve"> </w:t>
        </w:r>
      </w:ins>
      <w:r w:rsidRPr="000A28AB">
        <w:t xml:space="preserve">561nm/615(20)nm dsRed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474" w:author="Yoav Ram" w:date="2017-10-19T12:50:00Z" w:name="move496180787"/>
      <w:moveFrom w:id="475"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474"/>
    <w:p w14:paraId="5332610D" w14:textId="1E804D61" w:rsidR="00C0791B" w:rsidRPr="000A28AB" w:rsidDel="00C0791B" w:rsidRDefault="007A7F01" w:rsidP="00C0791B">
      <w:pPr>
        <w:rPr>
          <w:del w:id="476" w:author="Yoav Ram" w:date="2017-10-19T12:51:00Z"/>
        </w:rPr>
      </w:pPr>
      <w:r w:rsidRPr="000A28AB">
        <w:rPr>
          <w:b/>
          <w:bCs/>
        </w:rPr>
        <w:t xml:space="preserve">Data analysis. </w:t>
      </w:r>
      <w:moveToRangeStart w:id="477" w:author="Yoav Ram" w:date="2017-10-19T12:50:00Z" w:name="move496180787"/>
      <w:moveTo w:id="478"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r w:rsidR="00C0791B" w:rsidRPr="000A28AB">
          <w:rPr>
            <w:i/>
            <w:iCs/>
          </w:rPr>
          <w:t>flowPeaks</w:t>
        </w:r>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479" w:author="Yoav Ram" w:date="2017-10-19T12:51:00Z">
        <w:r w:rsidR="00C0791B">
          <w:t xml:space="preserve"> </w:t>
        </w:r>
      </w:ins>
    </w:p>
    <w:moveToRangeEnd w:id="477"/>
    <w:p w14:paraId="28754787" w14:textId="17BC8BC5"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 xml:space="preserve">presented in this manuscript.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480" w:author="Yoav Ram" w:date="2017-10-19T12:51:00Z">
        <w:r w:rsidRPr="000A28AB" w:rsidDel="00C0791B">
          <w:delText xml:space="preserve">the growth and competition </w:delText>
        </w:r>
      </w:del>
      <w:r w:rsidRPr="000A28AB">
        <w:t xml:space="preserve">models to </w:t>
      </w:r>
      <w:del w:id="481" w:author="Yoav Ram" w:date="2017-10-19T12:51:00Z">
        <w:r w:rsidRPr="000A28AB" w:rsidDel="00C0791B">
          <w:delText xml:space="preserve">the growth curve </w:delText>
        </w:r>
      </w:del>
      <w:r w:rsidRPr="000A28AB">
        <w:t>data we use</w:t>
      </w:r>
      <w:ins w:id="482" w:author="Yoav Ram" w:date="2017-10-19T12:51:00Z">
        <w:r w:rsidR="00C0791B">
          <w:t>d</w:t>
        </w:r>
      </w:ins>
      <w:r w:rsidRPr="000A28AB">
        <w:t xml:space="preserve"> the </w:t>
      </w:r>
      <w:r w:rsidRPr="00C0791B">
        <w:rPr>
          <w:rPrChange w:id="483" w:author="Yoav Ram" w:date="2017-10-19T12:51:00Z">
            <w:rPr>
              <w:i/>
              <w:iCs/>
            </w:rPr>
          </w:rPrChange>
        </w:rPr>
        <w:t>least</w:t>
      </w:r>
      <w:ins w:id="484" w:author="Yoav Ram" w:date="2017-10-19T12:51:00Z">
        <w:r w:rsidR="00C0791B" w:rsidRPr="00C0791B">
          <w:rPr>
            <w:rPrChange w:id="485" w:author="Yoav Ram" w:date="2017-10-19T12:51:00Z">
              <w:rPr>
                <w:i/>
                <w:iCs/>
              </w:rPr>
            </w:rPrChange>
          </w:rPr>
          <w:t>-</w:t>
        </w:r>
      </w:ins>
      <w:r w:rsidRPr="00C0791B">
        <w:rPr>
          <w:rPrChange w:id="486" w:author="Yoav Ram" w:date="2017-10-19T12:51:00Z">
            <w:rPr>
              <w:i/>
              <w:iCs/>
            </w:rPr>
          </w:rPrChange>
        </w:rPr>
        <w:t>sq</w:t>
      </w:r>
      <w:ins w:id="487" w:author="Yoav Ram" w:date="2017-10-19T12:51:00Z">
        <w:r w:rsidR="00C0791B" w:rsidRPr="00C0791B">
          <w:rPr>
            <w:rPrChange w:id="488"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r w:rsidR="00756174" w:rsidRPr="000A28AB">
        <w:t xml:space="preserve">Supporting </w:t>
      </w:r>
      <w:del w:id="489" w:author="Yoav Ram" w:date="2017-10-19T12:51:00Z">
        <w:r w:rsidR="00756174" w:rsidRPr="000A28AB" w:rsidDel="00C0791B">
          <w:delText xml:space="preserve">text </w:delText>
        </w:r>
      </w:del>
      <w:ins w:id="490"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62655F59" w:rsidR="003616D0" w:rsidRDefault="003616D0" w:rsidP="00DF6B35">
      <w:pPr>
        <w:rPr>
          <w:ins w:id="491" w:author="Yoav Ram" w:date="2017-10-19T13:39:00Z"/>
        </w:rPr>
      </w:pPr>
      <w:r w:rsidRPr="000A28AB">
        <w:lastRenderedPageBreak/>
        <w:t xml:space="preserve">where </w:t>
      </w:r>
      <m:oMath>
        <m:r>
          <w:rPr>
            <w:rFonts w:ascii="Cambria Math" w:hAnsi="Cambria Math"/>
          </w:rPr>
          <m:t>k</m:t>
        </m:r>
      </m:oMath>
      <w:r w:rsidRPr="000A28AB">
        <w:t xml:space="preserve"> is the number </w:t>
      </w:r>
      <w:ins w:id="492"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493" w:author="Yoav Ram" w:date="2017-10-19T13:02:00Z">
        <w:r w:rsidR="00E2013F">
          <w:t xml:space="preserve"> Other metrics for model selection can be used with </w:t>
        </w:r>
        <w:r w:rsidR="00E2013F">
          <w:rPr>
            <w:i/>
            <w:iCs/>
          </w:rPr>
          <w:t>Curveball</w:t>
        </w:r>
        <w:r w:rsidR="00E2013F">
          <w:t xml:space="preserve">, but BIC was chosen for its simplicity and flexibility. </w:t>
        </w:r>
      </w:ins>
    </w:p>
    <w:p w14:paraId="03ABE571" w14:textId="11EA6A49" w:rsidR="005F34D1" w:rsidRDefault="005F34D1" w:rsidP="00DB7A4F">
      <w:ins w:id="494" w:author="Yoav Ram" w:date="2017-10-19T13:40:00Z">
        <w:r>
          <w:rPr>
            <w:b/>
            <w:bCs/>
          </w:rPr>
          <w:t>Selection coefficients</w:t>
        </w:r>
      </w:ins>
      <w:ins w:id="495" w:author="Yoav Ram" w:date="2017-10-19T13:39:00Z">
        <w:r w:rsidRPr="005F34D1">
          <w:rPr>
            <w:b/>
            <w:bCs/>
            <w:rPrChange w:id="496" w:author="Yoav Ram" w:date="2017-10-19T13:39:00Z">
              <w:rPr/>
            </w:rPrChange>
          </w:rPr>
          <w:t xml:space="preserve"> </w:t>
        </w:r>
      </w:ins>
      <w:ins w:id="497" w:author="Yoav Ram" w:date="2017-10-19T13:45:00Z">
        <w:r w:rsidR="00DE7AF4">
          <w:rPr>
            <w:b/>
            <w:bCs/>
          </w:rPr>
          <w:t>estimation</w:t>
        </w:r>
      </w:ins>
      <w:ins w:id="498" w:author="Yoav Ram" w:date="2017-10-19T13:39:00Z">
        <w:r>
          <w:rPr>
            <w:b/>
            <w:bCs/>
          </w:rPr>
          <w:t xml:space="preserve">. </w:t>
        </w:r>
      </w:ins>
      <w:ins w:id="499" w:author="Yoav Ram" w:date="2017-10-19T13:44:00Z">
        <w:r w:rsidR="00DE7AF4">
          <w:t>Selection coefficients</w:t>
        </w:r>
      </w:ins>
      <w:ins w:id="500" w:author="Yoav Ram" w:date="2017-10-19T13:39:00Z">
        <w:r w:rsidRPr="000A28AB">
          <w:t xml:space="preserve"> </w:t>
        </w:r>
      </w:ins>
      <w:ins w:id="501" w:author="Yoav Ram" w:date="2017-10-19T13:44:00Z">
        <w:r w:rsidR="00DE7AF4">
          <w:t>were</w:t>
        </w:r>
      </w:ins>
      <w:ins w:id="502"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503" w:author="Yoav Ram" w:date="2017-10-19T13:45:00Z">
        <w:r w:rsidR="00DE7AF4">
          <w:t xml:space="preserve"> </w:t>
        </w:r>
      </w:ins>
      <w:ins w:id="504"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505" w:author="Yoav Ram" w:date="2017-10-19T13:45:00Z">
        <w:r w:rsidR="00DE7AF4">
          <w:t xml:space="preserve">predicted </w:t>
        </w:r>
      </w:ins>
      <w:ins w:id="506" w:author="Yoav Ram" w:date="2017-10-19T13:39:00Z">
        <w:r w:rsidRPr="000A28AB">
          <w:t xml:space="preserve">frequencies of the strains and </w:t>
        </w:r>
        <m:oMath>
          <m:r>
            <w:rPr>
              <w:rFonts w:ascii="Cambria Math" w:hAnsi="Cambria Math"/>
            </w:rPr>
            <m:t>t</m:t>
          </m:r>
        </m:oMath>
        <w:r w:rsidRPr="000A28AB">
          <w:t xml:space="preserve"> is time. </w:t>
        </w:r>
      </w:ins>
      <w:ins w:id="507" w:author="Yoav Ram" w:date="2017-10-19T13:46:00Z">
        <w:r w:rsidR="00DE7AF4">
          <w:t xml:space="preserve">The resulting </w:t>
        </w:r>
        <w:r w:rsidR="00DE7AF4" w:rsidRPr="00DE7AF4">
          <w:rPr>
            <w:i/>
            <w:iCs/>
          </w:rPr>
          <w:t>s</w:t>
        </w:r>
        <w:r w:rsidR="00DE7AF4" w:rsidRPr="00DE7AF4">
          <w:rPr>
            <w:i/>
            <w:iCs/>
            <w:vertAlign w:val="subscript"/>
          </w:rPr>
          <w:t>t</w:t>
        </w:r>
        <w:r w:rsidR="00DE7AF4">
          <w:rPr>
            <w:i/>
            <w:iCs/>
          </w:rPr>
          <w:t xml:space="preserve"> </w:t>
        </w:r>
        <w:r w:rsidR="00DE7AF4">
          <w:t xml:space="preserve">values were then </w:t>
        </w:r>
      </w:ins>
      <w:ins w:id="508" w:author="Yoav Ram" w:date="2017-10-19T13:39:00Z">
        <w:r>
          <w:t>averaged across time</w:t>
        </w:r>
      </w:ins>
      <w:ins w:id="509" w:author="Yoav Ram" w:date="2017-10-19T13:46:00Z">
        <w:r w:rsidR="00DE7AF4">
          <w:t>.</w:t>
        </w:r>
      </w:ins>
      <w:ins w:id="510" w:author="Yoav Ram" w:date="2017-10-19T13:39:00Z">
        <w:r>
          <w:t xml:space="preserve"> Note that these estimates </w:t>
        </w:r>
      </w:ins>
      <w:ins w:id="511" w:author="Yoav Ram" w:date="2017-10-19T13:46:00Z">
        <w:r w:rsidR="00DB7A4F">
          <w:t>can</w:t>
        </w:r>
      </w:ins>
      <w:ins w:id="512"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r w:rsidR="00ED4128" w:rsidRPr="00ED4128">
        <w:rPr>
          <w:i/>
          <w:iCs/>
        </w:rPr>
        <w:t>figshare</w:t>
      </w:r>
      <w:r w:rsidR="00ED4128">
        <w:t xml:space="preserve"> (doi:</w:t>
      </w:r>
      <w:r w:rsidR="00ED4128" w:rsidRPr="00ED4128">
        <w:t>10.6084/m9.figshare.3485984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r w:rsidRPr="000A28AB">
        <w:t xml:space="preserve"> ;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Jupyter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We thank Y. Pilpel, D. Hizi, I. Françoise, I. Frumkin, O. Dahan, A. Yona, T. Pupko, A. Eldar, I. Ben-Zion, E. Even-Tov, H. Acar</w:t>
      </w:r>
      <w:del w:id="513" w:author="Yoav Ram" w:date="2017-10-18T16:12:00Z">
        <w:r w:rsidRPr="000A28AB" w:rsidDel="000D297D">
          <w:delText xml:space="preserve">, </w:delText>
        </w:r>
        <w:r w:rsidR="00FA03CE" w:rsidDel="000D297D">
          <w:delText>T. Pupko</w:delText>
        </w:r>
      </w:del>
      <w:r w:rsidR="00FA03CE">
        <w:t xml:space="preserve">, </w:t>
      </w:r>
      <w:ins w:id="514" w:author="Yoav Ram" w:date="2017-10-18T16:11:00Z">
        <w:r w:rsidR="00DF72F4">
          <w:t xml:space="preserve">J. Friedman, </w:t>
        </w:r>
        <w:r w:rsidR="000D297D">
          <w:t xml:space="preserve">J. Masel, </w:t>
        </w:r>
      </w:ins>
      <w:r w:rsidR="00FA03CE">
        <w:t xml:space="preserve">and E. Rosenberg, </w:t>
      </w:r>
      <w:r w:rsidRPr="000A28AB">
        <w:t xml:space="preserve">for helpful discussions and comments, and L. Zelcbuch, </w:t>
      </w:r>
      <w:r w:rsidRPr="000A28AB">
        <w:rPr>
          <w:lang w:val="en-GB"/>
        </w:rPr>
        <w:t>N. Wertheimer, A. Rosenberg, A. Zisman, F. Yang, E. Shtifman Segal,</w:t>
      </w:r>
      <w:r w:rsidR="00381329" w:rsidRPr="000A28AB">
        <w:rPr>
          <w:lang w:val="en-GB"/>
        </w:rPr>
        <w:t xml:space="preserve"> I. Melamed-Havin,</w:t>
      </w:r>
      <w:r w:rsidRPr="000A28AB">
        <w:rPr>
          <w:lang w:val="en-GB"/>
        </w:rPr>
        <w:t xml:space="preserve"> and R. Yaari for sharing materials and experimental advice</w:t>
      </w:r>
      <w:r w:rsidRPr="000A28AB">
        <w:t xml:space="preserve">. This research has been supported in part by the Israel Science Foundation 1568/13 (LH) and 340/13 (JB), the Minerva Center for Lab Evolution (LH), Manna Center Program for Food Safety &amp; Security (YR), the Israeli Ministry of Science &amp; Technology (YR), </w:t>
      </w:r>
      <w:r w:rsidRPr="000A28AB">
        <w:rPr>
          <w:bCs/>
        </w:rPr>
        <w:t xml:space="preserve">TAU Global Research and </w:t>
      </w:r>
      <w:r w:rsidRPr="000A28AB">
        <w:rPr>
          <w:bCs/>
        </w:rPr>
        <w:lastRenderedPageBreak/>
        <w:t>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rsidP="00E2013F">
      <w:pPr>
        <w:rPr>
          <w:ins w:id="515" w:author="Yoav Ram" w:date="2017-10-19T13:03:00Z"/>
        </w:rPr>
        <w:pPrChange w:id="516"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rsidP="00E2013F">
      <w:pPr>
        <w:pStyle w:val="Heading1"/>
        <w:rPr>
          <w:del w:id="517" w:author="Yoav Ram" w:date="2017-10-19T13:03:00Z"/>
          <w:rFonts w:ascii="Times New Roman" w:eastAsia="Times New Roman" w:hAnsi="Times New Roman" w:cs="Times New Roman"/>
        </w:rPr>
        <w:pPrChange w:id="518" w:author="Yoav Ram" w:date="2017-10-19T13:03:00Z">
          <w:pPr/>
        </w:pPrChange>
      </w:pPr>
      <w:del w:id="519" w:author="Yoav Ram" w:date="2017-10-19T13:03:00Z">
        <w:r w:rsidRPr="000A28AB" w:rsidDel="00E2013F">
          <w:br w:type="page"/>
        </w:r>
      </w:del>
    </w:p>
    <w:p w14:paraId="75B73F83" w14:textId="77777777" w:rsidR="00750BAE" w:rsidRPr="000A28AB" w:rsidRDefault="00750BAE" w:rsidP="00E2013F">
      <w:pPr>
        <w:pStyle w:val="Heading1"/>
        <w:pPrChange w:id="520" w:author="Yoav Ram" w:date="2017-10-19T13:03:00Z">
          <w:pPr>
            <w:pStyle w:val="Heading1"/>
          </w:pPr>
        </w:pPrChange>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521" w:author="Yoav Ram" w:date="2017-10-18T16:14:00Z">
        <w:r w:rsidRPr="000A28AB" w:rsidDel="00BD6542">
          <w:delText xml:space="preserve">text </w:delText>
        </w:r>
      </w:del>
      <w:ins w:id="522"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523" w:author="Yoav Ram" w:date="2017-10-19T13:07:00Z">
        <w:r w:rsidR="00865D57" w:rsidDel="00EB3A9A">
          <w:delText>,</w:delText>
        </w:r>
      </w:del>
      <w:r w:rsidRPr="000A28AB">
        <w:t xml:space="preserve"> the density of a limiting resource</w:t>
      </w:r>
      <w:ins w:id="524" w:author="Yoav Ram" w:date="2017-10-19T13:07:00Z">
        <w:r w:rsidR="00EB3A9A">
          <w:t>,</w:t>
        </w:r>
      </w:ins>
      <w:r w:rsidRPr="000A28AB">
        <w:t xml:space="preserve"> and by </w:t>
      </w:r>
      <m:oMath>
        <m:r>
          <w:rPr>
            <w:rFonts w:ascii="Cambria Math" w:hAnsi="Cambria Math"/>
          </w:rPr>
          <m:t>N</m:t>
        </m:r>
      </m:oMath>
      <w:r w:rsidRPr="000A28AB">
        <w:t xml:space="preserve"> the density of the </w:t>
      </w:r>
      <w:ins w:id="525" w:author="Yoav Ram" w:date="2017-10-19T13:08:00Z">
        <w:r w:rsidR="00EB3A9A">
          <w:t xml:space="preserve">cell </w:t>
        </w:r>
      </w:ins>
      <w:r w:rsidRPr="000A28AB">
        <w:t>population</w:t>
      </w:r>
      <w:del w:id="526"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527"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528" w:author="Yoav Ram" w:date="2017-10-18T15:05:00Z">
        <w:r w:rsidRPr="000A28AB" w:rsidDel="003D4EA8">
          <w:delText xml:space="preserve">rate </w:delText>
        </w:r>
      </w:del>
      <w:ins w:id="529" w:author="Yoav Ram" w:date="2017-10-19T13:09:00Z">
        <w:r w:rsidR="00EB3A9A">
          <w:t>conversion rate</w:t>
        </w:r>
      </w:ins>
      <w:ins w:id="530" w:author="Yoav Ram" w:date="2017-10-19T13:08:00Z">
        <w:r w:rsidR="00EB3A9A">
          <w:t xml:space="preserve"> of</w:t>
        </w:r>
      </w:ins>
      <w:ins w:id="531"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F534A6"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532"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533" w:author="Yoav Ram" w:date="2017-10-19T13:10:00Z">
                          <m:r>
                            <w:rPr>
                              <w:rFonts w:ascii="Cambria Math" w:hAnsi="Cambria Math"/>
                            </w:rPr>
                            <m:t>,</m:t>
                          </m:r>
                        </w:ins>
                      </m:e>
                    </m:eqArr>
                  </m:e>
                </m:d>
                <w:del w:id="534"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F534A6"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535"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F534A6"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536"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537" w:author="Yoav Ram" w:date="2017-10-19T13:10:00Z">
                          <m:r>
                            <w:rPr>
                              <w:rFonts w:ascii="Cambria Math" w:hAnsi="Cambria Math"/>
                            </w:rPr>
                            <m:t>.</m:t>
                          </m:r>
                        </w:ins>
                      </m:e>
                    </m:eqArr>
                  </m:e>
                </m:d>
                <w:del w:id="538"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539" w:author="Yoav Ram" w:date="2017-10-19T13:10:00Z">
        <w:r w:rsidRPr="000A28AB" w:rsidDel="00EB3A9A">
          <w:delText>:</w:delText>
        </w:r>
      </w:del>
    </w:p>
    <w:p w14:paraId="7CC1755E" w14:textId="77777777" w:rsidR="007A7F01" w:rsidRPr="000A28AB" w:rsidRDefault="00F534A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540"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541" w:author="Yoav Ram" w:date="2017-10-19T13:10:00Z">
        <w:r w:rsidR="00EB3A9A">
          <w:t xml:space="preserve"> to get</w:t>
        </w:r>
      </w:ins>
      <w:del w:id="542"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F534A6">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rsidP="00EB3A9A">
      <w:pPr>
        <w:ind w:firstLine="0"/>
        <w:pPrChange w:id="543"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F534A6">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544" w:author="Yoav Ram" w:date="2017-10-19T13:10:00Z">
        <w:r w:rsidR="00A57DA4" w:rsidRPr="000A28AB" w:rsidDel="00EB3A9A">
          <w:delText xml:space="preserve">: </w:delText>
        </w:r>
      </w:del>
      <w:ins w:id="545" w:author="Yoav Ram" w:date="2017-10-19T13:10:00Z">
        <w:r w:rsidR="00EB3A9A">
          <w:t>.</w:t>
        </w:r>
        <w:r w:rsidR="00EB3A9A" w:rsidRPr="000A28AB">
          <w:t xml:space="preserve"> </w:t>
        </w:r>
      </w:ins>
      <w:del w:id="546" w:author="Yoav Ram" w:date="2017-10-19T13:10:00Z">
        <w:r w:rsidR="00A57DA4" w:rsidRPr="000A28AB" w:rsidDel="00EB3A9A">
          <w:delText xml:space="preserve">to </w:delText>
        </w:r>
      </w:del>
      <w:ins w:id="547"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548" w:author="Yoav Ram" w:date="2017-10-19T13:11:00Z">
        <w:r w:rsidR="00EB3A9A">
          <w:t xml:space="preserve"> we have</w:t>
        </w:r>
      </w:ins>
      <w:del w:id="549"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550" w:author="Yoav Ram" w:date="2017-10-18T16:31:00Z">
        <w:r w:rsidR="008E5484">
          <w:t xml:space="preserve">explicitly </w:t>
        </w:r>
      </w:ins>
      <w:r w:rsidRPr="000A28AB">
        <w:t xml:space="preserve">depend on </w:t>
      </w:r>
      <m:oMath>
        <m:r>
          <w:rPr>
            <w:rFonts w:ascii="Cambria Math" w:hAnsi="Cambria Math"/>
          </w:rPr>
          <m:t>t</m:t>
        </m:r>
      </m:oMath>
      <w:r w:rsidRPr="000A28AB">
        <w:t>). To include a lag phase, Baranyi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551"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F534A6">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552" w:author="Yoav Ram" w:date="2017-10-19T13:12:00Z"/>
        </w:rPr>
      </w:pPr>
      <w:r w:rsidRPr="000A28AB">
        <w:t>Baranyi and Roberts suggested a Michaelis-Menten type of function</w:t>
      </w:r>
      <w:del w:id="553" w:author="Yoav Ram" w:date="2017-10-19T13:12:00Z">
        <w:r w:rsidRPr="000A28AB" w:rsidDel="00EB3A9A">
          <w:delText xml:space="preserve"> </w:delText>
        </w:r>
      </w:del>
      <w:moveFromRangeStart w:id="554"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555" w:author="Yoav Ram" w:date="2017-10-19T13:12:00Z">
        <w:r w:rsidRPr="000A28AB" w:rsidDel="00EB3A9A">
          <w:t xml:space="preserve"> </w:t>
        </w:r>
      </w:moveFrom>
      <w:moveFromRangeEnd w:id="554"/>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rsidP="004E6396">
      <w:pPr>
        <w:jc w:val="center"/>
        <w:rPr>
          <w:ins w:id="556" w:author="Yoav Ram" w:date="2017-10-19T13:12:00Z"/>
        </w:rPr>
        <w:pPrChange w:id="557" w:author="Yoav Ram" w:date="2017-10-19T13:12:00Z">
          <w:pPr/>
        </w:pPrChange>
      </w:pPr>
      <w:moveTo w:id="558" w:author="Yoav Ram" w:date="2017-10-19T13:12:00Z">
        <w:moveToRangeStart w:id="559"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559"/>
      <w:ins w:id="560" w:author="Yoav Ram" w:date="2017-10-19T13:12:00Z">
        <w:r w:rsidR="004E6396">
          <w:t>,</w:t>
        </w:r>
      </w:ins>
    </w:p>
    <w:p w14:paraId="6442CC64" w14:textId="454EB436" w:rsidR="00D8570D" w:rsidRPr="000A28AB" w:rsidRDefault="007A7F01" w:rsidP="004E6396">
      <w:pPr>
        <w:ind w:firstLine="0"/>
        <w:pPrChange w:id="561" w:author="Yoav Ram" w:date="2017-10-19T13:12:00Z">
          <w:pPr/>
        </w:pPrChange>
      </w:pPr>
      <w:del w:id="562"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563"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564" w:author="Yoav Ram" w:date="2017-10-19T13:13:00Z">
        <w:r w:rsidR="004E6396">
          <w:t xml:space="preserve">population </w:t>
        </w:r>
      </w:ins>
      <w:r w:rsidRPr="000A28AB">
        <w:t xml:space="preserve">growth </w:t>
      </w:r>
      <w:del w:id="565"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We use six forms of the Baranyi-Roberts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566"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567" w:author="Yoav Ram" w:date="2017-10-18T16:26:00Z">
        <w:r w:rsidR="007115C2">
          <w:t>Table S1</w:t>
        </w:r>
      </w:ins>
      <w:r w:rsidRPr="000A28AB">
        <w:t xml:space="preserve">). The full model is described by eq. 2 and has six parameters. A </w:t>
      </w:r>
      <w:del w:id="568" w:author="Yoav Ram" w:date="2017-10-18T16:27:00Z">
        <w:r w:rsidRPr="000A28AB" w:rsidDel="007115C2">
          <w:delText>five parameter</w:delText>
        </w:r>
      </w:del>
      <w:ins w:id="569"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570" w:author="Yoav Ram" w:date="2017-10-18T16:27:00Z">
        <w:r w:rsidRPr="000A28AB" w:rsidDel="007115C2">
          <w:delText xml:space="preserve">five </w:delText>
        </w:r>
      </w:del>
      <w:ins w:id="571"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572" w:author="Yoav Ram" w:date="2017-10-18T16:27:00Z">
        <w:r w:rsidRPr="000A28AB" w:rsidDel="007115C2">
          <w:delText xml:space="preserve">four </w:delText>
        </w:r>
      </w:del>
      <w:ins w:id="573"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574" w:author="Yoav Ram" w:date="2017-10-18T16:27:00Z">
        <w:r w:rsidRPr="000A28AB" w:rsidDel="007115C2">
          <w:delText xml:space="preserve">four </w:delText>
        </w:r>
      </w:del>
      <w:ins w:id="575"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576" w:name="_Ref439853477"/>
      <w:r w:rsidRPr="000A28AB">
        <w:t xml:space="preserve">Supporting </w:t>
      </w:r>
      <w:del w:id="577" w:author="Yoav Ram" w:date="2017-10-18T16:14:00Z">
        <w:r w:rsidRPr="000A28AB" w:rsidDel="00BD6542">
          <w:delText xml:space="preserve">text </w:delText>
        </w:r>
      </w:del>
      <w:ins w:id="578" w:author="Yoav Ram" w:date="2017-10-18T16:14:00Z">
        <w:r w:rsidR="00BD6542">
          <w:t>T</w:t>
        </w:r>
        <w:r w:rsidR="00BD6542" w:rsidRPr="000A28AB">
          <w:t xml:space="preserve">ext </w:t>
        </w:r>
      </w:ins>
      <w:r w:rsidRPr="000A28AB">
        <w:t>2</w:t>
      </w:r>
      <w:r w:rsidR="007A7F01" w:rsidRPr="000A28AB">
        <w:t>: Mixed culture model</w:t>
      </w:r>
      <w:bookmarkEnd w:id="576"/>
    </w:p>
    <w:p w14:paraId="7B1508AB" w14:textId="58D3235E" w:rsidR="007A7F01" w:rsidRPr="000A28AB" w:rsidRDefault="007A7F01" w:rsidP="004E6396">
      <w:r w:rsidRPr="000A28AB">
        <w:t xml:space="preserve">We </w:t>
      </w:r>
      <w:del w:id="579"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F534A6">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580" w:author="Yoav Ram" w:date="2017-10-19T13:16:00Z">
                  <w:rPr>
                    <w:i/>
                    <w:iCs/>
                  </w:rPr>
                </w:rPrChange>
              </w:rPr>
            </w:pPr>
            <w:r w:rsidRPr="004E6396">
              <w:rPr>
                <w:rPrChange w:id="581" w:author="Yoav Ram" w:date="2017-10-19T13:16:00Z">
                  <w:rPr>
                    <w:i/>
                    <w:iCs/>
                  </w:rPr>
                </w:rPrChange>
              </w:rPr>
              <w:t>[B1a]</w:t>
            </w:r>
          </w:p>
          <w:p w14:paraId="3A27D326" w14:textId="77777777" w:rsidR="007A7F01" w:rsidRPr="004E6396" w:rsidRDefault="007A7F01">
            <w:pPr>
              <w:jc w:val="right"/>
              <w:rPr>
                <w:rPrChange w:id="582" w:author="Yoav Ram" w:date="2017-10-19T13:16:00Z">
                  <w:rPr>
                    <w:i/>
                    <w:iCs/>
                  </w:rPr>
                </w:rPrChange>
              </w:rPr>
            </w:pPr>
            <w:r w:rsidRPr="004E6396">
              <w:rPr>
                <w:rPrChange w:id="583" w:author="Yoav Ram" w:date="2017-10-19T13:16:00Z">
                  <w:rPr>
                    <w:i/>
                    <w:iCs/>
                  </w:rPr>
                </w:rPrChange>
              </w:rPr>
              <w:t>[B1b]</w:t>
            </w:r>
          </w:p>
          <w:p w14:paraId="24DC33B2" w14:textId="77777777" w:rsidR="007A7F01" w:rsidRPr="000A28AB" w:rsidRDefault="007A7F01">
            <w:pPr>
              <w:jc w:val="right"/>
              <w:rPr>
                <w:i/>
                <w:iCs/>
              </w:rPr>
            </w:pPr>
            <w:r w:rsidRPr="004E6396">
              <w:rPr>
                <w:rPrChange w:id="584" w:author="Yoav Ram" w:date="2017-10-19T13:16:00Z">
                  <w:rPr>
                    <w:i/>
                    <w:iCs/>
                  </w:rPr>
                </w:rPrChange>
              </w:rPr>
              <w:t>[B1c]</w:t>
            </w:r>
          </w:p>
        </w:tc>
      </w:tr>
    </w:tbl>
    <w:p w14:paraId="6210EBE4" w14:textId="77777777" w:rsidR="007A7F01" w:rsidRPr="000A28AB" w:rsidRDefault="007A7F01" w:rsidP="005A5037">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r w:rsidRPr="000A28AB">
        <w:rPr>
          <w:i/>
          <w:iCs/>
        </w:rPr>
        <w:t>i</w:t>
      </w:r>
      <w:r w:rsidRPr="000A28AB">
        <w:t xml:space="preserve"> is 2 and vice versa) to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585"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F534A6">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586" w:author="Yoav Ram" w:date="2017-10-19T13:16:00Z">
                  <w:rPr>
                    <w:i/>
                    <w:iCs/>
                  </w:rPr>
                </w:rPrChange>
              </w:rPr>
            </w:pPr>
            <w:r w:rsidRPr="004E6396">
              <w:rPr>
                <w:rPrChange w:id="587" w:author="Yoav Ram" w:date="2017-10-19T13:16:00Z">
                  <w:rPr>
                    <w:i/>
                    <w:iCs/>
                  </w:rPr>
                </w:rPrChange>
              </w:rPr>
              <w:t>[B2a]</w:t>
            </w:r>
          </w:p>
          <w:p w14:paraId="35558C86" w14:textId="77777777" w:rsidR="007A7F01" w:rsidRPr="000A28AB" w:rsidRDefault="007A7F01">
            <w:pPr>
              <w:jc w:val="right"/>
              <w:rPr>
                <w:i/>
                <w:iCs/>
              </w:rPr>
            </w:pPr>
            <w:r w:rsidRPr="004E6396">
              <w:rPr>
                <w:rPrChange w:id="588" w:author="Yoav Ram" w:date="2017-10-19T13:16:00Z">
                  <w:rPr>
                    <w:i/>
                    <w:iCs/>
                  </w:rPr>
                </w:rPrChange>
              </w:rPr>
              <w:t>[B2b]</w:t>
            </w:r>
          </w:p>
        </w:tc>
      </w:tr>
    </w:tbl>
    <w:p w14:paraId="52B6473C" w14:textId="77777777" w:rsidR="007A7F01" w:rsidRPr="000A28AB" w:rsidRDefault="007A7F01" w:rsidP="004E6396">
      <w:pPr>
        <w:tabs>
          <w:tab w:val="left" w:pos="1803"/>
          <w:tab w:val="center" w:pos="4153"/>
        </w:tabs>
        <w:ind w:firstLine="0"/>
        <w:pPrChange w:id="589" w:author="Yoav Ram" w:date="2017-10-19T13:16:00Z">
          <w:pPr>
            <w:tabs>
              <w:tab w:val="left" w:pos="1803"/>
              <w:tab w:val="center" w:pos="4153"/>
            </w:tabs>
          </w:pPr>
        </w:pPrChange>
      </w:pPr>
      <w:r w:rsidRPr="000A28AB">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590" w:author="Yoav Ram" w:date="2017-10-19T13:15:00Z"/>
        </w:rPr>
      </w:pPr>
      <w:r w:rsidRPr="000A28AB">
        <w:lastRenderedPageBreak/>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591"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F534A6">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592" w:author="Yoav Ram" w:date="2017-10-19T13:16:00Z">
                  <w:rPr>
                    <w:i/>
                    <w:iCs/>
                  </w:rPr>
                </w:rPrChange>
              </w:rPr>
            </w:pPr>
            <w:r w:rsidRPr="004E6396">
              <w:rPr>
                <w:rPrChange w:id="593" w:author="Yoav Ram" w:date="2017-10-19T13:16:00Z">
                  <w:rPr>
                    <w:i/>
                    <w:iCs/>
                  </w:rPr>
                </w:rPrChange>
              </w:rPr>
              <w:t>[B3a]</w:t>
            </w:r>
          </w:p>
          <w:p w14:paraId="400F0B34" w14:textId="77777777" w:rsidR="007A7F01" w:rsidRPr="004E6396" w:rsidRDefault="007A7F01">
            <w:pPr>
              <w:jc w:val="right"/>
              <w:rPr>
                <w:rPrChange w:id="594" w:author="Yoav Ram" w:date="2017-10-19T13:16:00Z">
                  <w:rPr>
                    <w:i/>
                    <w:iCs/>
                  </w:rPr>
                </w:rPrChange>
              </w:rPr>
            </w:pPr>
            <w:r w:rsidRPr="004E6396">
              <w:rPr>
                <w:rPrChange w:id="595" w:author="Yoav Ram" w:date="2017-10-19T13:16:00Z">
                  <w:rPr>
                    <w:i/>
                    <w:iCs/>
                  </w:rPr>
                </w:rPrChange>
              </w:rPr>
              <w:t>[B3b]</w:t>
            </w:r>
          </w:p>
          <w:p w14:paraId="1C2DA814" w14:textId="77777777" w:rsidR="007A7F01" w:rsidRPr="004E6396" w:rsidRDefault="007A7F01">
            <w:pPr>
              <w:jc w:val="right"/>
              <w:rPr>
                <w:rPrChange w:id="596" w:author="Yoav Ram" w:date="2017-10-19T13:16:00Z">
                  <w:rPr>
                    <w:i/>
                    <w:iCs/>
                  </w:rPr>
                </w:rPrChange>
              </w:rPr>
            </w:pPr>
            <w:r w:rsidRPr="004E6396">
              <w:rPr>
                <w:rPrChange w:id="597" w:author="Yoav Ram" w:date="2017-10-19T13:16:00Z">
                  <w:rPr>
                    <w:i/>
                    <w:iCs/>
                  </w:rPr>
                </w:rPrChange>
              </w:rPr>
              <w:t>[B3c]</w:t>
            </w:r>
          </w:p>
          <w:p w14:paraId="1E95C71B" w14:textId="77777777" w:rsidR="007A7F01" w:rsidRPr="004E6396" w:rsidRDefault="007A7F01">
            <w:pPr>
              <w:jc w:val="right"/>
              <w:rPr>
                <w:rPrChange w:id="598" w:author="Yoav Ram" w:date="2017-10-19T13:16:00Z">
                  <w:rPr>
                    <w:i/>
                    <w:iCs/>
                  </w:rPr>
                </w:rPrChange>
              </w:rPr>
            </w:pPr>
            <w:r w:rsidRPr="004E6396">
              <w:rPr>
                <w:rPrChange w:id="599" w:author="Yoav Ram" w:date="2017-10-19T13:16:00Z">
                  <w:rPr>
                    <w:i/>
                    <w:iCs/>
                  </w:rPr>
                </w:rPrChange>
              </w:rPr>
              <w:t>[B3d]</w:t>
            </w:r>
          </w:p>
        </w:tc>
      </w:tr>
    </w:tbl>
    <w:p w14:paraId="0166B204" w14:textId="5492BEBB" w:rsidR="007A7F01" w:rsidRPr="000A28AB" w:rsidRDefault="007A7F01" w:rsidP="00620CF2">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eqs. B3</w:t>
      </w:r>
      <w:del w:id="600" w:author="Yoav Ram" w:date="2017-10-19T13:17:00Z">
        <w:r w:rsidRPr="000A28AB" w:rsidDel="004E6396">
          <w:delText>a-d</w:delText>
        </w:r>
      </w:del>
      <w:r w:rsidRPr="000A28AB">
        <w:t xml:space="preserve"> and continue as above. This </w:t>
      </w:r>
      <w:del w:id="601"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602" w:author="Yoav Ram" w:date="2017-10-19T13:30:00Z">
                    <w:rPr>
                      <w:rFonts w:ascii="Cambria Math" w:hAnsi="Cambria Math"/>
                      <w:i/>
                    </w:rPr>
                  </w:ins>
                </m:ctrlPr>
              </m:sSubPr>
              <m:e>
                <w:ins w:id="603" w:author="Yoav Ram" w:date="2017-10-19T13:30:00Z">
                  <m:r>
                    <w:rPr>
                      <w:rFonts w:ascii="Cambria Math" w:hAnsi="Cambria Math"/>
                    </w:rPr>
                    <m:t>R</m:t>
                  </m:r>
                </w:ins>
              </m:e>
              <m:sub>
                <w:ins w:id="604"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605" w:author="Yoav Ram" w:date="2017-10-19T13:30:00Z">
                    <w:rPr>
                      <w:rFonts w:ascii="Cambria Math" w:hAnsi="Cambria Math"/>
                      <w:i/>
                    </w:rPr>
                  </w:ins>
                </m:ctrlPr>
              </m:sSubPr>
              <m:e>
                <w:ins w:id="606" w:author="Yoav Ram" w:date="2017-10-19T13:30:00Z">
                  <m:r>
                    <w:rPr>
                      <w:rFonts w:ascii="Cambria Math" w:hAnsi="Cambria Math"/>
                    </w:rPr>
                    <m:t>R</m:t>
                  </m:r>
                </w:ins>
              </m:e>
              <m:sub>
                <w:ins w:id="607" w:author="Yoav Ram" w:date="2017-10-19T13:30:00Z">
                  <m:r>
                    <w:rPr>
                      <w:rFonts w:ascii="Cambria Math" w:hAnsi="Cambria Math"/>
                    </w:rPr>
                    <m:t>j</m:t>
                  </m:r>
                </w:ins>
              </m:sub>
            </m:sSub>
          </m:den>
        </m:f>
        <w:del w:id="608" w:author="Yoav Ram" w:date="2017-10-19T13:30:00Z">
          <m:r>
            <w:rPr>
              <w:rFonts w:ascii="Cambria Math" w:hAnsi="Cambria Math"/>
            </w:rPr>
            <m:t>ρ</m:t>
          </m:r>
        </w:del>
      </m:oMath>
      <w:ins w:id="609" w:author="Yoav Ram" w:date="2017-10-19T13:21:00Z">
        <w:r w:rsidR="00870818">
          <w:t>.</w:t>
        </w:r>
      </w:ins>
      <w:del w:id="610"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611" w:author="Yoav Ram" w:date="2017-10-19T13:28:00Z">
        <w:r w:rsidR="00B42DA4">
          <w:t xml:space="preserve"> then</w:t>
        </w:r>
      </w:ins>
      <w:del w:id="612"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F534A6">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613" w:author="Yoav Ram" w:date="2017-10-19T13:29:00Z">
                  <w:rPr>
                    <w:i/>
                    <w:iCs/>
                  </w:rPr>
                </w:rPrChange>
              </w:rPr>
            </w:pPr>
            <w:r w:rsidRPr="00FB37C5">
              <w:rPr>
                <w:rPrChange w:id="614" w:author="Yoav Ram" w:date="2017-10-19T13:29:00Z">
                  <w:rPr>
                    <w:i/>
                    <w:iCs/>
                  </w:rPr>
                </w:rPrChange>
              </w:rPr>
              <w:t>[B4a]</w:t>
            </w:r>
          </w:p>
          <w:p w14:paraId="344A8D50" w14:textId="77777777" w:rsidR="007A7F01" w:rsidRPr="00FB37C5" w:rsidRDefault="007A7F01">
            <w:pPr>
              <w:jc w:val="right"/>
              <w:rPr>
                <w:rPrChange w:id="615" w:author="Yoav Ram" w:date="2017-10-19T13:29:00Z">
                  <w:rPr>
                    <w:i/>
                    <w:iCs/>
                  </w:rPr>
                </w:rPrChange>
              </w:rPr>
            </w:pPr>
            <w:r w:rsidRPr="00FB37C5">
              <w:rPr>
                <w:rPrChange w:id="616"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617"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617"/>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618"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619" w:name="_Ref453761140"/>
      <w:bookmarkStart w:id="620"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619"/>
      <w:r w:rsidR="000A1EB7" w:rsidRPr="000A28AB">
        <w:rPr>
          <w:color w:val="auto"/>
        </w:rPr>
        <w:t xml:space="preserve">. </w:t>
      </w:r>
      <w:r w:rsidR="00265875" w:rsidRPr="000A28AB">
        <w:rPr>
          <w:color w:val="auto"/>
        </w:rPr>
        <w:t>G</w:t>
      </w:r>
      <w:r w:rsidRPr="000A28AB">
        <w:rPr>
          <w:color w:val="auto"/>
        </w:rPr>
        <w:t>rowth model</w:t>
      </w:r>
      <w:r w:rsidR="006D69EC" w:rsidRPr="000A28AB">
        <w:rPr>
          <w:color w:val="auto"/>
        </w:rPr>
        <w:t>s</w:t>
      </w:r>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Baranyi-Roberts model and five nested models defined by fixing one or two parameters. See Supporting </w:t>
      </w:r>
      <w:del w:id="621" w:author="Yoav Ram" w:date="2017-10-19T13:04:00Z">
        <w:r w:rsidRPr="000A28AB" w:rsidDel="00F00EAE">
          <w:rPr>
            <w:b w:val="0"/>
            <w:bCs w:val="0"/>
            <w:color w:val="auto"/>
          </w:rPr>
          <w:delText xml:space="preserve">text </w:delText>
        </w:r>
      </w:del>
      <w:ins w:id="622"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620"/>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623"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623"/>
      <w:r w:rsidRPr="000A28AB">
        <w:rPr>
          <w:color w:val="auto"/>
        </w:rPr>
        <w:t>. Mixed culture growth predictions with confidence intervals.</w:t>
      </w:r>
      <w:r w:rsidRPr="000A28AB">
        <w:rPr>
          <w:b w:val="0"/>
          <w:bCs w:val="0"/>
          <w:color w:val="auto"/>
        </w:rPr>
        <w:t xml:space="preserve"> The green and red lines </w:t>
      </w:r>
      <w:ins w:id="624"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625"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r w:rsidRPr="000A28AB">
              <w:rPr>
                <w:sz w:val="18"/>
                <w:szCs w:val="18"/>
              </w:rPr>
              <w:t>Baranyi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r w:rsidRPr="000A28AB">
              <w:rPr>
                <w:sz w:val="18"/>
                <w:szCs w:val="18"/>
              </w:rPr>
              <w:t>Baranyi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r w:rsidRPr="000A28AB">
              <w:rPr>
                <w:sz w:val="18"/>
                <w:szCs w:val="18"/>
              </w:rPr>
              <w:t>Baranyi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r w:rsidRPr="000A28AB">
              <w:rPr>
                <w:sz w:val="18"/>
                <w:szCs w:val="18"/>
              </w:rPr>
              <w:t>Baranyi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626"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626"/>
      <w:r w:rsidRPr="000A28AB">
        <w:rPr>
          <w:color w:val="auto"/>
        </w:rPr>
        <w:t>. Growth models.</w:t>
      </w:r>
      <w:r w:rsidRPr="000A28AB">
        <w:rPr>
          <w:b w:val="0"/>
          <w:bCs w:val="0"/>
          <w:color w:val="auto"/>
        </w:rPr>
        <w:t xml:space="preserve"> The table lists the growth models used for fitting growth curve data. All models are defined by eqs.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627" w:author="Yoav Ram" w:date="2017-10-19T13:06:00Z"/>
        </w:rPr>
      </w:pPr>
    </w:p>
    <w:p w14:paraId="4239645D" w14:textId="77777777" w:rsidR="00750BAE" w:rsidRPr="000A28AB" w:rsidRDefault="00750BAE" w:rsidP="00AB1104">
      <w:pPr>
        <w:ind w:firstLine="0"/>
        <w:pPrChange w:id="628"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F534A6"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629" w:author="Yoav Ram" w:date="2017-10-19T12:02:00Z">
              <w:r w:rsidR="007A7F01" w:rsidRPr="000A28AB" w:rsidDel="00E86D18">
                <w:rPr>
                  <w:sz w:val="18"/>
                  <w:szCs w:val="18"/>
                </w:rPr>
                <w:delText>6</w:delText>
              </w:r>
              <w:r w:rsidR="008F71E3" w:rsidDel="00E86D18">
                <w:rPr>
                  <w:sz w:val="18"/>
                  <w:szCs w:val="18"/>
                </w:rPr>
                <w:delText>27</w:delText>
              </w:r>
            </w:del>
            <w:ins w:id="630"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631"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F534A6"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632"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632"/>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633"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F074B" w14:textId="77777777" w:rsidR="003B56EA" w:rsidRDefault="003B56EA">
      <w:pPr>
        <w:spacing w:line="240" w:lineRule="auto"/>
      </w:pPr>
      <w:r>
        <w:separator/>
      </w:r>
    </w:p>
  </w:endnote>
  <w:endnote w:type="continuationSeparator" w:id="0">
    <w:p w14:paraId="6BE519BF" w14:textId="77777777" w:rsidR="003B56EA" w:rsidRDefault="003B5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EB3A9A" w:rsidRDefault="00EB3A9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EB3A9A" w:rsidRDefault="00EB3A9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EB3A9A" w:rsidRDefault="00EB3A9A" w:rsidP="00B57EC6">
        <w:pPr>
          <w:pStyle w:val="Footer"/>
          <w:jc w:val="center"/>
        </w:pPr>
        <w:r>
          <w:fldChar w:fldCharType="begin"/>
        </w:r>
        <w:r w:rsidRPr="00E95165">
          <w:instrText xml:space="preserve"> PAGE   \* MERGEFORMAT </w:instrText>
        </w:r>
        <w:r>
          <w:fldChar w:fldCharType="separate"/>
        </w:r>
        <w:r w:rsidR="00613C10">
          <w:rPr>
            <w:noProof/>
          </w:rPr>
          <w:t>3</w:t>
        </w:r>
        <w:r>
          <w:rPr>
            <w:noProof/>
          </w:rPr>
          <w:fldChar w:fldCharType="end"/>
        </w:r>
      </w:p>
    </w:sdtContent>
  </w:sdt>
  <w:p w14:paraId="5D5D09E3" w14:textId="77777777" w:rsidR="00EB3A9A" w:rsidRDefault="00EB3A9A"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85066" w14:textId="77777777" w:rsidR="003B56EA" w:rsidRDefault="003B56EA">
      <w:pPr>
        <w:spacing w:line="240" w:lineRule="auto"/>
      </w:pPr>
      <w:r>
        <w:separator/>
      </w:r>
    </w:p>
  </w:footnote>
  <w:footnote w:type="continuationSeparator" w:id="0">
    <w:p w14:paraId="435BC827" w14:textId="77777777" w:rsidR="003B56EA" w:rsidRDefault="003B56E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EB3A9A" w:rsidRDefault="00EB3A9A"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EB3A9A" w:rsidRDefault="00EB3A9A"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ctiveWritingStyle w:appName="MSWord" w:lang="en-US" w:vendorID="64" w:dllVersion="6" w:nlCheck="1" w:checkStyle="0"/>
  <w:activeWritingStyle w:appName="MSWord" w:lang="en-US" w:vendorID="64" w:dllVersion="0" w:nlCheck="1" w:checkStyle="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A10C0"/>
    <w:rsid w:val="001B1CBA"/>
    <w:rsid w:val="001C30FF"/>
    <w:rsid w:val="001D6C5E"/>
    <w:rsid w:val="001E4CA3"/>
    <w:rsid w:val="001F105D"/>
    <w:rsid w:val="001F3A92"/>
    <w:rsid w:val="001F7E9F"/>
    <w:rsid w:val="00205988"/>
    <w:rsid w:val="002158C8"/>
    <w:rsid w:val="00255A7A"/>
    <w:rsid w:val="00257358"/>
    <w:rsid w:val="00265875"/>
    <w:rsid w:val="00285E7E"/>
    <w:rsid w:val="002A6C92"/>
    <w:rsid w:val="002A7156"/>
    <w:rsid w:val="002B1F9F"/>
    <w:rsid w:val="002C46C3"/>
    <w:rsid w:val="002D0E2B"/>
    <w:rsid w:val="002D40F9"/>
    <w:rsid w:val="003012BF"/>
    <w:rsid w:val="003014FE"/>
    <w:rsid w:val="00305BBC"/>
    <w:rsid w:val="00313013"/>
    <w:rsid w:val="00322C2A"/>
    <w:rsid w:val="003329F0"/>
    <w:rsid w:val="00334F6F"/>
    <w:rsid w:val="0034644C"/>
    <w:rsid w:val="003616D0"/>
    <w:rsid w:val="00363347"/>
    <w:rsid w:val="00363BC0"/>
    <w:rsid w:val="00374F99"/>
    <w:rsid w:val="003753DA"/>
    <w:rsid w:val="00381329"/>
    <w:rsid w:val="003A3F4F"/>
    <w:rsid w:val="003A7C85"/>
    <w:rsid w:val="003B56EA"/>
    <w:rsid w:val="003B757D"/>
    <w:rsid w:val="003C1D42"/>
    <w:rsid w:val="003D4EA8"/>
    <w:rsid w:val="003E1C42"/>
    <w:rsid w:val="003F085B"/>
    <w:rsid w:val="00414445"/>
    <w:rsid w:val="004152F9"/>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742"/>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3412"/>
    <w:rsid w:val="00594922"/>
    <w:rsid w:val="005A5037"/>
    <w:rsid w:val="005B7870"/>
    <w:rsid w:val="005C700D"/>
    <w:rsid w:val="005D2172"/>
    <w:rsid w:val="005E3BFE"/>
    <w:rsid w:val="005E5D76"/>
    <w:rsid w:val="005F34D1"/>
    <w:rsid w:val="00607805"/>
    <w:rsid w:val="00613C10"/>
    <w:rsid w:val="006160C6"/>
    <w:rsid w:val="00617C36"/>
    <w:rsid w:val="00620CF2"/>
    <w:rsid w:val="00622BE6"/>
    <w:rsid w:val="00624088"/>
    <w:rsid w:val="006351EF"/>
    <w:rsid w:val="006358EB"/>
    <w:rsid w:val="00636A8B"/>
    <w:rsid w:val="0064719A"/>
    <w:rsid w:val="006508E8"/>
    <w:rsid w:val="00651E9E"/>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1B9D"/>
    <w:rsid w:val="007942A2"/>
    <w:rsid w:val="00796A41"/>
    <w:rsid w:val="007A13C0"/>
    <w:rsid w:val="007A65C0"/>
    <w:rsid w:val="007A7F01"/>
    <w:rsid w:val="007B5B39"/>
    <w:rsid w:val="007C6B81"/>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A21CE6"/>
    <w:rsid w:val="00A32E42"/>
    <w:rsid w:val="00A41CC1"/>
    <w:rsid w:val="00A44F58"/>
    <w:rsid w:val="00A5514D"/>
    <w:rsid w:val="00A57DA4"/>
    <w:rsid w:val="00A80051"/>
    <w:rsid w:val="00AA046F"/>
    <w:rsid w:val="00AA31CF"/>
    <w:rsid w:val="00AA4D85"/>
    <w:rsid w:val="00AA6099"/>
    <w:rsid w:val="00AB1104"/>
    <w:rsid w:val="00AB26A5"/>
    <w:rsid w:val="00AB7E08"/>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D6542"/>
    <w:rsid w:val="00BD7D88"/>
    <w:rsid w:val="00BF32F1"/>
    <w:rsid w:val="00BF635D"/>
    <w:rsid w:val="00C00885"/>
    <w:rsid w:val="00C02003"/>
    <w:rsid w:val="00C0791B"/>
    <w:rsid w:val="00C11F86"/>
    <w:rsid w:val="00C13924"/>
    <w:rsid w:val="00C1797F"/>
    <w:rsid w:val="00C24C40"/>
    <w:rsid w:val="00C35103"/>
    <w:rsid w:val="00C42E86"/>
    <w:rsid w:val="00C47DBD"/>
    <w:rsid w:val="00C6622A"/>
    <w:rsid w:val="00CA45B6"/>
    <w:rsid w:val="00CA60FB"/>
    <w:rsid w:val="00CB1737"/>
    <w:rsid w:val="00CB76DE"/>
    <w:rsid w:val="00CD2EF9"/>
    <w:rsid w:val="00CF6FF0"/>
    <w:rsid w:val="00D03FB0"/>
    <w:rsid w:val="00D07844"/>
    <w:rsid w:val="00D100C4"/>
    <w:rsid w:val="00D121CE"/>
    <w:rsid w:val="00D24F1C"/>
    <w:rsid w:val="00D252CE"/>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42EF9"/>
    <w:rsid w:val="00E43C55"/>
    <w:rsid w:val="00E513BC"/>
    <w:rsid w:val="00E6002D"/>
    <w:rsid w:val="00E64F18"/>
    <w:rsid w:val="00E86D18"/>
    <w:rsid w:val="00E93C1B"/>
    <w:rsid w:val="00E94B1E"/>
    <w:rsid w:val="00EB3A9A"/>
    <w:rsid w:val="00ED0C2C"/>
    <w:rsid w:val="00ED4128"/>
    <w:rsid w:val="00ED69AB"/>
    <w:rsid w:val="00EE3F11"/>
    <w:rsid w:val="00EE7C5F"/>
    <w:rsid w:val="00EF5481"/>
    <w:rsid w:val="00F00EAE"/>
    <w:rsid w:val="00F027FA"/>
    <w:rsid w:val="00F153AD"/>
    <w:rsid w:val="00F15C81"/>
    <w:rsid w:val="00F31589"/>
    <w:rsid w:val="00F33C36"/>
    <w:rsid w:val="00F43FEB"/>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curveball.yoavram.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urveball.yoav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AFCB2A1-9452-AA4C-A5B1-91655DD90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22</Pages>
  <Words>24396</Words>
  <Characters>139058</Characters>
  <Application>Microsoft Macintosh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63</cp:revision>
  <cp:lastPrinted>2016-08-03T07:24:00Z</cp:lastPrinted>
  <dcterms:created xsi:type="dcterms:W3CDTF">2016-08-03T07:24:00Z</dcterms:created>
  <dcterms:modified xsi:type="dcterms:W3CDTF">2017-10-19T11:18:00Z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