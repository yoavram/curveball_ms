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7243E" w14:textId="77777777" w:rsidR="007C5E66" w:rsidRPr="00C34C28" w:rsidRDefault="007C5E66" w:rsidP="007C5E66">
      <w:pPr>
        <w:pStyle w:val="Title"/>
        <w:jc w:val="left"/>
        <w:rPr>
          <w:rFonts w:asciiTheme="majorBidi" w:hAnsiTheme="majorBidi"/>
          <w:sz w:val="28"/>
          <w:szCs w:val="28"/>
        </w:rPr>
      </w:pPr>
      <w:r>
        <w:rPr>
          <w:rFonts w:asciiTheme="majorBidi" w:hAnsiTheme="majorBidi"/>
          <w:sz w:val="28"/>
          <w:szCs w:val="28"/>
        </w:rPr>
        <w:softHyphen/>
      </w:r>
      <w:r w:rsidRPr="00C34C28">
        <w:rPr>
          <w:rFonts w:asciiTheme="majorBidi" w:hAnsiTheme="majorBidi"/>
          <w:sz w:val="28"/>
          <w:szCs w:val="28"/>
        </w:rPr>
        <w:t>Predicting microbial growth in a mixed culture from growth curve data</w:t>
      </w:r>
    </w:p>
    <w:p w14:paraId="3E363837" w14:textId="77777777" w:rsidR="007C5E66" w:rsidRDefault="007C5E66" w:rsidP="007C5E66"/>
    <w:p w14:paraId="411759B7" w14:textId="77777777" w:rsidR="007C5E66" w:rsidRDefault="007C5E66" w:rsidP="007C5E66">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1,2,5,*</w:t>
      </w:r>
      <w:r w:rsidRPr="00297A49">
        <w:rPr>
          <w:rFonts w:asciiTheme="majorBidi" w:hAnsiTheme="majorBidi"/>
          <w:b/>
          <w:bCs/>
        </w:rPr>
        <w:t xml:space="preserve">, </w:t>
      </w:r>
      <w:proofErr w:type="spellStart"/>
      <w:r w:rsidRPr="00297A49">
        <w:rPr>
          <w:rFonts w:asciiTheme="majorBidi" w:hAnsiTheme="majorBidi"/>
          <w:b/>
          <w:bCs/>
        </w:rPr>
        <w:t>Eynat</w:t>
      </w:r>
      <w:proofErr w:type="spellEnd"/>
      <w:r w:rsidRPr="00297A49">
        <w:rPr>
          <w:rFonts w:asciiTheme="majorBidi" w:hAnsiTheme="majorBidi"/>
          <w:b/>
          <w:bCs/>
        </w:rPr>
        <w:t xml:space="preserve"> Dellus-Gur</w:t>
      </w:r>
      <w:r w:rsidRPr="00297A49">
        <w:rPr>
          <w:rFonts w:asciiTheme="majorBidi" w:hAnsiTheme="majorBidi"/>
          <w:b/>
          <w:bCs/>
          <w:vertAlign w:val="superscript"/>
        </w:rPr>
        <w:t>1</w:t>
      </w:r>
      <w:r w:rsidRPr="00297A49">
        <w:rPr>
          <w:rFonts w:asciiTheme="majorBidi" w:hAnsiTheme="majorBidi"/>
          <w:b/>
          <w:bCs/>
        </w:rPr>
        <w:t xml:space="preserve">, </w:t>
      </w:r>
      <w:proofErr w:type="spellStart"/>
      <w:r w:rsidRPr="00297A49">
        <w:rPr>
          <w:rFonts w:asciiTheme="majorBidi" w:hAnsiTheme="majorBidi"/>
          <w:b/>
          <w:bCs/>
        </w:rPr>
        <w:t>Maayan</w:t>
      </w:r>
      <w:proofErr w:type="spellEnd"/>
      <w:r w:rsidRPr="00297A49">
        <w:rPr>
          <w:rFonts w:asciiTheme="majorBidi" w:hAnsiTheme="majorBidi"/>
          <w:b/>
          <w:bCs/>
        </w:rPr>
        <w:t xml:space="preserve"> </w:t>
      </w:r>
      <w:r w:rsidRPr="00DD0B5E">
        <w:rPr>
          <w:rFonts w:asciiTheme="majorBidi" w:hAnsiTheme="majorBidi"/>
          <w:b/>
          <w:bCs/>
        </w:rPr>
        <w:t>Bibi</w:t>
      </w:r>
      <w:r w:rsidRPr="00DD0B5E">
        <w:rPr>
          <w:rFonts w:asciiTheme="majorBidi" w:hAnsiTheme="majorBidi"/>
          <w:b/>
          <w:bCs/>
          <w:vertAlign w:val="superscript"/>
        </w:rPr>
        <w:t>3</w:t>
      </w:r>
      <w:r w:rsidRPr="00DD0B5E">
        <w:rPr>
          <w:rFonts w:asciiTheme="majorBidi" w:hAnsiTheme="majorBidi"/>
          <w:b/>
          <w:bCs/>
        </w:rPr>
        <w:t xml:space="preserve">, </w:t>
      </w:r>
      <w:proofErr w:type="spellStart"/>
      <w:r w:rsidRPr="00634C42">
        <w:rPr>
          <w:rFonts w:asciiTheme="majorBidi" w:hAnsiTheme="majorBidi"/>
          <w:b/>
          <w:bCs/>
        </w:rPr>
        <w:t>Kedar</w:t>
      </w:r>
      <w:proofErr w:type="spellEnd"/>
      <w:r w:rsidRPr="00634C42">
        <w:rPr>
          <w:rFonts w:asciiTheme="majorBidi" w:hAnsiTheme="majorBidi"/>
          <w:b/>
          <w:bCs/>
        </w:rPr>
        <w:t xml:space="preserve"> Karkare</w:t>
      </w:r>
      <w:r w:rsidRPr="00634C42">
        <w:rPr>
          <w:rFonts w:asciiTheme="majorBidi" w:hAnsiTheme="majorBidi"/>
          <w:vertAlign w:val="superscript"/>
        </w:rPr>
        <w:t>4</w:t>
      </w:r>
      <w:r w:rsidRPr="00DD0B5E">
        <w:rPr>
          <w:rFonts w:asciiTheme="majorBidi" w:hAnsiTheme="majorBidi"/>
          <w:b/>
          <w:bCs/>
        </w:rPr>
        <w:t>, Uri Obolski</w:t>
      </w:r>
      <w:r w:rsidRPr="00DD0B5E">
        <w:rPr>
          <w:rFonts w:asciiTheme="majorBidi" w:hAnsiTheme="majorBidi"/>
          <w:b/>
          <w:bCs/>
          <w:vertAlign w:val="superscript"/>
        </w:rPr>
        <w:t>1,6</w:t>
      </w:r>
      <w:r w:rsidRPr="00DD0B5E">
        <w:rPr>
          <w:rFonts w:asciiTheme="majorBidi" w:hAnsiTheme="majorBidi"/>
          <w:b/>
          <w:bCs/>
        </w:rPr>
        <w:t xml:space="preserve">, </w:t>
      </w:r>
    </w:p>
    <w:p w14:paraId="37D9A31D" w14:textId="77777777" w:rsidR="007C5E66" w:rsidRPr="00297A49" w:rsidRDefault="007C5E66" w:rsidP="007C5E66">
      <w:pPr>
        <w:pStyle w:val="Subtitle"/>
        <w:jc w:val="left"/>
        <w:rPr>
          <w:rFonts w:asciiTheme="majorBidi" w:hAnsiTheme="majorBidi"/>
          <w:b/>
          <w:bCs/>
        </w:rPr>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 xml:space="preserve">, </w:t>
      </w:r>
      <w:r w:rsidRPr="00634C42">
        <w:rPr>
          <w:rFonts w:asciiTheme="majorBidi" w:hAnsiTheme="majorBidi"/>
          <w:b/>
          <w:bCs/>
        </w:rPr>
        <w:t>Tim F. Cooper</w:t>
      </w:r>
      <w:r w:rsidRPr="00634C42">
        <w:rPr>
          <w:rFonts w:asciiTheme="majorBidi" w:hAnsiTheme="majorBidi"/>
          <w:b/>
          <w:bCs/>
          <w:vertAlign w:val="superscript"/>
        </w:rPr>
        <w:t>4,7</w:t>
      </w:r>
      <w:r w:rsidRPr="00DD0B5E">
        <w:rPr>
          <w:rFonts w:asciiTheme="majorBidi" w:hAnsiTheme="majorBidi"/>
          <w:b/>
          <w:bCs/>
        </w:rPr>
        <w:t>, Judith Berman</w:t>
      </w:r>
      <w:r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w:t>
      </w:r>
      <w:proofErr w:type="spellStart"/>
      <w:r w:rsidRPr="00297A49">
        <w:rPr>
          <w:rFonts w:asciiTheme="majorBidi" w:hAnsiTheme="majorBidi"/>
          <w:b/>
          <w:bCs/>
        </w:rPr>
        <w:t>Lilach</w:t>
      </w:r>
      <w:proofErr w:type="spellEnd"/>
      <w:r w:rsidRPr="00297A49">
        <w:rPr>
          <w:rFonts w:asciiTheme="majorBidi" w:hAnsiTheme="majorBidi"/>
          <w:b/>
          <w:bCs/>
        </w:rPr>
        <w:t xml:space="preserve"> Hadany</w:t>
      </w:r>
      <w:r w:rsidRPr="00297A49">
        <w:rPr>
          <w:rFonts w:asciiTheme="majorBidi" w:hAnsiTheme="majorBidi"/>
          <w:b/>
          <w:bCs/>
          <w:vertAlign w:val="superscript"/>
        </w:rPr>
        <w:t>1</w:t>
      </w:r>
    </w:p>
    <w:p w14:paraId="33535D03" w14:textId="77777777" w:rsidR="007C5E66" w:rsidRPr="0025589C" w:rsidRDefault="007C5E66" w:rsidP="007C5E66"/>
    <w:p w14:paraId="20240EE3" w14:textId="5CF725C8" w:rsidR="007C5E66" w:rsidRPr="00C34C28" w:rsidRDefault="007C5E66" w:rsidP="007C5E66">
      <w:pPr>
        <w:rPr>
          <w:sz w:val="20"/>
          <w:szCs w:val="20"/>
        </w:rPr>
      </w:pPr>
      <w:r w:rsidRPr="00C34C28">
        <w:rPr>
          <w:sz w:val="20"/>
          <w:szCs w:val="20"/>
          <w:vertAlign w:val="superscript"/>
        </w:rPr>
        <w:t>1</w:t>
      </w:r>
      <w:r w:rsidRPr="00C34C28">
        <w:rPr>
          <w:sz w:val="20"/>
          <w:szCs w:val="20"/>
        </w:rPr>
        <w:t xml:space="preserve"> </w:t>
      </w:r>
      <w:ins w:id="0" w:author="Yoav Ram" w:date="2019-02-05T14:43:00Z">
        <w:r w:rsidR="0089083C" w:rsidRPr="0089083C">
          <w:rPr>
            <w:sz w:val="20"/>
            <w:szCs w:val="20"/>
          </w:rPr>
          <w:t>School of Plant Sciences and Food Security</w:t>
        </w:r>
      </w:ins>
      <w:del w:id="1" w:author="Yoav Ram" w:date="2019-02-05T14:43:00Z">
        <w:r w:rsidRPr="00C34C28" w:rsidDel="0089083C">
          <w:rPr>
            <w:sz w:val="20"/>
            <w:szCs w:val="20"/>
          </w:rPr>
          <w:delText>Department of Molecular Biology and Ecology of Plants</w:delText>
        </w:r>
      </w:del>
      <w:r w:rsidRPr="00C34C28">
        <w:rPr>
          <w:sz w:val="20"/>
          <w:szCs w:val="20"/>
        </w:rPr>
        <w:t>, Tel Aviv University, Tel Aviv, Israel</w:t>
      </w:r>
    </w:p>
    <w:p w14:paraId="225BE94B" w14:textId="77777777" w:rsidR="007C5E66" w:rsidRPr="00C34C28" w:rsidRDefault="007C5E66" w:rsidP="007C5E66">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B119905" w14:textId="518D018B" w:rsidR="007C5E66" w:rsidRPr="00C34C28" w:rsidRDefault="007C5E66" w:rsidP="007C5E66">
      <w:pPr>
        <w:rPr>
          <w:sz w:val="20"/>
          <w:szCs w:val="20"/>
        </w:rPr>
      </w:pPr>
      <w:r w:rsidRPr="00C34C28">
        <w:rPr>
          <w:sz w:val="20"/>
          <w:szCs w:val="20"/>
          <w:vertAlign w:val="superscript"/>
        </w:rPr>
        <w:t>3</w:t>
      </w:r>
      <w:r w:rsidRPr="00C34C28">
        <w:rPr>
          <w:sz w:val="20"/>
          <w:szCs w:val="20"/>
        </w:rPr>
        <w:t xml:space="preserve"> </w:t>
      </w:r>
      <w:ins w:id="2" w:author="Yoav Ram" w:date="2019-02-05T14:44:00Z">
        <w:r w:rsidR="0089083C" w:rsidRPr="0089083C">
          <w:rPr>
            <w:sz w:val="20"/>
            <w:szCs w:val="20"/>
          </w:rPr>
          <w:t>School of Molecular Cell Biology &amp; Biotechnology</w:t>
        </w:r>
      </w:ins>
      <w:del w:id="3" w:author="Yoav Ram" w:date="2019-02-05T14:44:00Z">
        <w:r w:rsidRPr="00C34C28" w:rsidDel="0089083C">
          <w:rPr>
            <w:sz w:val="20"/>
            <w:szCs w:val="20"/>
          </w:rPr>
          <w:delText>Department of Molecular Microbiology and Biotechnology</w:delText>
        </w:r>
      </w:del>
      <w:r w:rsidRPr="00C34C28">
        <w:rPr>
          <w:sz w:val="20"/>
          <w:szCs w:val="20"/>
        </w:rPr>
        <w:t>,</w:t>
      </w:r>
      <w:r w:rsidRPr="00C34C28">
        <w:rPr>
          <w:sz w:val="20"/>
          <w:szCs w:val="20"/>
          <w:vertAlign w:val="superscript"/>
        </w:rPr>
        <w:t xml:space="preserve"> </w:t>
      </w:r>
      <w:r w:rsidRPr="00C34C28">
        <w:rPr>
          <w:sz w:val="20"/>
          <w:szCs w:val="20"/>
        </w:rPr>
        <w:t>Tel Aviv University, Tel Aviv, Israel</w:t>
      </w:r>
    </w:p>
    <w:p w14:paraId="2D282631" w14:textId="77777777" w:rsidR="007C5E66" w:rsidRPr="00C34C28" w:rsidRDefault="007C5E66" w:rsidP="007C5E66">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784DE350" w14:textId="77777777" w:rsidR="007C5E66" w:rsidRPr="00C34C28" w:rsidRDefault="007C5E66" w:rsidP="007C5E66">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5F167922" w14:textId="77777777" w:rsidR="007C5E66" w:rsidRPr="00C34C28" w:rsidRDefault="007C5E66" w:rsidP="007C5E66">
      <w:pPr>
        <w:rPr>
          <w:sz w:val="20"/>
          <w:szCs w:val="20"/>
        </w:rPr>
      </w:pPr>
      <w:r w:rsidRPr="00C34C28">
        <w:rPr>
          <w:sz w:val="20"/>
          <w:szCs w:val="20"/>
          <w:vertAlign w:val="superscript"/>
        </w:rPr>
        <w:t>6</w:t>
      </w:r>
      <w:r w:rsidRPr="00C34C28">
        <w:rPr>
          <w:sz w:val="20"/>
          <w:szCs w:val="20"/>
        </w:rPr>
        <w:t xml:space="preserve"> Current address: Department of Zoology, University of Oxford, Oxford, UK </w:t>
      </w:r>
    </w:p>
    <w:p w14:paraId="7C31FDF7" w14:textId="77777777" w:rsidR="007C5E66" w:rsidRPr="00C34C28" w:rsidRDefault="007C5E66" w:rsidP="007C5E66">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24E8ED29" w14:textId="77777777" w:rsidR="007C5E66" w:rsidRDefault="007C5E66" w:rsidP="007C5E66"/>
    <w:p w14:paraId="16DEFE43" w14:textId="77777777" w:rsidR="007C5E66" w:rsidRPr="00C34C28" w:rsidRDefault="007C5E66" w:rsidP="007C5E66">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author, e-mail: yoav@yoavram.com</w:t>
      </w:r>
    </w:p>
    <w:p w14:paraId="03CD04F2" w14:textId="77777777" w:rsidR="007C5E66" w:rsidRDefault="007C5E66" w:rsidP="007C5E66"/>
    <w:p w14:paraId="6B4358A8" w14:textId="77777777" w:rsidR="007C5E66" w:rsidRDefault="007C5E66" w:rsidP="007C5E66">
      <w:r w:rsidRPr="00A10657">
        <w:rPr>
          <w:b/>
          <w:bCs/>
        </w:rPr>
        <w:t>Keywords</w:t>
      </w:r>
      <w:r>
        <w:t>: popula</w:t>
      </w:r>
      <w:bookmarkStart w:id="4" w:name="_GoBack"/>
      <w:bookmarkEnd w:id="4"/>
      <w:r>
        <w:t>tion dynamics, microbial growth, competition model, experimental evolution</w:t>
      </w:r>
    </w:p>
    <w:p w14:paraId="11AD0D56" w14:textId="77777777" w:rsidR="007C5E66" w:rsidRPr="00497E39" w:rsidRDefault="007C5E66" w:rsidP="007C5E66">
      <w:pPr>
        <w:spacing w:after="200"/>
        <w:ind w:firstLine="0"/>
      </w:pPr>
      <w:r>
        <w:br w:type="page"/>
      </w:r>
    </w:p>
    <w:p w14:paraId="36E549B9" w14:textId="77777777" w:rsidR="007C5E66" w:rsidRPr="00DC34E1" w:rsidRDefault="007C5E66" w:rsidP="007C5E66">
      <w:pPr>
        <w:pStyle w:val="Heading1"/>
        <w:spacing w:line="360" w:lineRule="auto"/>
        <w:ind w:firstLine="284"/>
      </w:pPr>
      <w:r w:rsidRPr="00DC34E1">
        <w:lastRenderedPageBreak/>
        <w:t>Abstract</w:t>
      </w:r>
    </w:p>
    <w:p w14:paraId="154A21DD" w14:textId="77777777" w:rsidR="007C5E66" w:rsidRPr="0025589C" w:rsidRDefault="008C00A9" w:rsidP="007C5E66">
      <w:ins w:id="5" w:author="Yoav Ram" w:date="2019-02-05T10:48:00Z">
        <w:r>
          <w:t xml:space="preserve">Determining the fitness of specific microbial genotypes has extensive application in microbial genetics, evolution and biotechnology. While estimates from growth curves are simple and allow high throughput, they are inaccurate and don't account for interactions between costs and benefits accruing over different parts of a growth cycle. For this reason, direct competition experiments are the current gold standard for accurate estimation of fitness. </w:t>
        </w:r>
      </w:ins>
      <w:del w:id="6" w:author="Yoav Ram" w:date="2019-02-05T10:48:00Z">
        <w:r w:rsidR="007C5E66" w:rsidRPr="0025589C" w:rsidDel="008C00A9">
          <w:delText>Estimates of microbial fitness from gro</w:delText>
        </w:r>
        <w:r w:rsidR="007C5E66" w:rsidRPr="00A9402F" w:rsidDel="008C00A9">
          <w:delText>wth curves are inaccurate</w:delText>
        </w:r>
        <w:r w:rsidR="007C5E66" w:rsidDel="008C00A9">
          <w:delText xml:space="preserve"> and</w:delText>
        </w:r>
        <w:r w:rsidR="007C5E66" w:rsidRPr="00A9402F" w:rsidDel="008C00A9">
          <w:delText xml:space="preserve"> competition experiments are necessary for accurate estimation of fitness. </w:delText>
        </w:r>
      </w:del>
      <w:r w:rsidR="007C5E66" w:rsidRPr="00A9402F">
        <w:t>However, competition experiments require distinct markers</w:t>
      </w:r>
      <w:r w:rsidR="007C5E66">
        <w:t>, making them</w:t>
      </w:r>
      <w:r w:rsidR="007C5E66" w:rsidRPr="00A9402F">
        <w:t xml:space="preserve"> difficult to perform </w:t>
      </w:r>
      <w:r w:rsidR="007C5E66">
        <w:t>between</w:t>
      </w:r>
      <w:r w:rsidR="007C5E66" w:rsidRPr="00A9402F">
        <w:t xml:space="preserve"> isolates derived from a common ancestor or </w:t>
      </w:r>
      <w:r w:rsidR="007C5E66">
        <w:t xml:space="preserve">between isolates of </w:t>
      </w:r>
      <w:r w:rsidR="007C5E66" w:rsidRPr="00A9402F">
        <w:t>non-model organisms</w:t>
      </w:r>
      <w:r w:rsidR="007C5E66">
        <w:t xml:space="preserve">. In addition, competition experiments require that competing strains be grown in the same environment, so they cannot be used to infer the fitness consequence of different environmental perturbations on the same genotype. </w:t>
      </w:r>
      <w:commentRangeStart w:id="7"/>
      <w:ins w:id="8" w:author="Yoav Ram" w:date="2019-02-05T10:49:00Z">
        <w:r>
          <w:t>Finally</w:t>
        </w:r>
        <w:commentRangeEnd w:id="7"/>
        <w:r>
          <w:rPr>
            <w:rStyle w:val="CommentReference"/>
          </w:rPr>
          <w:commentReference w:id="7"/>
        </w:r>
        <w:r>
          <w:t>, competition experiments typically consider only the end-points of a period of competition so that</w:t>
        </w:r>
      </w:ins>
      <w:del w:id="9" w:author="Yoav Ram" w:date="2019-02-05T10:49:00Z">
        <w:r w:rsidR="007C5E66" w:rsidDel="008C00A9">
          <w:delText>Thus,</w:delText>
        </w:r>
      </w:del>
      <w:r w:rsidR="007C5E66">
        <w:t xml:space="preserve"> they</w:t>
      </w:r>
      <w:r w:rsidR="007C5E66" w:rsidRPr="00A9402F">
        <w:t xml:space="preserve"> do not </w:t>
      </w:r>
      <w:r w:rsidR="007C5E66">
        <w:t xml:space="preserve">readily </w:t>
      </w:r>
      <w:r w:rsidR="007C5E66" w:rsidRPr="00A9402F">
        <w:t>provide information on the growth differences</w:t>
      </w:r>
      <w:r w:rsidR="007C5E66">
        <w:t xml:space="preserve"> that </w:t>
      </w:r>
      <w:r w:rsidR="007C5E66" w:rsidRPr="00A9402F">
        <w:t>underlie</w:t>
      </w:r>
      <w:r w:rsidR="007C5E66">
        <w:t xml:space="preserve"> competitive ability</w:t>
      </w:r>
      <w:r w:rsidR="007C5E66" w:rsidRPr="00A9402F">
        <w:t>. Here</w:t>
      </w:r>
      <w:r w:rsidR="007C5E66" w:rsidRPr="0025589C">
        <w:t xml:space="preserve"> we describe a new </w:t>
      </w:r>
      <w:r w:rsidR="007C5E66">
        <w:t xml:space="preserve">computational </w:t>
      </w:r>
      <w:r w:rsidR="007C5E66" w:rsidRPr="0025589C">
        <w:t xml:space="preserve">approach for predicting </w:t>
      </w:r>
      <w:r w:rsidR="007C5E66">
        <w:t xml:space="preserve">relative microbial </w:t>
      </w:r>
      <w:r w:rsidR="007C5E66" w:rsidRPr="0025589C">
        <w:t xml:space="preserve">growth in a mixed culture utilizing </w:t>
      </w:r>
      <w:r w:rsidR="007C5E66">
        <w:t xml:space="preserve">data from </w:t>
      </w:r>
      <w:r w:rsidR="007C5E66" w:rsidRPr="0025589C">
        <w:t>mono- and mixed culture growth curve</w:t>
      </w:r>
      <w:r w:rsidR="007C5E66">
        <w:t>s</w:t>
      </w:r>
      <w:r w:rsidR="007C5E66" w:rsidRPr="0025589C">
        <w:t xml:space="preserve">. </w:t>
      </w:r>
      <w:r w:rsidR="007C5E66">
        <w:t xml:space="preserve">We validate this new approach using two different experiments with </w:t>
      </w:r>
      <w:ins w:id="10" w:author="Yoav Ram" w:date="2019-02-05T10:49:00Z">
        <w:r w:rsidRPr="0025589C">
          <w:rPr>
            <w:i/>
            <w:iCs/>
          </w:rPr>
          <w:t>E</w:t>
        </w:r>
        <w:r>
          <w:rPr>
            <w:i/>
            <w:iCs/>
          </w:rPr>
          <w:t>scherichia</w:t>
        </w:r>
      </w:ins>
      <w:del w:id="11" w:author="Yoav Ram" w:date="2019-02-05T10:49:00Z">
        <w:r w:rsidR="007C5E66" w:rsidRPr="0025589C" w:rsidDel="008C00A9">
          <w:rPr>
            <w:i/>
            <w:iCs/>
          </w:rPr>
          <w:delText>E.</w:delText>
        </w:r>
      </w:del>
      <w:r w:rsidR="007C5E66" w:rsidRPr="0025589C">
        <w:rPr>
          <w:i/>
          <w:iCs/>
        </w:rPr>
        <w:t xml:space="preserve"> coli</w:t>
      </w:r>
      <w:r w:rsidR="007C5E66">
        <w:rPr>
          <w:i/>
          <w:iCs/>
        </w:rPr>
        <w:t xml:space="preserve"> </w:t>
      </w:r>
      <w:r w:rsidR="007C5E66" w:rsidRPr="00634C42">
        <w:t>and demonstrate its application for estimating relative fitness</w:t>
      </w:r>
      <w:r w:rsidR="007C5E66" w:rsidRPr="0025589C">
        <w:t>. Our approach</w:t>
      </w:r>
      <w:r w:rsidR="007C5E66" w:rsidRPr="0025589C">
        <w:rPr>
          <w:i/>
          <w:iCs/>
        </w:rPr>
        <w:t xml:space="preserve"> </w:t>
      </w:r>
      <w:r w:rsidR="007C5E66" w:rsidRPr="0025589C">
        <w:t>provides an effective way to predict growth and infer relative fitness</w:t>
      </w:r>
      <w:r w:rsidR="007C5E66">
        <w:t xml:space="preserve"> </w:t>
      </w:r>
      <w:r w:rsidR="007C5E66" w:rsidRPr="0025589C">
        <w:t>in mixed culture</w:t>
      </w:r>
      <w:r w:rsidR="007C5E66">
        <w:t>s</w:t>
      </w:r>
      <w:r w:rsidR="007C5E66" w:rsidRPr="0025589C">
        <w:t xml:space="preserve">. Furthermore, by integrating several growth phases, it provides an interpretation </w:t>
      </w:r>
      <w:r w:rsidR="007C5E66">
        <w:t>of</w:t>
      </w:r>
      <w:r w:rsidR="007C5E66" w:rsidRPr="0025589C">
        <w:t xml:space="preserve"> </w:t>
      </w:r>
      <w:commentRangeStart w:id="12"/>
      <w:ins w:id="13" w:author="Yoav Ram" w:date="2019-02-05T10:49:00Z">
        <w:r>
          <w:t xml:space="preserve">the demographic basis of </w:t>
        </w:r>
        <w:commentRangeEnd w:id="12"/>
        <w:r>
          <w:rPr>
            <w:rStyle w:val="CommentReference"/>
          </w:rPr>
          <w:commentReference w:id="12"/>
        </w:r>
      </w:ins>
      <w:r w:rsidR="007C5E66" w:rsidRPr="0025589C">
        <w:t>microbial fitness.</w:t>
      </w:r>
    </w:p>
    <w:p w14:paraId="5801E517" w14:textId="77777777" w:rsidR="007C5E66" w:rsidRDefault="007C5E66" w:rsidP="007C5E66"/>
    <w:p w14:paraId="5BBE79F9" w14:textId="77777777" w:rsidR="007C5E66" w:rsidRDefault="007C5E66" w:rsidP="007C5E66">
      <w:pPr>
        <w:spacing w:after="200"/>
        <w:rPr>
          <w:rFonts w:eastAsiaTheme="majorEastAsia"/>
          <w:b/>
          <w:bCs/>
          <w:kern w:val="32"/>
          <w:sz w:val="32"/>
          <w:szCs w:val="32"/>
        </w:rPr>
      </w:pPr>
      <w:r>
        <w:br w:type="page"/>
      </w:r>
    </w:p>
    <w:p w14:paraId="355A1E66" w14:textId="77777777" w:rsidR="007C5E66" w:rsidRPr="0025589C" w:rsidRDefault="007C5E66" w:rsidP="007C5E66">
      <w:pPr>
        <w:pStyle w:val="Heading1"/>
        <w:spacing w:line="360" w:lineRule="auto"/>
        <w:ind w:firstLine="284"/>
      </w:pPr>
      <w:r w:rsidRPr="0025589C">
        <w:lastRenderedPageBreak/>
        <w:t>Introduction</w:t>
      </w:r>
    </w:p>
    <w:p w14:paraId="5D4CF9D5" w14:textId="77777777" w:rsidR="007C5E66" w:rsidRPr="00980214" w:rsidRDefault="007C5E66" w:rsidP="007C5E66">
      <w:r w:rsidRPr="0025589C">
        <w:t xml:space="preserve">Microbial fitness is usually defined </w:t>
      </w:r>
      <w:r>
        <w:t>in terms of</w:t>
      </w:r>
      <w:r w:rsidRPr="0025589C">
        <w:t xml:space="preserve"> the relative growth of different microbial strains or species in a mixed culture </w:t>
      </w:r>
      <w:r w:rsidRPr="0025589C">
        <w:fldChar w:fldCharType="begin" w:fldLock="1"/>
      </w:r>
      <w:r>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Pr="00A10657">
        <w:rPr>
          <w:noProof/>
        </w:rPr>
        <w:t>(1)</w:t>
      </w:r>
      <w:r w:rsidRPr="0025589C">
        <w:fldChar w:fldCharType="end"/>
      </w:r>
      <w:r w:rsidRPr="0025589C">
        <w:t xml:space="preserve">. Pairwise competition experiments can provide accurate estimates of relative fitness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but </w:t>
      </w:r>
      <w:r>
        <w:t xml:space="preserve">can be </w:t>
      </w:r>
      <w:r w:rsidRPr="0025589C">
        <w:t>laborious and exp</w:t>
      </w:r>
      <w:r>
        <w:t>e</w:t>
      </w:r>
      <w:r w:rsidRPr="0025589C">
        <w:t xml:space="preserve">nsive, especially </w:t>
      </w:r>
      <w:r>
        <w:t>when carried out with</w:t>
      </w:r>
      <w:r w:rsidRPr="0025589C">
        <w:t xml:space="preserve"> non-model organisms.</w:t>
      </w:r>
      <w:r>
        <w:t xml:space="preserve"> Moreover, competition experiments cannot be used to estimate the effect of environmental perturbations on fitness, as the competing strains must be grown in a shared environment.</w:t>
      </w:r>
      <w:r w:rsidRPr="0025589C">
        <w:t xml:space="preserve"> Instead,</w:t>
      </w:r>
      <w:r>
        <w:t xml:space="preserve"> comparisons of separate aspects of </w:t>
      </w:r>
      <w:r w:rsidRPr="0025589C">
        <w:t>growth curve</w:t>
      </w:r>
      <w:r>
        <w:t>s – for example, growth rates or lag times –</w:t>
      </w:r>
      <w:r w:rsidRPr="0025589C">
        <w:t xml:space="preserve"> are commonly used to estimate </w:t>
      </w:r>
      <w:r>
        <w:t xml:space="preserve">the </w:t>
      </w:r>
      <w:r w:rsidRPr="0025589C">
        <w:t xml:space="preserve">fitness of individual microbial isolates, despite clear evidence that they provide an </w:t>
      </w:r>
      <w:r>
        <w:t>inadequate</w:t>
      </w:r>
      <w:r w:rsidRPr="0025589C">
        <w:t xml:space="preserve"> alternative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p>
    <w:p w14:paraId="6D1944DB" w14:textId="77777777" w:rsidR="007C5E66" w:rsidRDefault="007C5E66" w:rsidP="007C5E66">
      <w:r w:rsidRPr="0025589C">
        <w:t xml:space="preserve">Growth curves describe the density of cell populations in liquid culture over time and are usually </w:t>
      </w:r>
      <w:r>
        <w:t>obtained</w:t>
      </w:r>
      <w:r w:rsidRPr="0025589C">
        <w:t xml:space="preserve"> by measuring the optical density (OD) of cell populations. The simplest way to infer fitness from growth curves is to estimate the growth </w:t>
      </w:r>
      <w:r w:rsidRPr="005B18B0">
        <w:t xml:space="preserve">rate </w:t>
      </w:r>
      <w:r w:rsidRPr="00634C42">
        <w:t>(i.e. Malthusian parameter)</w:t>
      </w:r>
      <w:r w:rsidRPr="005B18B0">
        <w:t xml:space="preserve"> during the exponential</w:t>
      </w:r>
      <w:r w:rsidRPr="0025589C">
        <w:t xml:space="preserve"> growth phase</w:t>
      </w:r>
      <w:r>
        <w:t>,</w:t>
      </w:r>
      <w:r w:rsidRPr="0025589C">
        <w:t xml:space="preserve"> </w:t>
      </w:r>
      <w:r>
        <w:t>using</w:t>
      </w:r>
      <w:r w:rsidRPr="0025589C">
        <w:t xml:space="preserve"> the slope of the log of the growth curve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t xml:space="preserve">, </w:t>
      </w:r>
      <w:r w:rsidRPr="0025589C">
        <w:rPr>
          <w:noProof/>
        </w:rPr>
        <w:t xml:space="preserve">see example in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25589C">
        <w:t xml:space="preserve">. </w:t>
      </w:r>
      <w:r>
        <w:t xml:space="preserve">While relative </w:t>
      </w:r>
      <w:r w:rsidRPr="0025589C">
        <w:t>growth rate</w:t>
      </w:r>
      <w:r>
        <w:t>s</w:t>
      </w:r>
      <w:r w:rsidRPr="0025589C">
        <w:t xml:space="preserve"> </w:t>
      </w:r>
      <w:r>
        <w:t>are</w:t>
      </w:r>
      <w:r w:rsidRPr="0025589C">
        <w:t xml:space="preserve"> often used </w:t>
      </w:r>
      <w:r>
        <w:t>as</w:t>
      </w:r>
      <w:r w:rsidRPr="0025589C">
        <w:t xml:space="preserve"> a proxy </w:t>
      </w:r>
      <w:r>
        <w:t>for</w:t>
      </w:r>
      <w:r w:rsidRPr="0025589C">
        <w:t xml:space="preserve"> relative fitness </w:t>
      </w:r>
      <w:r w:rsidRPr="0025589C">
        <w:fldChar w:fldCharType="begin" w:fldLock="1"/>
      </w:r>
      <w:r>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Pr="00C016FF">
        <w:rPr>
          <w:noProof/>
        </w:rPr>
        <w:t>(1, 6, 7)</w:t>
      </w:r>
      <w:r w:rsidRPr="0025589C">
        <w:fldChar w:fldCharType="end"/>
      </w:r>
      <w:r w:rsidRPr="0025589C">
        <w:t xml:space="preserve">, exponential growth rates do not capture the </w:t>
      </w:r>
      <w:r>
        <w:t xml:space="preserve">complete </w:t>
      </w:r>
      <w:r w:rsidRPr="0025589C">
        <w:t>dynamics of typical growth curve</w:t>
      </w:r>
      <w:r>
        <w:t>s</w:t>
      </w:r>
      <w:r w:rsidRPr="0025589C">
        <w:t xml:space="preserve">, such as the </w:t>
      </w:r>
      <w:r>
        <w:t>duration</w:t>
      </w:r>
      <w:r w:rsidRPr="0025589C">
        <w:t xml:space="preserve"> of </w:t>
      </w:r>
      <w:r>
        <w:t xml:space="preserve">the </w:t>
      </w:r>
      <w:r w:rsidRPr="0025589C">
        <w:t xml:space="preserve">lag phase and the cell density </w:t>
      </w:r>
      <w:r>
        <w:t xml:space="preserve">achieved </w:t>
      </w:r>
      <w:r w:rsidRPr="0025589C">
        <w:t xml:space="preserve">at stationary phase </w:t>
      </w:r>
      <w:r w:rsidRPr="0025589C">
        <w:fldChar w:fldCharType="begin" w:fldLock="1"/>
      </w:r>
      <w:r>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Pr="00C016FF">
        <w:rPr>
          <w:noProof/>
        </w:rPr>
        <w:t>(8)</w:t>
      </w:r>
      <w:r w:rsidRPr="0025589C">
        <w:fldChar w:fldCharType="end"/>
      </w:r>
      <w:r>
        <w:t xml:space="preserve">, see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A</w:t>
      </w:r>
      <w:r w:rsidRPr="0025589C">
        <w:rPr>
          <w:noProof/>
        </w:rPr>
        <w:t xml:space="preserve">. Moreover, the maximal specific growth rate is not typical for the entire growth curve </w:t>
      </w:r>
      <w:r w:rsidRPr="0025589C">
        <w:t>(</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B</w:t>
      </w:r>
      <w:r w:rsidRPr="0025589C">
        <w:rPr>
          <w:noProof/>
        </w:rPr>
        <w:t xml:space="preserve">). </w:t>
      </w:r>
      <w:r>
        <w:t>Thus,</w:t>
      </w:r>
      <w:r w:rsidRPr="0025589C">
        <w:t xml:space="preserve"> growth rates are often poor estimators of relative fitness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bookmarkStart w:id="14" w:name="_Ref453682586"/>
    </w:p>
    <w:bookmarkEnd w:id="14"/>
    <w:p w14:paraId="7D7375A6" w14:textId="77777777" w:rsidR="007C5E66" w:rsidRPr="0025589C" w:rsidRDefault="007C5E66" w:rsidP="007C5E66">
      <w:pPr>
        <w:spacing w:after="200"/>
      </w:pPr>
      <w:r>
        <w:t>By</w:t>
      </w:r>
      <w:r w:rsidRPr="0025589C">
        <w:t xml:space="preserve"> contrast, competition experiments can </w:t>
      </w:r>
      <w:r>
        <w:t>produce estimates of</w:t>
      </w:r>
      <w:r w:rsidRPr="0025589C">
        <w:t xml:space="preserve"> relative fitness that account for all growth phases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 In pairwise competition experiments, two strains</w:t>
      </w:r>
      <w:r>
        <w:t xml:space="preserve"> – </w:t>
      </w:r>
      <w:r w:rsidRPr="0025589C">
        <w:t>a reference strain and a strain of interest</w:t>
      </w:r>
      <w:r>
        <w:t xml:space="preserve"> – </w:t>
      </w:r>
      <w:r w:rsidRPr="0025589C">
        <w:t xml:space="preserve">are grown in a mixed culture. The </w:t>
      </w:r>
      <w:r>
        <w:t xml:space="preserve">density or </w:t>
      </w:r>
      <w:r w:rsidRPr="0025589C">
        <w:t xml:space="preserve">frequency of each strain in the mixed culture is measured during the course of the experiment using specific markers, </w:t>
      </w:r>
      <w:r>
        <w:t>either</w:t>
      </w:r>
      <w:r w:rsidRPr="0025589C">
        <w:t xml:space="preserve"> by counting colonies formed by </w:t>
      </w:r>
      <w:r>
        <w:t xml:space="preserve">competitors that differ in </w:t>
      </w:r>
      <w:r w:rsidRPr="0025589C">
        <w:t>drug resistan</w:t>
      </w:r>
      <w:r>
        <w:t>ce, resource utilization, or auxotrophic phenotypes</w:t>
      </w:r>
      <w:r w:rsidRPr="0025589C">
        <w:t xml:space="preserve">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t>;</w:t>
      </w:r>
      <w:r w:rsidRPr="0025589C">
        <w:t xml:space="preserve"> by monitoring fluorescent markers with flow cytometry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t>;</w:t>
      </w:r>
      <w:r w:rsidRPr="0025589C">
        <w:t xml:space="preserve"> or </w:t>
      </w:r>
      <w:r>
        <w:t xml:space="preserve">by </w:t>
      </w:r>
      <w:r w:rsidRPr="0025589C">
        <w:t xml:space="preserve">counting DNA barcode reads using deep sequencing </w:t>
      </w:r>
      <w:r w:rsidRPr="0025589C">
        <w:fldChar w:fldCharType="begin" w:fldLock="1"/>
      </w:r>
      <w:r>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Pr="0025589C">
        <w:fldChar w:fldCharType="separate"/>
      </w:r>
      <w:r w:rsidRPr="00C016FF">
        <w:rPr>
          <w:noProof/>
        </w:rPr>
        <w:t>(10, 11)</w:t>
      </w:r>
      <w:r w:rsidRPr="0025589C">
        <w:fldChar w:fldCharType="end"/>
      </w:r>
      <w:r w:rsidRPr="0025589C">
        <w:t xml:space="preserve">. </w:t>
      </w:r>
      <w:r w:rsidRPr="00634C42">
        <w:t xml:space="preserve">The relative fitness of the strain of interest </w:t>
      </w:r>
      <w:r>
        <w:t>is</w:t>
      </w:r>
      <w:r w:rsidRPr="00634C42">
        <w:t xml:space="preserve"> then estimated from changes in the densities or frequencies of the strains during the competition experiment</w:t>
      </w:r>
      <w:r w:rsidRPr="005B18B0">
        <w:t>. Such competition experiments allow relative</w:t>
      </w:r>
      <w:r w:rsidRPr="0025589C">
        <w:t xml:space="preserve"> fitness</w:t>
      </w:r>
      <w:r>
        <w:t xml:space="preserve"> to be inferred</w:t>
      </w:r>
      <w:r w:rsidRPr="0025589C">
        <w:t xml:space="preserve"> with high precision</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as they directly estimate fitness from changes in strain frequencies over time. </w:t>
      </w:r>
    </w:p>
    <w:p w14:paraId="51755751" w14:textId="6B7F4E74" w:rsidR="007C5E66" w:rsidRDefault="007C5E66" w:rsidP="007C5E66">
      <w:r>
        <w:t>C</w:t>
      </w:r>
      <w:r w:rsidRPr="0025589C">
        <w:t xml:space="preserve">ompetition experiments are </w:t>
      </w:r>
      <w:r>
        <w:t xml:space="preserve">often </w:t>
      </w:r>
      <w:r w:rsidRPr="0025589C">
        <w:t xml:space="preserve">more </w:t>
      </w:r>
      <w:r>
        <w:t>demanding</w:t>
      </w:r>
      <w:r w:rsidRPr="0025589C">
        <w:t xml:space="preserve"> and expensive than</w:t>
      </w:r>
      <w:r>
        <w:t xml:space="preserve"> simple</w:t>
      </w:r>
      <w:r w:rsidRPr="0025589C">
        <w:t xml:space="preserve"> growth curve experiments</w:t>
      </w:r>
      <w:r>
        <w:t>. They</w:t>
      </w:r>
      <w:r w:rsidRPr="0025589C">
        <w:t xml:space="preserve"> requi</w:t>
      </w:r>
      <w:r>
        <w:t>re</w:t>
      </w:r>
      <w:r w:rsidRPr="0025589C">
        <w:t xml:space="preserve"> th</w:t>
      </w:r>
      <w:r>
        <w:t>e strains of interest to be engineered with</w:t>
      </w:r>
      <w:r w:rsidRPr="0025589C">
        <w:t xml:space="preserve"> genetic or phenotypic </w:t>
      </w:r>
      <w:r>
        <w:t>markers</w:t>
      </w:r>
      <w:r w:rsidRPr="0025589C">
        <w:t xml:space="preserve"> (see </w:t>
      </w:r>
      <w:r w:rsidRPr="0025589C">
        <w:rPr>
          <w:noProof/>
        </w:rPr>
        <w:fldChar w:fldCharType="begin" w:fldLock="1"/>
      </w:r>
      <w:r>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Pr="0025589C">
        <w:rPr>
          <w:noProof/>
        </w:rPr>
        <w:fldChar w:fldCharType="separate"/>
      </w:r>
      <w:r w:rsidRPr="00A10657">
        <w:rPr>
          <w:noProof/>
        </w:rPr>
        <w:t>(3)</w:t>
      </w:r>
      <w:r w:rsidRPr="0025589C">
        <w:rPr>
          <w:noProof/>
        </w:rPr>
        <w:fldChar w:fldCharType="end"/>
      </w:r>
      <w:r w:rsidRPr="0025589C">
        <w:rPr>
          <w:noProof/>
        </w:rPr>
        <w:t xml:space="preserve"> and references therein)</w:t>
      </w:r>
      <w:r>
        <w:rPr>
          <w:noProof/>
        </w:rPr>
        <w:t xml:space="preserve">, </w:t>
      </w:r>
      <w:r>
        <w:t>which is i</w:t>
      </w:r>
      <w:r w:rsidRPr="0025589C">
        <w:t>mpractical</w:t>
      </w:r>
      <w:r>
        <w:t xml:space="preserve"> or impossible</w:t>
      </w:r>
      <w:r w:rsidRPr="0025589C">
        <w:t xml:space="preserve"> in non-</w:t>
      </w:r>
      <w:r w:rsidRPr="005B18B0">
        <w:t xml:space="preserve">model organisms </w:t>
      </w:r>
      <w:r>
        <w:t>or when</w:t>
      </w:r>
      <w:r w:rsidRPr="00634C42">
        <w:t xml:space="preserve"> measuring the fitness effect of environmental change</w:t>
      </w:r>
      <w:r w:rsidRPr="005B18B0">
        <w:t>.</w:t>
      </w:r>
      <w:ins w:id="15" w:author="Yoav Ram" w:date="2019-02-05T12:53:00Z">
        <w:r w:rsidR="00153581">
          <w:t xml:space="preserve"> </w:t>
        </w:r>
        <w:r w:rsidR="00C84171">
          <w:t xml:space="preserve">Moreover, many markers </w:t>
        </w:r>
      </w:ins>
      <w:ins w:id="16" w:author="Yoav Ram" w:date="2019-02-05T12:54:00Z">
        <w:r w:rsidR="00C84171">
          <w:t xml:space="preserve">incur costs that can affect </w:t>
        </w:r>
      </w:ins>
      <w:ins w:id="17" w:author="Yoav Ram" w:date="2019-02-05T12:55:00Z">
        <w:r w:rsidR="00C84171">
          <w:t xml:space="preserve">the outcome of competition </w:t>
        </w:r>
      </w:ins>
      <w:ins w:id="18" w:author="Yoav Ram" w:date="2019-02-05T13:01:00Z">
        <w:r w:rsidR="00C84171">
          <w:t xml:space="preserve">experiments </w:t>
        </w:r>
        <w:r w:rsidR="00C84171">
          <w:fldChar w:fldCharType="begin" w:fldLock="1"/>
        </w:r>
      </w:ins>
      <w:r w:rsidR="00662866">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C84171">
        <w:fldChar w:fldCharType="separate"/>
      </w:r>
      <w:r w:rsidR="00C84171" w:rsidRPr="00C84171">
        <w:rPr>
          <w:noProof/>
        </w:rPr>
        <w:t>(2)</w:t>
      </w:r>
      <w:ins w:id="19" w:author="Yoav Ram" w:date="2019-02-05T13:01:00Z">
        <w:r w:rsidR="00C84171">
          <w:fldChar w:fldCharType="end"/>
        </w:r>
      </w:ins>
      <w:ins w:id="20" w:author="Yoav Ram" w:date="2019-02-05T12:55:00Z">
        <w:r w:rsidR="00C84171">
          <w:t>.</w:t>
        </w:r>
      </w:ins>
      <w:r w:rsidRPr="005B18B0">
        <w:t xml:space="preserve"> Therefore, many investigato</w:t>
      </w:r>
      <w:r w:rsidRPr="0025589C">
        <w:t xml:space="preserve">rs prefer to use proxies </w:t>
      </w:r>
      <w:r>
        <w:t>for</w:t>
      </w:r>
      <w:r w:rsidRPr="0025589C">
        <w:t xml:space="preserve"> </w:t>
      </w:r>
      <w:r w:rsidRPr="005E1ADF">
        <w:t>fitness</w:t>
      </w:r>
      <w:r w:rsidRPr="00F27A0A">
        <w:t xml:space="preserve">, </w:t>
      </w:r>
      <w:r w:rsidRPr="005E1ADF">
        <w:t xml:space="preserve">such as growth rates </w:t>
      </w:r>
      <w:r w:rsidRPr="005F568D">
        <w:t xml:space="preserve">estimated </w:t>
      </w:r>
      <w:r w:rsidRPr="005E1ADF">
        <w:t xml:space="preserve">from </w:t>
      </w:r>
      <w:r w:rsidRPr="00F27A0A">
        <w:t>growth curve</w:t>
      </w:r>
      <w:r w:rsidRPr="005E1ADF">
        <w:t>s of mono-cultures. However</w:t>
      </w:r>
      <w:r>
        <w:t xml:space="preserve">, it </w:t>
      </w:r>
      <w:r>
        <w:lastRenderedPageBreak/>
        <w:t xml:space="preserve">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Pr="0025589C">
        <w:t>ven when competition experiments are a plausible approach (</w:t>
      </w:r>
      <w:r>
        <w:t>e.g.</w:t>
      </w:r>
      <w:r w:rsidRPr="0025589C">
        <w:t xml:space="preserve"> in microbial lineages with established markers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w:t>
      </w:r>
      <w:r w:rsidRPr="00667056">
        <w:rPr>
          <w:rFonts w:eastAsia="Times New Roman"/>
        </w:rPr>
        <w:t>.</w:t>
      </w:r>
      <w:r w:rsidRPr="00667056">
        <w:t xml:space="preserve"> </w:t>
      </w:r>
    </w:p>
    <w:p w14:paraId="1DA39B90" w14:textId="77777777" w:rsidR="007C5E66" w:rsidRDefault="007C5E66" w:rsidP="007C5E66">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t>to</w:t>
      </w:r>
      <w:r w:rsidRPr="00634C42">
        <w:t xml:space="preserve"> estimating the </w:t>
      </w:r>
      <w:r>
        <w:t>effect of</w:t>
      </w:r>
      <w:r w:rsidRPr="00634C42">
        <w:t xml:space="preserve"> protein expression</w:t>
      </w:r>
      <w:r>
        <w:t xml:space="preserve"> on relative fitness</w:t>
      </w:r>
      <w:r w:rsidRPr="00634C42">
        <w:t>.</w:t>
      </w:r>
      <w:r>
        <w:t xml:space="preserve"> </w:t>
      </w:r>
    </w:p>
    <w:p w14:paraId="2893B4B0" w14:textId="77777777" w:rsidR="007C5E66" w:rsidRDefault="007C5E66" w:rsidP="007C5E66">
      <w:pPr>
        <w:ind w:firstLine="0"/>
      </w:pPr>
    </w:p>
    <w:p w14:paraId="45878174" w14:textId="77777777" w:rsidR="007C5E66" w:rsidRPr="00FB2C01" w:rsidRDefault="007C5E66" w:rsidP="007C5E66">
      <w:pPr>
        <w:spacing w:after="200"/>
        <w:jc w:val="center"/>
        <w:rPr>
          <w:b/>
          <w:bCs/>
          <w:sz w:val="22"/>
          <w:szCs w:val="22"/>
        </w:rPr>
      </w:pPr>
      <w:r>
        <w:rPr>
          <w:b/>
          <w:bCs/>
          <w:noProof/>
          <w:sz w:val="22"/>
          <w:szCs w:val="22"/>
        </w:rPr>
        <w:drawing>
          <wp:inline distT="0" distB="0" distL="0" distR="0" wp14:anchorId="32EE9857" wp14:editId="065711DC">
            <wp:extent cx="4319557" cy="14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exponential_model-explained.png"/>
                    <pic:cNvPicPr/>
                  </pic:nvPicPr>
                  <pic:blipFill>
                    <a:blip r:embed="rId11"/>
                    <a:stretch>
                      <a:fillRect/>
                    </a:stretch>
                  </pic:blipFill>
                  <pic:spPr>
                    <a:xfrm>
                      <a:off x="0" y="0"/>
                      <a:ext cx="4319557" cy="1440000"/>
                    </a:xfrm>
                    <a:prstGeom prst="rect">
                      <a:avLst/>
                    </a:prstGeom>
                  </pic:spPr>
                </pic:pic>
              </a:graphicData>
            </a:graphic>
          </wp:inline>
        </w:drawing>
      </w:r>
    </w:p>
    <w:p w14:paraId="7A7E1DD9" w14:textId="77777777" w:rsidR="007C5E66" w:rsidRDefault="007C5E66" w:rsidP="007C5E66">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Pr>
          <w:b w:val="0"/>
          <w:bCs w:val="0"/>
          <w:color w:val="auto"/>
          <w:sz w:val="22"/>
          <w:szCs w:val="22"/>
        </w:rPr>
        <w:t xml:space="preserve">,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proofErr w:type="spellStart"/>
      <w:r w:rsidRPr="00876E70">
        <w:rPr>
          <w:b w:val="0"/>
          <w:bCs w:val="0"/>
          <w:i/>
          <w:iCs/>
          <w:color w:val="auto"/>
          <w:sz w:val="22"/>
          <w:szCs w:val="22"/>
        </w:rPr>
        <w:t>dN</w:t>
      </w:r>
      <w:proofErr w:type="spellEnd"/>
      <w:r w:rsidRPr="00876E70">
        <w:rPr>
          <w:b w:val="0"/>
          <w:bCs w:val="0"/>
          <w:i/>
          <w:iCs/>
          <w:color w:val="auto"/>
          <w:sz w:val="22"/>
          <w:szCs w:val="22"/>
        </w:rPr>
        <w:t>/</w:t>
      </w:r>
      <w:proofErr w:type="spellStart"/>
      <w:r w:rsidRPr="00876E70">
        <w:rPr>
          <w:b w:val="0"/>
          <w:bCs w:val="0"/>
          <w:i/>
          <w:iCs/>
          <w:color w:val="auto"/>
          <w:sz w:val="22"/>
          <w:szCs w:val="22"/>
        </w:rPr>
        <w:t>dt</w:t>
      </w:r>
      <w:proofErr w:type="spellEnd"/>
      <w:r w:rsidRPr="00876E70">
        <w:rPr>
          <w:b w:val="0"/>
          <w:bCs w:val="0"/>
          <w:i/>
          <w:iCs/>
          <w:color w:val="auto"/>
          <w:sz w:val="22"/>
          <w:szCs w:val="22"/>
        </w:rPr>
        <w:t xml:space="preserve">,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534BFE73" w14:textId="77777777" w:rsidR="007C5E66" w:rsidRDefault="007C5E66" w:rsidP="007C5E66">
      <w:pPr>
        <w:spacing w:after="200" w:line="276" w:lineRule="auto"/>
        <w:ind w:firstLine="0"/>
      </w:pPr>
      <w:r>
        <w:br w:type="page"/>
      </w:r>
    </w:p>
    <w:p w14:paraId="256D5BEB" w14:textId="77777777" w:rsidR="007C5E66" w:rsidRDefault="007C5E66" w:rsidP="007C5E66">
      <w:pPr>
        <w:keepNext/>
        <w:jc w:val="center"/>
      </w:pPr>
      <w:r>
        <w:rPr>
          <w:noProof/>
        </w:rPr>
        <w:lastRenderedPageBreak/>
        <w:drawing>
          <wp:inline distT="0" distB="0" distL="0" distR="0" wp14:anchorId="5554C6A3" wp14:editId="30555161">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3801829"/>
                    </a:xfrm>
                    <a:prstGeom prst="rect">
                      <a:avLst/>
                    </a:prstGeom>
                  </pic:spPr>
                </pic:pic>
              </a:graphicData>
            </a:graphic>
          </wp:inline>
        </w:drawing>
      </w:r>
    </w:p>
    <w:p w14:paraId="6F6C0D8D" w14:textId="77777777" w:rsidR="007C5E66" w:rsidRPr="0087553C" w:rsidRDefault="007C5E66" w:rsidP="007C5E66">
      <w:pPr>
        <w:pStyle w:val="Caption"/>
        <w:spacing w:line="360" w:lineRule="auto"/>
        <w:rPr>
          <w:rFonts w:eastAsiaTheme="majorEastAsia"/>
          <w:sz w:val="22"/>
          <w:szCs w:val="22"/>
        </w:rPr>
      </w:pPr>
      <w:bookmarkStart w:id="21"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Pr>
          <w:noProof/>
          <w:color w:val="000000" w:themeColor="text1"/>
          <w:sz w:val="22"/>
          <w:szCs w:val="22"/>
        </w:rPr>
        <w:t>2</w:t>
      </w:r>
      <w:r w:rsidRPr="0087553C">
        <w:rPr>
          <w:color w:val="000000" w:themeColor="text1"/>
          <w:sz w:val="22"/>
          <w:szCs w:val="22"/>
        </w:rPr>
        <w:fldChar w:fldCharType="end"/>
      </w:r>
      <w:bookmarkEnd w:id="21"/>
      <w:r w:rsidRPr="0087553C">
        <w:rPr>
          <w:color w:val="000000" w:themeColor="text1"/>
          <w:sz w:val="22"/>
          <w:szCs w:val="22"/>
        </w:rPr>
        <w:t>. Illustration of the new computational approach. (A)</w:t>
      </w:r>
      <w:r w:rsidRPr="0087553C">
        <w:rPr>
          <w:b w:val="0"/>
          <w:bCs w:val="0"/>
          <w:color w:val="000000" w:themeColor="text1"/>
          <w:sz w:val="22"/>
          <w:szCs w:val="22"/>
        </w:rPr>
        <w:t xml:space="preserve"> Two strains (here marked </w:t>
      </w:r>
      <w:r>
        <w:rPr>
          <w:b w:val="0"/>
          <w:bCs w:val="0"/>
          <w:color w:val="000000" w:themeColor="text1"/>
          <w:sz w:val="22"/>
          <w:szCs w:val="22"/>
        </w:rPr>
        <w:t>with</w:t>
      </w:r>
      <w:r w:rsidRPr="0087553C">
        <w:rPr>
          <w:b w:val="0"/>
          <w:bCs w:val="0"/>
          <w:color w:val="000000" w:themeColor="text1"/>
          <w:sz w:val="22"/>
          <w:szCs w:val="22"/>
        </w:rPr>
        <w:t xml:space="preserve"> red and green</w:t>
      </w:r>
      <w:r>
        <w:rPr>
          <w:b w:val="0"/>
          <w:bCs w:val="0"/>
          <w:color w:val="000000" w:themeColor="text1"/>
          <w:sz w:val="22"/>
          <w:szCs w:val="22"/>
        </w:rPr>
        <w:t xml:space="preserve"> circles</w:t>
      </w:r>
      <w:r w:rsidRPr="0087553C">
        <w:rPr>
          <w:b w:val="0"/>
          <w:bCs w:val="0"/>
          <w:color w:val="000000" w:themeColor="text1"/>
          <w:sz w:val="22"/>
          <w:szCs w:val="22"/>
        </w:rPr>
        <w:t>) are grown separately in mono-cultures while the cell culture density (e.g. optical density)</w:t>
      </w:r>
      <w:r>
        <w:rPr>
          <w:b w:val="0"/>
          <w:bCs w:val="0"/>
          <w:color w:val="000000" w:themeColor="text1"/>
          <w:sz w:val="22"/>
          <w:szCs w:val="22"/>
        </w:rPr>
        <w:t xml:space="preserve"> is measured. Then,</w:t>
      </w:r>
      <w:r w:rsidRPr="0087553C">
        <w:rPr>
          <w:b w:val="0"/>
          <w:bCs w:val="0"/>
          <w:color w:val="000000" w:themeColor="text1"/>
          <w:sz w:val="22"/>
          <w:szCs w:val="22"/>
        </w:rPr>
        <w:t xml:space="preserve"> growth models are fitted to the measured growth curves from each experiment, providing estimates for the growth parameters of each</w:t>
      </w:r>
      <w:r w:rsidRPr="00876E70">
        <w:rPr>
          <w:b w:val="0"/>
          <w:bCs w:val="0"/>
          <w:color w:val="000000" w:themeColor="text1"/>
          <w:sz w:val="22"/>
          <w:szCs w:val="22"/>
        </w:rPr>
        <w:t xml:space="preserve"> strain: initial cell density </w:t>
      </w:r>
      <w:r w:rsidRPr="00876E70">
        <w:rPr>
          <w:b w:val="0"/>
          <w:bCs w:val="0"/>
          <w:i/>
          <w:iCs/>
          <w:color w:val="000000" w:themeColor="text1"/>
          <w:sz w:val="22"/>
          <w:szCs w:val="22"/>
        </w:rPr>
        <w:t>N</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maximum cell density </w:t>
      </w:r>
      <w:r w:rsidRPr="00876E70">
        <w:rPr>
          <w:b w:val="0"/>
          <w:bCs w:val="0"/>
          <w:i/>
          <w:iCs/>
          <w:color w:val="000000" w:themeColor="text1"/>
          <w:sz w:val="22"/>
          <w:szCs w:val="22"/>
        </w:rPr>
        <w:t>K</w:t>
      </w:r>
      <w:r w:rsidRPr="00876E70">
        <w:rPr>
          <w:b w:val="0"/>
          <w:bCs w:val="0"/>
          <w:color w:val="000000" w:themeColor="text1"/>
          <w:sz w:val="22"/>
          <w:szCs w:val="22"/>
        </w:rPr>
        <w:t xml:space="preserve">, specific growth rate </w:t>
      </w:r>
      <w:r w:rsidRPr="00876E70">
        <w:rPr>
          <w:b w:val="0"/>
          <w:bCs w:val="0"/>
          <w:i/>
          <w:iCs/>
          <w:color w:val="000000" w:themeColor="text1"/>
          <w:sz w:val="22"/>
          <w:szCs w:val="22"/>
        </w:rPr>
        <w:t>r</w:t>
      </w:r>
      <w:r w:rsidRPr="00876E70">
        <w:rPr>
          <w:b w:val="0"/>
          <w:bCs w:val="0"/>
          <w:color w:val="000000" w:themeColor="text1"/>
          <w:sz w:val="22"/>
          <w:szCs w:val="22"/>
        </w:rPr>
        <w:t xml:space="preserve">, deceleration parameter </w:t>
      </w:r>
      <w:r w:rsidRPr="00876E70">
        <w:rPr>
          <w:b w:val="0"/>
          <w:bCs w:val="0"/>
          <w:i/>
          <w:iCs/>
          <w:color w:val="000000" w:themeColor="text1"/>
          <w:sz w:val="22"/>
          <w:szCs w:val="22"/>
          <w:lang w:val="el-GR"/>
        </w:rPr>
        <w:t>ν</w:t>
      </w:r>
      <w:r w:rsidRPr="00876E70">
        <w:rPr>
          <w:b w:val="0"/>
          <w:bCs w:val="0"/>
          <w:color w:val="000000" w:themeColor="text1"/>
          <w:sz w:val="22"/>
          <w:szCs w:val="22"/>
        </w:rPr>
        <w:t xml:space="preserve">, initial adjustment </w:t>
      </w:r>
      <w:r w:rsidRPr="00876E70">
        <w:rPr>
          <w:b w:val="0"/>
          <w:bCs w:val="0"/>
          <w:i/>
          <w:iCs/>
          <w:color w:val="000000" w:themeColor="text1"/>
          <w:sz w:val="22"/>
          <w:szCs w:val="22"/>
        </w:rPr>
        <w:t>q</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and adjustment rate </w:t>
      </w:r>
      <w:r w:rsidRPr="00876E70">
        <w:rPr>
          <w:b w:val="0"/>
          <w:bCs w:val="0"/>
          <w:i/>
          <w:iCs/>
          <w:color w:val="000000" w:themeColor="text1"/>
          <w:sz w:val="22"/>
          <w:szCs w:val="22"/>
        </w:rPr>
        <w:t>m</w:t>
      </w:r>
      <w:r w:rsidRPr="00876E70">
        <w:rPr>
          <w:b w:val="0"/>
          <w:bCs w:val="0"/>
          <w:color w:val="000000" w:themeColor="text1"/>
          <w:sz w:val="22"/>
          <w:szCs w:val="22"/>
        </w:rPr>
        <w:t>.</w:t>
      </w:r>
      <w:r w:rsidRPr="0087553C">
        <w:rPr>
          <w:b w:val="0"/>
          <w:bCs w:val="0"/>
          <w:color w:val="000000" w:themeColor="text1"/>
          <w:sz w:val="22"/>
          <w:szCs w:val="22"/>
        </w:rPr>
        <w:t xml:space="preserve"> </w:t>
      </w:r>
      <w:r w:rsidRPr="0087553C">
        <w:rPr>
          <w:color w:val="000000" w:themeColor="text1"/>
          <w:sz w:val="22"/>
          <w:szCs w:val="22"/>
        </w:rPr>
        <w:t xml:space="preserve">(B) </w:t>
      </w:r>
      <w:r w:rsidRPr="0087553C">
        <w:rPr>
          <w:b w:val="0"/>
          <w:bCs w:val="0"/>
          <w:color w:val="000000" w:themeColor="text1"/>
          <w:sz w:val="22"/>
          <w:szCs w:val="22"/>
        </w:rPr>
        <w:t xml:space="preserve">The same two strains are grown in a mixed culture, and the </w:t>
      </w:r>
      <w:r w:rsidRPr="0087553C">
        <w:rPr>
          <w:b w:val="0"/>
          <w:bCs w:val="0"/>
          <w:i/>
          <w:iCs/>
          <w:color w:val="000000" w:themeColor="text1"/>
          <w:sz w:val="22"/>
          <w:szCs w:val="22"/>
        </w:rPr>
        <w:t>total</w:t>
      </w:r>
      <w:r w:rsidRPr="0087553C">
        <w:rPr>
          <w:b w:val="0"/>
          <w:bCs w:val="0"/>
          <w:color w:val="000000" w:themeColor="text1"/>
          <w:sz w:val="22"/>
          <w:szCs w:val="22"/>
        </w:rPr>
        <w:t xml:space="preserve"> cell density of the mixed culture is measured. The resulting growth curve is fitted to a competition model, providing </w:t>
      </w:r>
      <w:r w:rsidRPr="00876E70">
        <w:rPr>
          <w:b w:val="0"/>
          <w:bCs w:val="0"/>
          <w:color w:val="000000" w:themeColor="text1"/>
          <w:sz w:val="22"/>
          <w:szCs w:val="22"/>
        </w:rPr>
        <w:t xml:space="preserve">estimates for the competition parameters </w:t>
      </w:r>
      <w:r w:rsidRPr="00876E70">
        <w:rPr>
          <w:b w:val="0"/>
          <w:bCs w:val="0"/>
          <w:i/>
          <w:iCs/>
          <w:color w:val="000000" w:themeColor="text1"/>
          <w:sz w:val="22"/>
          <w:szCs w:val="22"/>
        </w:rPr>
        <w:t>c</w:t>
      </w:r>
      <w:r w:rsidRPr="00876E70">
        <w:rPr>
          <w:b w:val="0"/>
          <w:bCs w:val="0"/>
          <w:i/>
          <w:iCs/>
          <w:color w:val="000000" w:themeColor="text1"/>
          <w:sz w:val="22"/>
          <w:szCs w:val="22"/>
          <w:vertAlign w:val="subscript"/>
        </w:rPr>
        <w:t>1</w:t>
      </w:r>
      <w:r w:rsidRPr="00876E70">
        <w:rPr>
          <w:b w:val="0"/>
          <w:bCs w:val="0"/>
          <w:i/>
          <w:iCs/>
          <w:color w:val="000000" w:themeColor="text1"/>
          <w:sz w:val="22"/>
          <w:szCs w:val="22"/>
        </w:rPr>
        <w:t xml:space="preserve"> </w:t>
      </w:r>
      <w:r w:rsidRPr="00876E70">
        <w:rPr>
          <w:b w:val="0"/>
          <w:bCs w:val="0"/>
          <w:color w:val="000000" w:themeColor="text1"/>
          <w:sz w:val="22"/>
          <w:szCs w:val="22"/>
        </w:rPr>
        <w:t>and</w:t>
      </w:r>
      <w:r w:rsidRPr="00876E70">
        <w:rPr>
          <w:b w:val="0"/>
          <w:bCs w:val="0"/>
          <w:i/>
          <w:iCs/>
          <w:color w:val="000000" w:themeColor="text1"/>
          <w:sz w:val="22"/>
          <w:szCs w:val="22"/>
        </w:rPr>
        <w:t xml:space="preserve"> c</w:t>
      </w:r>
      <w:r w:rsidRPr="00876E70">
        <w:rPr>
          <w:b w:val="0"/>
          <w:bCs w:val="0"/>
          <w:i/>
          <w:iCs/>
          <w:color w:val="000000" w:themeColor="text1"/>
          <w:sz w:val="22"/>
          <w:szCs w:val="22"/>
          <w:vertAlign w:val="subscript"/>
        </w:rPr>
        <w:t>2</w:t>
      </w:r>
      <w:r w:rsidRPr="00876E70">
        <w:rPr>
          <w:b w:val="0"/>
          <w:bCs w:val="0"/>
          <w:color w:val="000000" w:themeColor="text1"/>
          <w:sz w:val="22"/>
          <w:szCs w:val="22"/>
        </w:rPr>
        <w:t xml:space="preserve">. Importantly, at this stage the cells are </w:t>
      </w:r>
      <w:r w:rsidRPr="00876E70">
        <w:rPr>
          <w:b w:val="0"/>
          <w:bCs w:val="0"/>
          <w:i/>
          <w:iCs/>
          <w:color w:val="000000" w:themeColor="text1"/>
          <w:sz w:val="22"/>
          <w:szCs w:val="22"/>
        </w:rPr>
        <w:t>not</w:t>
      </w:r>
      <w:r w:rsidRPr="00876E70">
        <w:rPr>
          <w:b w:val="0"/>
          <w:bCs w:val="0"/>
          <w:color w:val="000000" w:themeColor="text1"/>
          <w:sz w:val="22"/>
          <w:szCs w:val="22"/>
        </w:rPr>
        <w:t xml:space="preserve"> identi</w:t>
      </w:r>
      <w:r w:rsidRPr="0087553C">
        <w:rPr>
          <w:b w:val="0"/>
          <w:bCs w:val="0"/>
          <w:color w:val="000000" w:themeColor="text1"/>
          <w:sz w:val="22"/>
          <w:szCs w:val="22"/>
        </w:rPr>
        <w:t>fied by their strain</w:t>
      </w:r>
      <w:r>
        <w:rPr>
          <w:b w:val="0"/>
          <w:bCs w:val="0"/>
          <w:color w:val="000000" w:themeColor="text1"/>
          <w:sz w:val="22"/>
          <w:szCs w:val="22"/>
        </w:rPr>
        <w:t>;</w:t>
      </w:r>
      <w:r w:rsidRPr="0087553C">
        <w:rPr>
          <w:b w:val="0"/>
          <w:bCs w:val="0"/>
          <w:color w:val="000000" w:themeColor="text1"/>
          <w:sz w:val="22"/>
          <w:szCs w:val="22"/>
        </w:rPr>
        <w:t xml:space="preserve"> hence the gray</w:t>
      </w:r>
      <w:r>
        <w:rPr>
          <w:b w:val="0"/>
          <w:bCs w:val="0"/>
          <w:color w:val="000000" w:themeColor="text1"/>
          <w:sz w:val="22"/>
          <w:szCs w:val="22"/>
        </w:rPr>
        <w:t xml:space="preserve"> circles</w:t>
      </w:r>
      <w:r w:rsidRPr="0087553C">
        <w:rPr>
          <w:b w:val="0"/>
          <w:bCs w:val="0"/>
          <w:color w:val="000000" w:themeColor="text1"/>
          <w:sz w:val="22"/>
          <w:szCs w:val="22"/>
        </w:rPr>
        <w:t>.</w:t>
      </w:r>
      <w:r w:rsidRPr="0087553C">
        <w:rPr>
          <w:sz w:val="22"/>
          <w:szCs w:val="22"/>
        </w:rPr>
        <w:br w:type="page"/>
      </w:r>
    </w:p>
    <w:p w14:paraId="1F50C97E" w14:textId="77777777" w:rsidR="007C5E66" w:rsidRPr="0025589C" w:rsidRDefault="007C5E66" w:rsidP="007C5E66">
      <w:pPr>
        <w:pStyle w:val="Heading1"/>
        <w:spacing w:line="360" w:lineRule="auto"/>
        <w:ind w:firstLine="284"/>
      </w:pPr>
      <w:r w:rsidRPr="0025589C">
        <w:lastRenderedPageBreak/>
        <w:t xml:space="preserve">Results </w:t>
      </w:r>
    </w:p>
    <w:p w14:paraId="794EB692" w14:textId="77777777" w:rsidR="007C5E66" w:rsidRDefault="007C5E66" w:rsidP="007C5E66">
      <w:r>
        <w:rPr>
          <w:iCs/>
        </w:rPr>
        <w:t>Our approach</w:t>
      </w:r>
      <w:r>
        <w:t xml:space="preserve"> </w:t>
      </w:r>
      <w:r w:rsidRPr="0025589C">
        <w:t>consists of three stages: (a) fitting growth models to mono</w:t>
      </w:r>
      <w:r>
        <w:t>-</w:t>
      </w:r>
      <w:r w:rsidRPr="0025589C">
        <w:t>culture growth curve data</w:t>
      </w:r>
      <w:r>
        <w:t xml:space="preserve"> (</w:t>
      </w:r>
      <w:r w:rsidRPr="00D35BFD">
        <w:rPr>
          <w:b/>
          <w:bCs/>
        </w:rPr>
        <w:fldChar w:fldCharType="begin"/>
      </w:r>
      <w:r w:rsidRPr="00D35BFD">
        <w:rPr>
          <w:b/>
          <w:bCs/>
        </w:rPr>
        <w:instrText xml:space="preserve"> REF _Ref512333581 \h </w:instrText>
      </w:r>
      <w:r>
        <w:rPr>
          <w:b/>
          <w:bCs/>
        </w:rPr>
        <w:instrText xml:space="preserve"> \* MERGEFORMAT </w:instrText>
      </w:r>
      <w:r w:rsidRPr="00D35BFD">
        <w:rPr>
          <w:b/>
          <w:bCs/>
        </w:rPr>
      </w:r>
      <w:r w:rsidRPr="00D35BF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D35BFD">
        <w:rPr>
          <w:b/>
          <w:bCs/>
        </w:rPr>
        <w:fldChar w:fldCharType="end"/>
      </w:r>
      <w:r w:rsidRPr="00D35BFD">
        <w:rPr>
          <w:b/>
          <w:bCs/>
        </w:rPr>
        <w:t>A</w:t>
      </w:r>
      <w:r>
        <w:t>)</w:t>
      </w:r>
      <w:r w:rsidRPr="0025589C">
        <w:t>, (b) fitting competition models to mixed culture growth curve data</w:t>
      </w:r>
      <w:r>
        <w:t xml:space="preserve"> (</w:t>
      </w:r>
      <w:r w:rsidRPr="00934B6D">
        <w:rPr>
          <w:b/>
          <w:bCs/>
        </w:rPr>
        <w:fldChar w:fldCharType="begin"/>
      </w:r>
      <w:r w:rsidRPr="00934B6D">
        <w:rPr>
          <w:b/>
          <w:bCs/>
        </w:rPr>
        <w:instrText xml:space="preserve"> REF _Ref512333581 \h </w:instrText>
      </w:r>
      <w:r>
        <w:rPr>
          <w:b/>
          <w:bCs/>
        </w:rPr>
        <w:instrText xml:space="preserve"> \* MERGEFORMAT </w:instrText>
      </w:r>
      <w:r w:rsidRPr="00934B6D">
        <w:rPr>
          <w:b/>
          <w:bCs/>
        </w:rPr>
      </w:r>
      <w:r w:rsidRPr="00934B6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934B6D">
        <w:rPr>
          <w:b/>
          <w:bCs/>
        </w:rPr>
        <w:fldChar w:fldCharType="end"/>
      </w:r>
      <w:r>
        <w:rPr>
          <w:b/>
          <w:bCs/>
        </w:rPr>
        <w:t>B</w:t>
      </w:r>
      <w:r>
        <w:t>)</w:t>
      </w:r>
      <w:r w:rsidRPr="0025589C">
        <w:t xml:space="preserve">, and (c) predicting relative growth in a mixed culture using the estimated growth and competition parameters. </w:t>
      </w:r>
      <w:r>
        <w:t xml:space="preserve">Independent experimental validations of this </w:t>
      </w:r>
      <w:r w:rsidRPr="0025589C">
        <w:t>approach</w:t>
      </w:r>
      <w:r>
        <w:t xml:space="preserve"> include the use of fluorescent </w:t>
      </w:r>
      <w:r w:rsidRPr="0025589C">
        <w:rPr>
          <w:i/>
          <w:iCs/>
        </w:rPr>
        <w:t>E</w:t>
      </w:r>
      <w:r>
        <w:rPr>
          <w:i/>
          <w:iCs/>
        </w:rPr>
        <w:t>scherichia</w:t>
      </w:r>
      <w:r w:rsidRPr="0025589C">
        <w:rPr>
          <w:i/>
          <w:iCs/>
        </w:rPr>
        <w:t xml:space="preserve"> coli</w:t>
      </w:r>
      <w:r>
        <w:rPr>
          <w:i/>
          <w:iCs/>
        </w:rPr>
        <w:t xml:space="preserve"> </w:t>
      </w:r>
      <w:r>
        <w:t xml:space="preserve">strains, and the use of </w:t>
      </w:r>
      <w:r>
        <w:rPr>
          <w:i/>
          <w:iCs/>
        </w:rPr>
        <w:t>E. coli</w:t>
      </w:r>
      <w:r>
        <w:t xml:space="preserve"> strains that previously evolved under metabolic challenges. In both of these experimental </w:t>
      </w:r>
      <w:r w:rsidRPr="00F27A0A">
        <w:t>approaches</w:t>
      </w:r>
      <w:r>
        <w:t xml:space="preserve">, we </w:t>
      </w:r>
      <w:r w:rsidRPr="0025589C">
        <w:t>measured growth of two strains in mono- and mixed culture</w:t>
      </w:r>
      <w:r>
        <w:t xml:space="preserve">, </w:t>
      </w:r>
      <w:r w:rsidRPr="0025589C">
        <w:t>predict</w:t>
      </w:r>
      <w:r>
        <w:t>ed</w:t>
      </w:r>
      <w:r w:rsidRPr="0025589C">
        <w:t xml:space="preserve"> </w:t>
      </w:r>
      <w:r>
        <w:t xml:space="preserve">growth in </w:t>
      </w:r>
      <w:r w:rsidRPr="0025589C">
        <w:t>the mixed culture</w:t>
      </w:r>
      <w:r>
        <w:t xml:space="preserve">, and </w:t>
      </w:r>
      <w:r w:rsidRPr="0025589C">
        <w:t>compared these predictions to</w:t>
      </w:r>
      <w:r>
        <w:t xml:space="preserve"> the</w:t>
      </w:r>
      <w:r w:rsidRPr="0025589C">
        <w:t xml:space="preserve"> empirical </w:t>
      </w:r>
      <w:r>
        <w:t>results</w:t>
      </w:r>
      <w:r w:rsidRPr="0025589C">
        <w:t>.</w:t>
      </w:r>
      <w:r>
        <w:t xml:space="preserve"> Finally</w:t>
      </w:r>
      <w:r w:rsidRPr="00634C42">
        <w:t xml:space="preserve">, we describe an application of our method </w:t>
      </w:r>
      <w:r>
        <w:t>to</w:t>
      </w:r>
      <w:r w:rsidRPr="00634C42">
        <w:t xml:space="preserve"> estimating the </w:t>
      </w:r>
      <w:r>
        <w:t xml:space="preserve">effect of </w:t>
      </w:r>
      <w:r w:rsidRPr="00634C42">
        <w:rPr>
          <w:i/>
          <w:iCs/>
        </w:rPr>
        <w:t>lac</w:t>
      </w:r>
      <w:r w:rsidRPr="00634C42">
        <w:t xml:space="preserve"> operon</w:t>
      </w:r>
      <w:r>
        <w:t xml:space="preserve"> expression on relative fitness</w:t>
      </w:r>
      <w:r w:rsidRPr="00634C42">
        <w:t>.</w:t>
      </w:r>
    </w:p>
    <w:p w14:paraId="5BBEEA09" w14:textId="77777777" w:rsidR="007C5E66" w:rsidRPr="0025589C" w:rsidRDefault="007C5E66" w:rsidP="007C5E66">
      <w:pPr>
        <w:pStyle w:val="Heading2"/>
        <w:spacing w:line="360" w:lineRule="auto"/>
        <w:ind w:firstLine="284"/>
      </w:pPr>
      <w:r w:rsidRPr="0025589C">
        <w:t>Experimental</w:t>
      </w:r>
      <w:r>
        <w:t xml:space="preserve"> validation</w:t>
      </w:r>
      <w:r w:rsidRPr="0025589C">
        <w:t xml:space="preserve"> design</w:t>
      </w:r>
    </w:p>
    <w:p w14:paraId="462543CB" w14:textId="2335BE34" w:rsidR="007C5E66" w:rsidRDefault="007C5E66" w:rsidP="007C5E66">
      <w:r>
        <w:rPr>
          <w:b/>
          <w:bCs/>
        </w:rPr>
        <w:t>F</w:t>
      </w:r>
      <w:r w:rsidRPr="00A93A63">
        <w:rPr>
          <w:b/>
          <w:bCs/>
        </w:rPr>
        <w:t xml:space="preserve">luorescence </w:t>
      </w:r>
      <w:r w:rsidRPr="00634C42">
        <w:rPr>
          <w:b/>
          <w:bCs/>
        </w:rPr>
        <w:t>experiment</w:t>
      </w:r>
      <w:r>
        <w:rPr>
          <w:b/>
          <w:bCs/>
        </w:rPr>
        <w:t>s</w:t>
      </w:r>
      <w:r w:rsidRPr="00634C42">
        <w:rPr>
          <w:b/>
          <w:bCs/>
        </w:rPr>
        <w:t>:</w:t>
      </w:r>
      <w:r>
        <w:t xml:space="preserve"> Three fluorescence </w:t>
      </w:r>
      <w:r w:rsidRPr="0025589C">
        <w:t>experiments</w:t>
      </w:r>
      <w:r>
        <w:t xml:space="preserve"> (denoted A, B, and C)</w:t>
      </w:r>
      <w:r w:rsidRPr="0025589C">
        <w:t xml:space="preserve"> </w:t>
      </w:r>
      <w:r>
        <w:t xml:space="preserve">were performed </w:t>
      </w:r>
      <w:r w:rsidRPr="0025589C">
        <w:t xml:space="preserve">with </w:t>
      </w:r>
      <w:r>
        <w:t>two</w:t>
      </w:r>
      <w:r w:rsidRPr="0025589C">
        <w:t xml:space="preserve"> </w:t>
      </w:r>
      <w:r>
        <w:t>pairs</w:t>
      </w:r>
      <w:r w:rsidRPr="0025589C">
        <w:t xml:space="preserve"> of </w:t>
      </w:r>
      <w:r w:rsidRPr="0025589C">
        <w:rPr>
          <w:i/>
          <w:iCs/>
        </w:rPr>
        <w:t xml:space="preserve">E. coli </w:t>
      </w:r>
      <w:r w:rsidRPr="0025589C">
        <w:t>strains marked with green and red fluorescent proteins (GFP and RFP, respectively</w:t>
      </w:r>
      <w:r>
        <w:t>). The same pair of strains was used in experiment A and B</w:t>
      </w:r>
      <w:ins w:id="22" w:author="Yoav Ram" w:date="2019-02-05T11:03:00Z">
        <w:r w:rsidR="000176DF">
          <w:t>, and a different pair was used in experiment C</w:t>
        </w:r>
      </w:ins>
      <w:r w:rsidRPr="0025589C">
        <w:t xml:space="preserve">. </w:t>
      </w:r>
      <w:del w:id="23" w:author="Yoav Ram" w:date="2019-02-05T11:03:00Z">
        <w:r w:rsidDel="000176DF">
          <w:delText>E</w:delText>
        </w:r>
        <w:r w:rsidRPr="0025589C" w:rsidDel="000176DF">
          <w:delText>ach experiment</w:delText>
        </w:r>
        <w:r w:rsidDel="000176DF">
          <w:delText xml:space="preserve"> consisted of three sub-experiments:</w:delText>
        </w:r>
        <w:r w:rsidRPr="0025589C" w:rsidDel="000176DF">
          <w:delText xml:space="preserve"> 32 replicate </w:delText>
        </w:r>
        <w:r w:rsidDel="000176DF">
          <w:delText>mono-culture</w:delText>
        </w:r>
        <w:r w:rsidRPr="0025589C" w:rsidDel="000176DF">
          <w:delText>s of the GFP strain</w:delText>
        </w:r>
        <w:r w:rsidDel="000176DF">
          <w:delText>;</w:delText>
        </w:r>
        <w:r w:rsidRPr="0025589C" w:rsidDel="000176DF">
          <w:delText xml:space="preserve"> 30 replicate </w:delText>
        </w:r>
        <w:r w:rsidDel="000176DF">
          <w:delText>mono-culture</w:delText>
        </w:r>
        <w:r w:rsidRPr="0025589C" w:rsidDel="000176DF">
          <w:delText>s of the RFP strain</w:delText>
        </w:r>
        <w:r w:rsidDel="000176DF">
          <w:delText>;</w:delText>
        </w:r>
        <w:r w:rsidRPr="0025589C" w:rsidDel="000176DF">
          <w:delText xml:space="preserve"> and 32 replicate mixed cultures containing the GFP and RFP strains together</w:delText>
        </w:r>
        <w:r w:rsidDel="000176DF">
          <w:delText>. These sub-experiments</w:delText>
        </w:r>
        <w:r w:rsidRPr="0025589C" w:rsidDel="000176DF">
          <w:delText xml:space="preserve"> were </w:delText>
        </w:r>
        <w:r w:rsidDel="000176DF">
          <w:delText xml:space="preserve">performed </w:delText>
        </w:r>
        <w:r w:rsidRPr="0025589C" w:rsidDel="000176DF">
          <w:delText>under t</w:delText>
        </w:r>
        <w:r w:rsidDel="000176DF">
          <w:delText xml:space="preserve">he same experimental conditions in a single </w:delText>
        </w:r>
        <w:r w:rsidRPr="0025589C" w:rsidDel="000176DF">
          <w:delText>96-well plate</w:delText>
        </w:r>
        <w:r w:rsidDel="000176DF">
          <w:delText xml:space="preserve"> format. </w:delText>
        </w:r>
      </w:del>
      <w:del w:id="24" w:author="Yoav Ram" w:date="2019-02-05T11:04:00Z">
        <w:r w:rsidDel="000176DF">
          <w:delText>In e</w:delText>
        </w:r>
      </w:del>
      <w:ins w:id="25" w:author="Yoav Ram" w:date="2019-02-05T11:04:00Z">
        <w:r w:rsidR="000176DF">
          <w:t>E</w:t>
        </w:r>
      </w:ins>
      <w:r>
        <w:t>xperiment A</w:t>
      </w:r>
      <w:ins w:id="26" w:author="Yoav Ram" w:date="2019-02-05T11:04:00Z">
        <w:r w:rsidR="000176DF">
          <w:t xml:space="preserve"> started by</w:t>
        </w:r>
      </w:ins>
      <w:del w:id="27" w:author="Yoav Ram" w:date="2019-02-05T11:04:00Z">
        <w:r w:rsidDel="000176DF">
          <w:delText>, strains were started</w:delText>
        </w:r>
      </w:del>
      <w:r>
        <w:t xml:space="preserve"> </w:t>
      </w:r>
      <w:proofErr w:type="spellStart"/>
      <w:r>
        <w:t>by</w:t>
      </w:r>
      <w:proofErr w:type="spellEnd"/>
      <w:r>
        <w:t xml:space="preserve"> diluting s</w:t>
      </w:r>
      <w:r w:rsidRPr="00F3419E">
        <w:t xml:space="preserve">tationary phase bacteria </w:t>
      </w:r>
      <w:ins w:id="28" w:author="Yoav Ram" w:date="2019-02-05T11:04:00Z">
        <w:r w:rsidR="000176DF">
          <w:t xml:space="preserve">from strains 1 and 2 </w:t>
        </w:r>
      </w:ins>
      <w:r w:rsidRPr="00F3419E">
        <w:t>into fresh media, yielding culture</w:t>
      </w:r>
      <w:r>
        <w:t>s</w:t>
      </w:r>
      <w:r w:rsidRPr="00F3419E">
        <w:t xml:space="preserve"> in which lag phase </w:t>
      </w:r>
      <w:r>
        <w:t xml:space="preserve">was observably longer for the green strain. </w:t>
      </w:r>
      <w:r w:rsidRPr="00F3419E">
        <w:t>In experiment B, strains</w:t>
      </w:r>
      <w:ins w:id="29" w:author="Yoav Ram" w:date="2019-02-05T11:04:00Z">
        <w:r w:rsidR="000176DF">
          <w:t xml:space="preserve"> 1 and 2</w:t>
        </w:r>
      </w:ins>
      <w:r w:rsidRPr="00F3419E">
        <w:t xml:space="preserve"> were pre-grown in fresh media for 4 hours</w:t>
      </w:r>
      <w:r>
        <w:t>, allowing them to reach early exponential growth phase,</w:t>
      </w:r>
      <w:r w:rsidRPr="00F3419E">
        <w:t xml:space="preserve"> and then diluted into fresh media, so that there </w:t>
      </w:r>
      <w:r>
        <w:t>was</w:t>
      </w:r>
      <w:r w:rsidRPr="00F3419E">
        <w:t xml:space="preserve"> no </w:t>
      </w:r>
      <w:r>
        <w:t xml:space="preserve">observable lag phase. </w:t>
      </w:r>
      <w:r w:rsidRPr="000006D8">
        <w:t>Experiment C was similar to experiment A but with different strains</w:t>
      </w:r>
      <w:ins w:id="30" w:author="Yoav Ram" w:date="2019-02-05T11:04:00Z">
        <w:r w:rsidR="000176DF">
          <w:t>, denoted 3 and 4</w:t>
        </w:r>
      </w:ins>
      <w:r w:rsidRPr="000006D8">
        <w:t xml:space="preserve">. </w:t>
      </w:r>
      <w:ins w:id="31" w:author="Yoav Ram" w:date="2019-02-05T11:05:00Z">
        <w:r w:rsidR="000176DF">
          <w:t>E</w:t>
        </w:r>
        <w:r w:rsidR="000176DF" w:rsidRPr="0025589C">
          <w:t>ach experiment</w:t>
        </w:r>
        <w:r w:rsidR="000176DF">
          <w:t xml:space="preserve"> consisted of three sub-experiments:</w:t>
        </w:r>
        <w:r w:rsidR="000176DF" w:rsidRPr="0025589C">
          <w:t xml:space="preserve"> 32 replicate </w:t>
        </w:r>
        <w:r w:rsidR="000176DF">
          <w:t>mono-culture</w:t>
        </w:r>
        <w:r w:rsidR="000176DF" w:rsidRPr="0025589C">
          <w:t>s of the GFP strain</w:t>
        </w:r>
        <w:r w:rsidR="000176DF">
          <w:t>;</w:t>
        </w:r>
        <w:r w:rsidR="000176DF" w:rsidRPr="0025589C">
          <w:t xml:space="preserve"> 30 replicate </w:t>
        </w:r>
        <w:r w:rsidR="000176DF">
          <w:t>mono-culture</w:t>
        </w:r>
        <w:r w:rsidR="000176DF" w:rsidRPr="0025589C">
          <w:t>s of the RFP strain</w:t>
        </w:r>
        <w:r w:rsidR="000176DF">
          <w:t>;</w:t>
        </w:r>
        <w:r w:rsidR="000176DF" w:rsidRPr="0025589C">
          <w:t xml:space="preserve"> and 32 replicate mixed cultures containing the GFP and RFP strains together</w:t>
        </w:r>
        <w:r w:rsidR="000176DF">
          <w:t>. These sub-experiments</w:t>
        </w:r>
        <w:r w:rsidR="000176DF" w:rsidRPr="0025589C">
          <w:t xml:space="preserve"> were </w:t>
        </w:r>
        <w:r w:rsidR="000176DF">
          <w:t xml:space="preserve">performed </w:t>
        </w:r>
        <w:r w:rsidR="000176DF" w:rsidRPr="0025589C">
          <w:t>under t</w:t>
        </w:r>
        <w:r w:rsidR="000176DF">
          <w:t xml:space="preserve">he same experimental conditions in a single </w:t>
        </w:r>
        <w:r w:rsidR="000176DF" w:rsidRPr="0025589C">
          <w:t>96-well plate</w:t>
        </w:r>
        <w:r w:rsidR="000176DF">
          <w:t xml:space="preserve"> format. </w:t>
        </w:r>
      </w:ins>
      <w:r w:rsidRPr="0025589C">
        <w:t>The optical density</w:t>
      </w:r>
      <w:r>
        <w:t xml:space="preserve"> </w:t>
      </w:r>
      <w:r w:rsidRPr="0025589C">
        <w:t xml:space="preserve">of </w:t>
      </w:r>
      <w:r>
        <w:t>every well</w:t>
      </w:r>
      <w:r w:rsidRPr="0025589C">
        <w:t xml:space="preserve"> </w:t>
      </w:r>
      <w:r>
        <w:t>(i.e. in all sub-experiments, both in mono-culture and  mixed culture wells)</w:t>
      </w:r>
      <w:r w:rsidRPr="0025589C">
        <w:t xml:space="preserve"> was measured using an automatic plate reader (</w:t>
      </w:r>
      <w:del w:id="32" w:author="Yoav Ram" w:date="2019-02-05T11:08:00Z">
        <w:r w:rsidDel="000E36A2">
          <w:delText xml:space="preserve">markers in </w:delText>
        </w:r>
      </w:del>
      <w:r w:rsidRPr="00944BEF">
        <w:rPr>
          <w:b/>
          <w:bCs/>
        </w:rPr>
        <w:t>Figure 3</w:t>
      </w:r>
      <w:r w:rsidRPr="0025589C">
        <w:t xml:space="preserve">). </w:t>
      </w:r>
      <w:r>
        <w:t>In addition, s</w:t>
      </w:r>
      <w:r w:rsidRPr="0025589C">
        <w:t xml:space="preserve">amples were collected from </w:t>
      </w:r>
      <w:r>
        <w:t>the</w:t>
      </w:r>
      <w:r w:rsidRPr="0025589C">
        <w:t xml:space="preserve"> mixed culture </w:t>
      </w:r>
      <w:r>
        <w:t xml:space="preserve">sub-experiment wells </w:t>
      </w:r>
      <w:r w:rsidRPr="0025589C">
        <w:t>and the relative frequencies of the two strains were measured by flow</w:t>
      </w:r>
      <w:r>
        <w:t xml:space="preserve"> </w:t>
      </w:r>
      <w:r w:rsidRPr="0025589C">
        <w:t>cytometry</w:t>
      </w:r>
      <w:r>
        <w:t xml:space="preserve"> (</w:t>
      </w:r>
      <w:del w:id="33" w:author="Yoav Ram" w:date="2019-02-05T11:08:00Z">
        <w:r w:rsidDel="000E36A2">
          <w:delText>markers in</w:delText>
        </w:r>
        <w:r w:rsidRPr="00A10657" w:rsidDel="000E36A2">
          <w:delText xml:space="preserve"> </w:delText>
        </w:r>
      </w:del>
      <w:r w:rsidRPr="00A10657">
        <w:rPr>
          <w:b/>
          <w:bCs/>
        </w:rPr>
        <w:fldChar w:fldCharType="begin"/>
      </w:r>
      <w:r w:rsidRPr="00A10657">
        <w:rPr>
          <w:b/>
          <w:bCs/>
        </w:rPr>
        <w:instrText xml:space="preserve"> REF _Ref509481405 \h  \* MERGEFORMAT </w:instrText>
      </w:r>
      <w:r w:rsidRPr="00A10657">
        <w:rPr>
          <w:b/>
          <w:bCs/>
        </w:rPr>
      </w:r>
      <w:r w:rsidRPr="00A10657">
        <w:rPr>
          <w:b/>
          <w:bCs/>
        </w:rPr>
        <w:fldChar w:fldCharType="separate"/>
      </w:r>
      <w:r w:rsidRPr="00E66975">
        <w:rPr>
          <w:b/>
          <w:bCs/>
          <w:color w:val="000000" w:themeColor="text1"/>
        </w:rPr>
        <w:t xml:space="preserve">Figure </w:t>
      </w:r>
      <w:r w:rsidRPr="00E66975">
        <w:rPr>
          <w:b/>
          <w:bCs/>
          <w:noProof/>
          <w:color w:val="000000" w:themeColor="text1"/>
        </w:rPr>
        <w:t>5</w:t>
      </w:r>
      <w:r w:rsidRPr="00A10657">
        <w:rPr>
          <w:b/>
          <w:bCs/>
        </w:rPr>
        <w:fldChar w:fldCharType="end"/>
      </w:r>
      <w:r>
        <w:t>)</w:t>
      </w:r>
      <w:r w:rsidRPr="0025589C">
        <w:t>. See</w:t>
      </w:r>
      <w:r>
        <w:t xml:space="preserve"> </w:t>
      </w:r>
      <w:r>
        <w:rPr>
          <w:b/>
          <w:bCs/>
        </w:rPr>
        <w:t xml:space="preserve">Materials and Methods </w:t>
      </w:r>
      <w:r w:rsidRPr="0025589C">
        <w:t>for additional details.</w:t>
      </w:r>
    </w:p>
    <w:p w14:paraId="1EA6AB80" w14:textId="77B681B0" w:rsidR="007C5E66" w:rsidRPr="004E2D88" w:rsidRDefault="007C5E66" w:rsidP="007C5E66">
      <w:proofErr w:type="spellStart"/>
      <w:r w:rsidRPr="00634C42">
        <w:rPr>
          <w:b/>
          <w:bCs/>
          <w:i/>
          <w:iCs/>
        </w:rPr>
        <w:t>LacI</w:t>
      </w:r>
      <w:proofErr w:type="spellEnd"/>
      <w:r>
        <w:rPr>
          <w:b/>
          <w:bCs/>
        </w:rPr>
        <w:t xml:space="preserve"> experiments: </w:t>
      </w:r>
      <w:r>
        <w:rPr>
          <w:i/>
          <w:iCs/>
        </w:rPr>
        <w:t>E. coli</w:t>
      </w:r>
      <w:r>
        <w:t xml:space="preserve"> strains were isolated from a long-term evolution experiment involving diverse environmental conditions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Specifically, we used eight strains </w:t>
      </w:r>
      <w:ins w:id="34" w:author="Yoav Ram" w:date="2019-02-05T11:09:00Z">
        <w:r w:rsidR="000E36A2">
          <w:t xml:space="preserve">isolated from populations that evolved in lactose containing environments and </w:t>
        </w:r>
      </w:ins>
      <w:r>
        <w:t xml:space="preserve">that maintained the ancestral allele (rather than having fixed a loss-of-function mutation) at the </w:t>
      </w:r>
      <w:proofErr w:type="spellStart"/>
      <w:r>
        <w:rPr>
          <w:i/>
          <w:iCs/>
        </w:rPr>
        <w:t>lacI</w:t>
      </w:r>
      <w:proofErr w:type="spellEnd"/>
      <w:r>
        <w:t xml:space="preserve"> gene, which represses the </w:t>
      </w:r>
      <w:r w:rsidRPr="007B5768">
        <w:rPr>
          <w:i/>
          <w:iCs/>
        </w:rPr>
        <w:t>lac</w:t>
      </w:r>
      <w:r>
        <w:t xml:space="preserve"> operon. </w:t>
      </w:r>
      <w:r w:rsidRPr="00ED3476">
        <w:t>These</w:t>
      </w:r>
      <w:r>
        <w:rPr>
          <w:i/>
          <w:iCs/>
        </w:rPr>
        <w:t xml:space="preserve"> </w:t>
      </w:r>
      <w:r>
        <w:t xml:space="preserve">strains were then mutated at the </w:t>
      </w:r>
      <w:proofErr w:type="spellStart"/>
      <w:r>
        <w:rPr>
          <w:i/>
          <w:iCs/>
        </w:rPr>
        <w:t>lacI</w:t>
      </w:r>
      <w:proofErr w:type="spellEnd"/>
      <w:r>
        <w:t xml:space="preserve"> gene. For each pair of </w:t>
      </w:r>
      <w:proofErr w:type="spellStart"/>
      <w:r>
        <w:rPr>
          <w:i/>
          <w:iCs/>
        </w:rPr>
        <w:t>lacI</w:t>
      </w:r>
      <w:proofErr w:type="spellEnd"/>
      <w:r>
        <w:t>+</w:t>
      </w:r>
      <w:r>
        <w:rPr>
          <w:vertAlign w:val="subscript"/>
        </w:rPr>
        <w:t xml:space="preserve"> </w:t>
      </w:r>
      <w:r>
        <w:t xml:space="preserve">and </w:t>
      </w:r>
      <w:proofErr w:type="spellStart"/>
      <w:r>
        <w:rPr>
          <w:i/>
          <w:iCs/>
        </w:rPr>
        <w:t>lacI</w:t>
      </w:r>
      <w:proofErr w:type="spellEnd"/>
      <w:r>
        <w:t>- strains, growth curves were measured in a mono-culture, and in competition experiments conducted in mixed culture. S</w:t>
      </w:r>
      <w:r w:rsidRPr="0025589C">
        <w:t>ee</w:t>
      </w:r>
      <w:r>
        <w:t xml:space="preserve"> </w:t>
      </w:r>
      <w:r>
        <w:rPr>
          <w:b/>
          <w:bCs/>
        </w:rPr>
        <w:t xml:space="preserve">Materials and Methods </w:t>
      </w:r>
      <w:r w:rsidRPr="0025589C">
        <w:t>for additional details.</w:t>
      </w:r>
    </w:p>
    <w:p w14:paraId="7B0DFE6D" w14:textId="77777777" w:rsidR="007C5E66" w:rsidRPr="00834D0E" w:rsidRDefault="007C5E66" w:rsidP="007C5E66">
      <w:pPr>
        <w:pStyle w:val="Heading2"/>
        <w:spacing w:line="360" w:lineRule="auto"/>
        <w:ind w:firstLine="284"/>
      </w:pPr>
      <w:r w:rsidRPr="00834D0E">
        <w:lastRenderedPageBreak/>
        <w:t>Estimat</w:t>
      </w:r>
      <w:r>
        <w:t>ing</w:t>
      </w:r>
      <w:r w:rsidRPr="00834D0E">
        <w:t xml:space="preserve"> growth parameters</w:t>
      </w:r>
    </w:p>
    <w:p w14:paraId="62E68CE3" w14:textId="752A4732" w:rsidR="007C5E66" w:rsidRPr="0025589C" w:rsidRDefault="007C5E66" w:rsidP="007C5E66">
      <w:r w:rsidRPr="00221500">
        <w:rPr>
          <w:b/>
          <w:bCs/>
        </w:rPr>
        <w:t>Growth model</w:t>
      </w:r>
      <w:r>
        <w:rPr>
          <w:b/>
          <w:bCs/>
        </w:rPr>
        <w:t xml:space="preserve">. </w:t>
      </w:r>
      <w:r w:rsidRPr="0025589C">
        <w:t xml:space="preserve">The </w:t>
      </w:r>
      <w:proofErr w:type="spellStart"/>
      <w:r w:rsidRPr="0025589C">
        <w:t>Baranyi</w:t>
      </w:r>
      <w:proofErr w:type="spellEnd"/>
      <w:r w:rsidRPr="0025589C">
        <w:t xml:space="preserve">-Roberts model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can be used to model growth </w:t>
      </w:r>
      <w:r>
        <w:t>that comprises</w:t>
      </w:r>
      <w:r w:rsidRPr="0025589C">
        <w:t xml:space="preserve"> several phases: lag phase, exponential phase, deceleration phase, and stationary phase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rsidRPr="0025589C">
        <w:t xml:space="preserve">. The model assumes that </w:t>
      </w:r>
      <w:r>
        <w:t xml:space="preserve">cell </w:t>
      </w:r>
      <w:r w:rsidRPr="0025589C">
        <w:t xml:space="preserve">growth accelerates as cells adjust to new growth conditions, then decelerates as resources become scarce, and finally halts when resources are depleted </w:t>
      </w:r>
      <w:r w:rsidRPr="0025589C">
        <w:fldChar w:fldCharType="begin" w:fldLock="1"/>
      </w:r>
      <w:r w:rsidR="00F854D4">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83060f12-30fc-45b3-a29a-b7e8fba4a2fa"]}],"mendeley":{"formattedCitation":"(16)","plainTextFormattedCitation":"(16)","previouslyFormattedCitation":"(16)"},"properties":{"noteIndex":0},"schema":"https://github.com/citation-style-language/schema/raw/master/csl-citation.json"}</w:instrText>
      </w:r>
      <w:r w:rsidRPr="0025589C">
        <w:fldChar w:fldCharType="separate"/>
      </w:r>
      <w:r w:rsidRPr="00DB2152">
        <w:rPr>
          <w:noProof/>
        </w:rPr>
        <w:t>(16)</w:t>
      </w:r>
      <w:r w:rsidRPr="0025589C">
        <w:fldChar w:fldCharType="end"/>
      </w:r>
      <w:r w:rsidRPr="0025589C">
        <w:t xml:space="preserve">. The model is described by the following ordinary differential equation (see </w:t>
      </w:r>
      <w:proofErr w:type="spellStart"/>
      <w:r w:rsidRPr="0025589C">
        <w:t>eqs</w:t>
      </w:r>
      <w:proofErr w:type="spellEnd"/>
      <w:r w:rsidRPr="0025589C">
        <w:t xml:space="preserve">. 1c, 3a, and 5a in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for a derivation of eq. 1 and further details, see </w:t>
      </w:r>
      <w:r w:rsidRPr="001803EA">
        <w:rPr>
          <w:b/>
          <w:bCs/>
        </w:rPr>
        <w:t xml:space="preserve">Appendix </w:t>
      </w:r>
      <w:r>
        <w:rPr>
          <w:b/>
          <w:bCs/>
        </w:rPr>
        <w:t>A</w:t>
      </w:r>
      <w:r w:rsidRPr="0025589C">
        <w:t>):</w:t>
      </w:r>
    </w:p>
    <w:p w14:paraId="41B7D2E1" w14:textId="77777777" w:rsidR="007C5E66" w:rsidRPr="0025589C" w:rsidRDefault="0003460C" w:rsidP="007C5E66">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r>
          <w:rPr>
            <w:rFonts w:ascii="Cambria Math" w:hAnsi="Cambria Math"/>
          </w:rPr>
          <m:t>,</m:t>
        </m:r>
      </m:oMath>
      <w:r w:rsidR="007C5E66" w:rsidRPr="0025589C">
        <w:t xml:space="preserve">                                           </w:t>
      </w:r>
      <w:r w:rsidR="007C5E66">
        <w:t>(1)</w:t>
      </w:r>
    </w:p>
    <w:p w14:paraId="4421E997" w14:textId="77777777" w:rsidR="007C5E66" w:rsidRPr="0025589C" w:rsidRDefault="007C5E66" w:rsidP="007C5E66">
      <w:pPr>
        <w:ind w:firstLine="0"/>
      </w:pPr>
      <w:r w:rsidRPr="00876E70">
        <w:t xml:space="preserve">where </w:t>
      </w:r>
      <m:oMath>
        <m:r>
          <w:rPr>
            <w:rFonts w:ascii="Cambria Math" w:hAnsi="Cambria Math"/>
          </w:rPr>
          <m:t>t</m:t>
        </m:r>
      </m:oMath>
      <w:r w:rsidRPr="00876E70">
        <w:t xml:space="preserve"> is time, </w:t>
      </w:r>
      <m:oMath>
        <m:r>
          <w:rPr>
            <w:rFonts w:ascii="Cambria Math" w:hAnsi="Cambria Math"/>
          </w:rPr>
          <m:t>N=N(t)</m:t>
        </m:r>
      </m:oMath>
      <w:r w:rsidRPr="00876E70">
        <w:t xml:space="preserve"> is the cell density at time </w:t>
      </w:r>
      <m:oMath>
        <m:r>
          <w:rPr>
            <w:rFonts w:ascii="Cambria Math" w:hAnsi="Cambria Math"/>
          </w:rPr>
          <m:t>t</m:t>
        </m:r>
      </m:oMath>
      <w:r w:rsidRPr="00876E70">
        <w:t xml:space="preserve">, </w:t>
      </w:r>
      <m:oMath>
        <m:r>
          <w:rPr>
            <w:rFonts w:ascii="Cambria Math" w:hAnsi="Cambria Math"/>
          </w:rPr>
          <m:t>r</m:t>
        </m:r>
      </m:oMath>
      <w:r w:rsidRPr="00876E70">
        <w:t xml:space="preserve"> is the specific growth rate at low density, </w:t>
      </w:r>
      <m:oMath>
        <m:r>
          <w:rPr>
            <w:rFonts w:ascii="Cambria Math" w:hAnsi="Cambria Math"/>
          </w:rPr>
          <m:t>K</m:t>
        </m:r>
      </m:oMath>
      <w:r w:rsidRPr="00876E70">
        <w:t xml:space="preserve"> is the maximum cell density, </w:t>
      </w:r>
      <m:oMath>
        <m:r>
          <w:rPr>
            <w:rFonts w:ascii="Cambria Math" w:hAnsi="Cambria Math"/>
          </w:rPr>
          <m:t>ν</m:t>
        </m:r>
      </m:oMath>
      <w:r w:rsidRPr="00876E70">
        <w:t xml:space="preserve"> </w:t>
      </w:r>
      <w:r w:rsidRPr="00876E70">
        <w:rPr>
          <w:iCs/>
        </w:rPr>
        <w:t xml:space="preserve">is a deceleration parameter, and </w:t>
      </w:r>
      <m:oMath>
        <m:r>
          <w:rPr>
            <w:rFonts w:ascii="Cambria Math" w:hAnsi="Cambria Math"/>
          </w:rPr>
          <m:t>α</m:t>
        </m:r>
        <m:d>
          <m:dPr>
            <m:ctrlPr>
              <w:rPr>
                <w:rFonts w:ascii="Cambria Math" w:hAnsi="Cambria Math"/>
                <w:i/>
              </w:rPr>
            </m:ctrlPr>
          </m:dPr>
          <m:e>
            <m:r>
              <w:rPr>
                <w:rFonts w:ascii="Cambria Math" w:hAnsi="Cambria Math"/>
              </w:rPr>
              <m:t>t</m:t>
            </m:r>
          </m:e>
        </m:d>
      </m:oMath>
      <w:r w:rsidRPr="00876E70">
        <w:t xml:space="preserve"> is the adjustment function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Pr="00876E70">
        <w:t xml:space="preserve">, which describes the fraction of the population that has adjusted to the new growth conditions by time </w:t>
      </w:r>
      <m:oMath>
        <m:r>
          <w:rPr>
            <w:rFonts w:ascii="Cambria Math" w:hAnsi="Cambria Math"/>
          </w:rPr>
          <m:t>t</m:t>
        </m:r>
      </m:oMath>
      <w:r w:rsidRPr="00876E70">
        <w:t>. In</w:t>
      </w:r>
      <w:r w:rsidRPr="0025589C">
        <w:t xml:space="preserve"> microbial experiments, an overnight liquid culture of microorganisms that has reached stationary phase is typically diluted into fresh media. Following dilution, cells enter lag phase until they adjust to the new growth conditions. We chose the specific adjustment function suggested by </w:t>
      </w:r>
      <w:proofErr w:type="spellStart"/>
      <w:r w:rsidRPr="0025589C">
        <w:t>Baranyi</w:t>
      </w:r>
      <w:proofErr w:type="spellEnd"/>
      <w:r w:rsidRPr="0025589C">
        <w:t xml:space="preserve">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which is both computationally convenient and biologically  </w:t>
      </w:r>
      <w:r w:rsidRPr="00876E70">
        <w:t xml:space="preserve">interpretable: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Pr="00876E70">
        <w:t xml:space="preserve">, where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the new growth conditions.</w:t>
      </w:r>
    </w:p>
    <w:p w14:paraId="640B1640" w14:textId="77777777" w:rsidR="007C5E66" w:rsidRPr="0025589C" w:rsidRDefault="007C5E66" w:rsidP="007C5E66">
      <w:r w:rsidRPr="0025589C">
        <w:t xml:space="preserve">The </w:t>
      </w:r>
      <w:proofErr w:type="spellStart"/>
      <w:r w:rsidRPr="0025589C">
        <w:t>Baranyi</w:t>
      </w:r>
      <w:proofErr w:type="spellEnd"/>
      <w:r w:rsidRPr="0025589C">
        <w:t>-Roberts differential equation (eq. 1) has a closed form solutio</w:t>
      </w:r>
      <w:r>
        <w:t>n</w:t>
      </w:r>
      <w:r w:rsidRPr="0025589C">
        <w:t>:</w:t>
      </w:r>
    </w:p>
    <w:p w14:paraId="186191A2" w14:textId="54A7F3E6" w:rsidR="007C5E66" w:rsidRPr="0025589C" w:rsidRDefault="007C5E66" w:rsidP="007C5E66">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w:ins w:id="35" w:author="Yoav Ram" w:date="2019-02-05T11:10:00Z">
                            <w:rPr>
                              <w:rFonts w:ascii="Cambria Math" w:hAnsi="Cambria Math"/>
                            </w:rPr>
                            <m:t>⋅</m:t>
                          </w:ins>
                        </m:r>
                        <m:r>
                          <w:del w:id="36" w:author="Yoav Ram" w:date="2019-02-05T11:09:00Z">
                            <m:rPr>
                              <m:sty m:val="p"/>
                            </m:rPr>
                            <w:rPr>
                              <w:rFonts w:ascii="Cambria Math" w:hAnsi="Cambria Math"/>
                            </w:rPr>
                            <m:t xml:space="preserve"> </m:t>
                          </w:del>
                        </m:r>
                        <m:r>
                          <w:rPr>
                            <w:rFonts w:ascii="Cambria Math" w:hAnsi="Cambria Math"/>
                          </w:rPr>
                          <m:t>ν</m:t>
                        </m:r>
                        <m:r>
                          <w:ins w:id="37" w:author="Yoav Ram" w:date="2019-02-05T11:10:00Z">
                            <w:rPr>
                              <w:rFonts w:ascii="Cambria Math" w:hAnsi="Cambria Math"/>
                            </w:rPr>
                            <m:t>⋅</m:t>
                          </w:ins>
                        </m:r>
                        <m:r>
                          <w:rPr>
                            <w:rFonts w:ascii="Cambria Math" w:hAnsi="Cambria Math"/>
                          </w:rPr>
                          <m:t>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r>
              <w:rPr>
                <w:rFonts w:ascii="Cambria Math" w:hAnsi="Cambria Math"/>
              </w:rPr>
              <m:t>,</m:t>
            </m:r>
          </m:den>
        </m:f>
        <m:r>
          <w:rPr>
            <w:rFonts w:ascii="Cambria Math" w:hAnsi="Cambria Math"/>
          </w:rPr>
          <m:t xml:space="preserve">                             </m:t>
        </m:r>
      </m:oMath>
      <w:r>
        <w:t>(</w:t>
      </w:r>
      <w:r w:rsidRPr="0025589C">
        <w:t>2</w:t>
      </w:r>
      <w:r>
        <w:t>a)</w:t>
      </w:r>
    </w:p>
    <w:p w14:paraId="721CBB68" w14:textId="77777777" w:rsidR="007C5E66" w:rsidRPr="005F568D" w:rsidRDefault="007C5E66" w:rsidP="007C5E66">
      <w:pPr>
        <w:ind w:firstLine="0"/>
      </w:pPr>
      <w:r>
        <w:t>where</w:t>
      </w:r>
    </w:p>
    <w:p w14:paraId="534E7087" w14:textId="235EE6C1" w:rsidR="007C5E66" w:rsidRDefault="007C5E66" w:rsidP="007C5E66">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del w:id="38" w:author="Yoav Ram" w:date="2019-02-05T11:10:00Z">
                <w:rPr>
                  <w:rFonts w:ascii="Cambria Math" w:eastAsia="Helvetica" w:hAnsi="Cambria Math" w:cs="Helvetica"/>
                </w:rPr>
                <m:t>v</m:t>
              </w:del>
            </m:r>
            <m:r>
              <w:ins w:id="39" w:author="Yoav Ram" w:date="2019-02-05T11:10:00Z">
                <w:rPr>
                  <w:rFonts w:ascii="Cambria Math" w:eastAsia="Helvetica" w:hAnsi="Cambria Math" w:cs="Helvetica"/>
                </w:rPr>
                <m:t>m</m:t>
              </w:ins>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m:t>
                        </m:r>
                        <m:r>
                          <w:ins w:id="40" w:author="Yoav Ram" w:date="2019-02-05T11:10:00Z">
                            <w:rPr>
                              <w:rFonts w:ascii="Cambria Math" w:eastAsia="Helvetica" w:hAnsi="Cambria Math" w:cs="Helvetica"/>
                            </w:rPr>
                            <m:t>m</m:t>
                          </w:ins>
                        </m:r>
                        <m:r>
                          <w:ins w:id="41" w:author="Yoav Ram" w:date="2019-02-05T11:10:00Z">
                            <w:rPr>
                              <w:rFonts w:ascii="Cambria Math" w:hAnsi="Cambria Math"/>
                            </w:rPr>
                            <m:t>⋅</m:t>
                          </w:ins>
                        </m:r>
                        <m:r>
                          <w:del w:id="42" w:author="Yoav Ram" w:date="2019-02-05T11:10:00Z">
                            <w:rPr>
                              <w:rFonts w:ascii="Cambria Math" w:eastAsia="Helvetica" w:hAnsi="Cambria Math" w:cs="Helvetica"/>
                            </w:rPr>
                            <m:t>v</m:t>
                          </w:del>
                        </m:r>
                        <m:r>
                          <w:rPr>
                            <w:rFonts w:ascii="Cambria Math" w:eastAsia="Helvetica" w:hAnsi="Cambria Math" w:cs="Helvetica"/>
                          </w:rPr>
                          <m:t>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033FCCAE" w14:textId="23CF1506" w:rsidR="007C5E66" w:rsidRDefault="007C5E66" w:rsidP="007C5E6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Pr="00876E70">
        <w:t>the initial population</w:t>
      </w:r>
      <w:r w:rsidRPr="0025589C">
        <w:t xml:space="preserve"> density. For a derivation of </w:t>
      </w:r>
      <w:proofErr w:type="spellStart"/>
      <w:r w:rsidRPr="0025589C">
        <w:t>eq</w:t>
      </w:r>
      <w:r>
        <w:t>s</w:t>
      </w:r>
      <w:proofErr w:type="spellEnd"/>
      <w:r w:rsidRPr="0025589C">
        <w:t xml:space="preserve">. 2 from eq. 1, see </w:t>
      </w:r>
      <w:r w:rsidRPr="00876E70">
        <w:rPr>
          <w:b/>
          <w:bCs/>
        </w:rPr>
        <w:t xml:space="preserve">Appendix </w:t>
      </w:r>
      <w:r>
        <w:rPr>
          <w:b/>
          <w:bCs/>
        </w:rPr>
        <w:t>A</w:t>
      </w:r>
      <w:r w:rsidRPr="0025589C">
        <w:t>.</w:t>
      </w:r>
      <w:r>
        <w:t xml:space="preserve"> We used this growth model (</w:t>
      </w:r>
      <w:proofErr w:type="spellStart"/>
      <w:r w:rsidRPr="0025589C">
        <w:t>eq</w:t>
      </w:r>
      <w:r>
        <w:t>s</w:t>
      </w:r>
      <w:proofErr w:type="spellEnd"/>
      <w:r w:rsidRPr="0025589C">
        <w:t>. 2</w:t>
      </w:r>
      <w:r>
        <w:t>) to estimate growth parameters, which we then used in a competition model (</w:t>
      </w:r>
      <w:proofErr w:type="spellStart"/>
      <w:r w:rsidRPr="0025589C">
        <w:t>eq</w:t>
      </w:r>
      <w:r>
        <w:t>s</w:t>
      </w:r>
      <w:proofErr w:type="spellEnd"/>
      <w:r w:rsidRPr="0025589C">
        <w:t xml:space="preserve">. </w:t>
      </w:r>
      <w:r>
        <w:t>3 below) to infer relative growth in a mixed culture.</w:t>
      </w:r>
      <w:ins w:id="43" w:author="Yoav Ram" w:date="2019-02-05T13:05:00Z">
        <w:r w:rsidR="005744E1">
          <w:t xml:space="preserve"> Note that </w:t>
        </w:r>
      </w:ins>
      <w:ins w:id="44" w:author="Yoav Ram" w:date="2019-02-05T13:06:00Z">
        <w:r w:rsidR="005744E1">
          <w:t xml:space="preserve">alternative </w:t>
        </w:r>
      </w:ins>
      <w:ins w:id="45" w:author="Yoav Ram" w:date="2019-02-05T13:05:00Z">
        <w:r w:rsidR="005744E1">
          <w:t>m</w:t>
        </w:r>
      </w:ins>
      <w:ins w:id="46" w:author="Yoav Ram" w:date="2019-02-05T13:06:00Z">
        <w:r w:rsidR="005744E1">
          <w:t>odels can be used with our approach, for example when analyzing bi-phasic growth curves</w:t>
        </w:r>
      </w:ins>
      <w:ins w:id="47" w:author="Yoav Ram" w:date="2019-02-05T13:10:00Z">
        <w:r w:rsidR="00662866">
          <w:t xml:space="preserve"> </w:t>
        </w:r>
        <w:r w:rsidR="00662866">
          <w:fldChar w:fldCharType="begin" w:fldLock="1"/>
        </w:r>
      </w:ins>
      <w:r w:rsidR="00662866">
        <w:instrText>ADDIN CSL_CITATION {"citationItems":[{"id":"ITEM-1","itemData":{"DOI":"10.1002/bit.260170905","ISSN":"0006-3592","PMID":"1182280","abstract":"A model is developed to predict batch and continuous culture behavior of fermentations on two different carbon and energy sources. The basic assumption of the model is that the permease for the favored substrate is constitutive, whereas the premease for the second substrate is subject to induction and catabolite repression. Simulations of the model show features of diauxic growth described in the literature.","author":[{"dropping-particle":"","family":"Dedem","given":"G","non-dropping-particle":"Van","parse-names":false,"suffix":""},{"dropping-particle":"","family":"Moo-Young","given":"M","non-dropping-particle":"","parse-names":false,"suffix":""}],"container-title":"Biotechnology and bioengineering","id":"ITEM-1","issue":"9","issued":{"date-parts":[["1975"]]},"page":"1301-1312","title":"A model for diauxic growth.","type":"article-journal","volume":"17"},"uris":["http://www.mendeley.com/documents/?uuid=39f07896-ee64-4eaf-aac0-be153d586679"]}],"mendeley":{"formattedCitation":"(17)","plainTextFormattedCitation":"(17)","previouslyFormattedCitation":"(17)"},"properties":{"noteIndex":0},"schema":"https://github.com/citation-style-language/schema/raw/master/csl-citation.json"}</w:instrText>
      </w:r>
      <w:r w:rsidR="00662866">
        <w:fldChar w:fldCharType="separate"/>
      </w:r>
      <w:r w:rsidR="00662866" w:rsidRPr="00662866">
        <w:rPr>
          <w:noProof/>
        </w:rPr>
        <w:t>(17)</w:t>
      </w:r>
      <w:ins w:id="48" w:author="Yoav Ram" w:date="2019-02-05T13:10:00Z">
        <w:r w:rsidR="00662866">
          <w:fldChar w:fldCharType="end"/>
        </w:r>
      </w:ins>
      <w:ins w:id="49" w:author="Yoav Ram" w:date="2019-02-05T13:06:00Z">
        <w:r w:rsidR="005744E1">
          <w:t xml:space="preserve">. </w:t>
        </w:r>
      </w:ins>
    </w:p>
    <w:p w14:paraId="419BD653" w14:textId="77777777" w:rsidR="007C5E66" w:rsidRDefault="007C5E66" w:rsidP="007C5E66">
      <w:r w:rsidRPr="00221500">
        <w:rPr>
          <w:b/>
          <w:bCs/>
        </w:rPr>
        <w:t>Model fitting.</w:t>
      </w:r>
      <w:r>
        <w:rPr>
          <w:b/>
          <w:bCs/>
        </w:rPr>
        <w:t xml:space="preserve"> </w:t>
      </w:r>
      <w:r>
        <w:t>G</w:t>
      </w:r>
      <w:r w:rsidRPr="0025589C">
        <w:t xml:space="preserve">rowth model parameters </w:t>
      </w:r>
      <w:r>
        <w:t xml:space="preserve">were estimated </w:t>
      </w:r>
      <w:r w:rsidRPr="0025589C">
        <w:t>by fitting the model (</w:t>
      </w:r>
      <w:proofErr w:type="spellStart"/>
      <w:r w:rsidRPr="0025589C">
        <w:t>eq</w:t>
      </w:r>
      <w:r>
        <w:t>s</w:t>
      </w:r>
      <w:proofErr w:type="spellEnd"/>
      <w:r w:rsidRPr="0025589C">
        <w:t>. 2) to the mono</w:t>
      </w:r>
      <w:r>
        <w:t>-</w:t>
      </w:r>
      <w:r w:rsidRPr="0025589C">
        <w:t>culture growth curve data of each strain</w:t>
      </w:r>
      <w:r>
        <w:t xml:space="preserve"> (</w:t>
      </w:r>
      <w:r>
        <w:rPr>
          <w:b/>
          <w:bCs/>
        </w:rPr>
        <w:t>Figure 1A</w:t>
      </w:r>
      <w:r w:rsidRPr="00AA2374">
        <w:t>)</w:t>
      </w:r>
      <w:r w:rsidRPr="0025589C">
        <w:t>. The best-fit models (lines) and experimental data (markers) are shown in</w:t>
      </w:r>
      <w:r>
        <w:t xml:space="preserve"> </w:t>
      </w:r>
      <w:r>
        <w:rPr>
          <w:b/>
          <w:bCs/>
        </w:rPr>
        <w:t>Figure 3</w:t>
      </w:r>
      <w:r w:rsidRPr="0025589C">
        <w:t xml:space="preserve">; </w:t>
      </w:r>
      <w:r>
        <w:t xml:space="preserve">see </w:t>
      </w:r>
      <w:r>
        <w:rPr>
          <w:b/>
          <w:bCs/>
        </w:rPr>
        <w:t>Table S1</w:t>
      </w:r>
      <w:r w:rsidRPr="0025589C">
        <w:t xml:space="preserve"> for the estimated growth parameters. From these best-fit models</w:t>
      </w:r>
      <w:r>
        <w:t>,</w:t>
      </w:r>
      <w:r w:rsidRPr="0025589C">
        <w:t xml:space="preserve"> we also estimated the maximum specific growth </w:t>
      </w:r>
      <w:r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Pr="00876E70">
        <w:t>, the minimal</w:t>
      </w:r>
      <w:r w:rsidRPr="0025589C">
        <w:t xml:space="preserve"> specific doubling time (minimal time required for cell density to </w:t>
      </w:r>
      <w:r w:rsidRPr="0025589C">
        <w:lastRenderedPageBreak/>
        <w:t xml:space="preserve">double), and the lag duration; see </w:t>
      </w:r>
      <w:r w:rsidRPr="00BF5556">
        <w:rPr>
          <w:b/>
          <w:bCs/>
        </w:rPr>
        <w:t>Table 1</w:t>
      </w:r>
      <w:r>
        <w:t>.</w:t>
      </w:r>
      <w:r w:rsidRPr="0025589C">
        <w:t xml:space="preserve"> </w:t>
      </w:r>
      <w:r>
        <w:t xml:space="preserve">Different </w:t>
      </w:r>
      <w:r w:rsidRPr="0025589C">
        <w:t>strains differ in their growth parameters: for example, strain</w:t>
      </w:r>
      <w:r>
        <w:t xml:space="preserve"> A1 (red strain in experiment A) </w:t>
      </w:r>
      <w:r w:rsidRPr="0025589C">
        <w:t xml:space="preserve">grows 41% </w:t>
      </w:r>
      <w:r w:rsidRPr="00BF5556">
        <w:t>faster than the strain A2 (green), has 23% higher maximum density, and a 60% shorter lag phase (</w:t>
      </w:r>
      <w:bookmarkStart w:id="50" w:name="_Ref439852214"/>
      <w:r>
        <w:rPr>
          <w:b/>
          <w:bCs/>
        </w:rPr>
        <w:t>Figure 3</w:t>
      </w:r>
      <w:r>
        <w:t>).</w:t>
      </w:r>
    </w:p>
    <w:p w14:paraId="127A00F4" w14:textId="77777777" w:rsidR="007C5E66" w:rsidRDefault="007C5E66" w:rsidP="007C5E66"/>
    <w:p w14:paraId="6D83501A" w14:textId="77777777" w:rsidR="007C5E66" w:rsidRPr="00D26566" w:rsidRDefault="007C5E66" w:rsidP="007C5E66"/>
    <w:p w14:paraId="61A4EFE0" w14:textId="77777777" w:rsidR="007C5E66" w:rsidRPr="00BF5556" w:rsidRDefault="007C5E66" w:rsidP="007C5E66"/>
    <w:p w14:paraId="0F935D16" w14:textId="08885756" w:rsidR="007C5E66" w:rsidRPr="00BF5556" w:rsidRDefault="007C5E66" w:rsidP="007C5E66">
      <w:pPr>
        <w:pStyle w:val="Caption"/>
        <w:keepNext/>
        <w:spacing w:line="360" w:lineRule="auto"/>
        <w:jc w:val="center"/>
        <w:rPr>
          <w:sz w:val="24"/>
          <w:szCs w:val="24"/>
        </w:rPr>
      </w:pPr>
      <w:bookmarkStart w:id="51" w:name="_Ref453680217"/>
      <w:bookmarkEnd w:id="50"/>
      <w:del w:id="52" w:author="Yoav Ram" w:date="2019-02-05T13:04:00Z">
        <w:r w:rsidDel="005744E1">
          <w:rPr>
            <w:noProof/>
            <w:sz w:val="24"/>
            <w:szCs w:val="24"/>
          </w:rPr>
          <w:drawing>
            <wp:inline distT="0" distB="0" distL="0" distR="0" wp14:anchorId="541FBADF" wp14:editId="6B567578">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13"/>
                      <a:stretch>
                        <a:fillRect/>
                      </a:stretch>
                    </pic:blipFill>
                    <pic:spPr>
                      <a:xfrm>
                        <a:off x="0" y="0"/>
                        <a:ext cx="6188710" cy="2687320"/>
                      </a:xfrm>
                      <a:prstGeom prst="rect">
                        <a:avLst/>
                      </a:prstGeom>
                    </pic:spPr>
                  </pic:pic>
                </a:graphicData>
              </a:graphic>
            </wp:inline>
          </w:drawing>
        </w:r>
      </w:del>
      <w:ins w:id="53" w:author="Yoav Ram" w:date="2019-02-05T13:04:00Z">
        <w:r w:rsidR="005744E1">
          <w:rPr>
            <w:noProof/>
            <w:sz w:val="24"/>
            <w:szCs w:val="24"/>
          </w:rPr>
          <w:drawing>
            <wp:inline distT="0" distB="0" distL="0" distR="0" wp14:anchorId="718B3E61" wp14:editId="756D852A">
              <wp:extent cx="6188710" cy="2687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model_fitt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2687320"/>
                      </a:xfrm>
                      <a:prstGeom prst="rect">
                        <a:avLst/>
                      </a:prstGeom>
                    </pic:spPr>
                  </pic:pic>
                </a:graphicData>
              </a:graphic>
            </wp:inline>
          </w:drawing>
        </w:r>
      </w:ins>
    </w:p>
    <w:p w14:paraId="2366E05F" w14:textId="3C82BF5A" w:rsidR="007C5E66" w:rsidRPr="003E4705" w:rsidRDefault="007C5E66" w:rsidP="007C5E66">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Pr="00876E70">
        <w:rPr>
          <w:color w:val="000000" w:themeColor="text1"/>
          <w:sz w:val="22"/>
          <w:szCs w:val="22"/>
        </w:rPr>
        <w:t>Fitting growth model</w:t>
      </w:r>
      <w:r>
        <w:rPr>
          <w:color w:val="000000" w:themeColor="text1"/>
          <w:sz w:val="22"/>
          <w:szCs w:val="22"/>
        </w:rPr>
        <w:t>s</w:t>
      </w:r>
      <w:r w:rsidRPr="00876E70">
        <w:rPr>
          <w:color w:val="000000" w:themeColor="text1"/>
          <w:sz w:val="22"/>
          <w:szCs w:val="22"/>
        </w:rPr>
        <w:t xml:space="preserve"> to mono-culture growth curve</w:t>
      </w:r>
      <w:r>
        <w:rPr>
          <w:color w:val="000000" w:themeColor="text1"/>
          <w:sz w:val="22"/>
          <w:szCs w:val="22"/>
        </w:rPr>
        <w:t>s</w:t>
      </w:r>
      <w:r w:rsidRPr="00876E70">
        <w:rPr>
          <w:color w:val="000000" w:themeColor="text1"/>
          <w:sz w:val="22"/>
          <w:szCs w:val="22"/>
        </w:rPr>
        <w:t>.</w:t>
      </w:r>
      <w:r w:rsidRPr="0087553C">
        <w:rPr>
          <w:b w:val="0"/>
          <w:bCs w:val="0"/>
          <w:color w:val="000000" w:themeColor="text1"/>
          <w:sz w:val="22"/>
          <w:szCs w:val="22"/>
        </w:rPr>
        <w:t xml:space="preserve"> The panels show mono-culture growth curve data (markers) and best-fit growth models (lines; </w:t>
      </w:r>
      <w:proofErr w:type="spellStart"/>
      <w:r w:rsidRPr="0087553C">
        <w:rPr>
          <w:b w:val="0"/>
          <w:bCs w:val="0"/>
          <w:color w:val="000000" w:themeColor="text1"/>
          <w:sz w:val="22"/>
          <w:szCs w:val="22"/>
        </w:rPr>
        <w:t>eq</w:t>
      </w:r>
      <w:r>
        <w:rPr>
          <w:b w:val="0"/>
          <w:bCs w:val="0"/>
          <w:color w:val="000000" w:themeColor="text1"/>
          <w:sz w:val="22"/>
          <w:szCs w:val="22"/>
        </w:rPr>
        <w:t>s</w:t>
      </w:r>
      <w:proofErr w:type="spellEnd"/>
      <w:r w:rsidRPr="0087553C">
        <w:rPr>
          <w:b w:val="0"/>
          <w:bCs w:val="0"/>
          <w:color w:val="000000" w:themeColor="text1"/>
          <w:sz w:val="22"/>
          <w:szCs w:val="22"/>
        </w:rPr>
        <w:t>. 2). Panel labels correspond to the measured strains, where letters denote the experiment (A, B, and C) and numbers denote the strain (</w:t>
      </w:r>
      <w:ins w:id="54" w:author="Yoav Ram" w:date="2019-02-05T13:04:00Z">
        <w:r w:rsidR="005744E1">
          <w:rPr>
            <w:b w:val="0"/>
            <w:bCs w:val="0"/>
            <w:color w:val="000000" w:themeColor="text1"/>
            <w:sz w:val="22"/>
            <w:szCs w:val="22"/>
          </w:rPr>
          <w:t xml:space="preserve">1-4; </w:t>
        </w:r>
      </w:ins>
      <w:ins w:id="55" w:author="Yoav Ram" w:date="2019-02-05T12:37:00Z">
        <w:r w:rsidR="00B24D46">
          <w:rPr>
            <w:b w:val="0"/>
            <w:bCs w:val="0"/>
            <w:color w:val="000000" w:themeColor="text1"/>
            <w:sz w:val="22"/>
            <w:szCs w:val="22"/>
          </w:rPr>
          <w:t xml:space="preserve">red </w:t>
        </w:r>
      </w:ins>
      <w:ins w:id="56" w:author="Yoav Ram" w:date="2019-02-05T12:29:00Z">
        <w:r w:rsidR="00B219AA">
          <w:rPr>
            <w:b w:val="0"/>
            <w:bCs w:val="0"/>
            <w:color w:val="000000" w:themeColor="text1"/>
            <w:sz w:val="22"/>
            <w:szCs w:val="22"/>
          </w:rPr>
          <w:t xml:space="preserve">strains </w:t>
        </w:r>
      </w:ins>
      <w:del w:id="57" w:author="Yoav Ram" w:date="2019-02-05T12:29:00Z">
        <w:r w:rsidRPr="0087553C" w:rsidDel="00B219AA">
          <w:rPr>
            <w:b w:val="0"/>
            <w:bCs w:val="0"/>
            <w:color w:val="000000" w:themeColor="text1"/>
            <w:sz w:val="22"/>
            <w:szCs w:val="22"/>
          </w:rPr>
          <w:delText>1 and 2</w:delText>
        </w:r>
      </w:del>
      <w:ins w:id="58" w:author="Yoav Ram" w:date="2019-02-05T12:29:00Z">
        <w:r w:rsidR="00B219AA">
          <w:rPr>
            <w:b w:val="0"/>
            <w:bCs w:val="0"/>
            <w:color w:val="000000" w:themeColor="text1"/>
            <w:sz w:val="22"/>
            <w:szCs w:val="22"/>
          </w:rPr>
          <w:t xml:space="preserve">on top row, </w:t>
        </w:r>
      </w:ins>
      <w:ins w:id="59" w:author="Yoav Ram" w:date="2019-02-05T12:37:00Z">
        <w:r w:rsidR="00B24D46">
          <w:rPr>
            <w:b w:val="0"/>
            <w:bCs w:val="0"/>
            <w:color w:val="000000" w:themeColor="text1"/>
            <w:sz w:val="22"/>
            <w:szCs w:val="22"/>
          </w:rPr>
          <w:t xml:space="preserve">green </w:t>
        </w:r>
      </w:ins>
      <w:ins w:id="60" w:author="Yoav Ram" w:date="2019-02-05T12:29:00Z">
        <w:r w:rsidR="00B219AA">
          <w:rPr>
            <w:b w:val="0"/>
            <w:bCs w:val="0"/>
            <w:color w:val="000000" w:themeColor="text1"/>
            <w:sz w:val="22"/>
            <w:szCs w:val="22"/>
          </w:rPr>
          <w:t>strains on bottom row</w:t>
        </w:r>
      </w:ins>
      <w:r w:rsidRPr="0087553C">
        <w:rPr>
          <w:b w:val="0"/>
          <w:bCs w:val="0"/>
          <w:color w:val="000000" w:themeColor="text1"/>
          <w:sz w:val="22"/>
          <w:szCs w:val="22"/>
        </w:rPr>
        <w:t xml:space="preserve">); see </w:t>
      </w:r>
      <w:r w:rsidRPr="0087553C">
        <w:rPr>
          <w:color w:val="000000" w:themeColor="text1"/>
          <w:sz w:val="22"/>
          <w:szCs w:val="22"/>
        </w:rPr>
        <w:t>Experimental design</w:t>
      </w:r>
      <w:r w:rsidRPr="0087553C">
        <w:rPr>
          <w:b w:val="0"/>
          <w:bCs w:val="0"/>
          <w:color w:val="000000" w:themeColor="text1"/>
          <w:sz w:val="22"/>
          <w:szCs w:val="22"/>
        </w:rPr>
        <w:t xml:space="preserve">. See </w:t>
      </w:r>
      <w:r w:rsidRPr="0087553C">
        <w:rPr>
          <w:color w:val="000000" w:themeColor="text1"/>
          <w:sz w:val="22"/>
          <w:szCs w:val="22"/>
        </w:rPr>
        <w:t>Table 1</w:t>
      </w:r>
      <w:r w:rsidRPr="0087553C">
        <w:rPr>
          <w:b w:val="0"/>
          <w:bCs w:val="0"/>
          <w:color w:val="000000" w:themeColor="text1"/>
          <w:sz w:val="22"/>
          <w:szCs w:val="22"/>
        </w:rPr>
        <w:t xml:space="preserve"> for estimated growth parameters. 30-32 replicates per strain.</w:t>
      </w:r>
    </w:p>
    <w:p w14:paraId="3CBA6C03" w14:textId="77777777" w:rsidR="007C5E66" w:rsidRDefault="007C5E66" w:rsidP="007C5E66">
      <w:pPr>
        <w:spacing w:after="200" w:line="276" w:lineRule="auto"/>
        <w:ind w:firstLine="0"/>
        <w:rPr>
          <w:b/>
          <w:bCs/>
        </w:rPr>
      </w:pPr>
      <w:r>
        <w:rPr>
          <w:b/>
          <w:bCs/>
        </w:rPr>
        <w:br w:type="page"/>
      </w:r>
    </w:p>
    <w:p w14:paraId="56CE7E37" w14:textId="77777777" w:rsidR="007C5E66" w:rsidRPr="003602F8" w:rsidRDefault="007C5E66" w:rsidP="007C5E66">
      <w:pPr>
        <w:spacing w:after="200"/>
        <w:rPr>
          <w:b/>
          <w:bCs/>
        </w:rPr>
      </w:pPr>
      <w:bookmarkStart w:id="61" w:name="_Ref259353"/>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Pr>
          <w:b/>
          <w:bCs/>
          <w:noProof/>
        </w:rPr>
        <w:t>1</w:t>
      </w:r>
      <w:r w:rsidRPr="003602F8">
        <w:rPr>
          <w:b/>
          <w:bCs/>
        </w:rPr>
        <w:fldChar w:fldCharType="end"/>
      </w:r>
      <w:bookmarkEnd w:id="51"/>
      <w:bookmarkEnd w:id="61"/>
      <w:r w:rsidRPr="003602F8">
        <w:rPr>
          <w:b/>
          <w:bCs/>
        </w:rPr>
        <w:t>. Estimated growth parameters.</w:t>
      </w:r>
    </w:p>
    <w:tbl>
      <w:tblPr>
        <w:tblStyle w:val="LightShading"/>
        <w:tblW w:w="8901" w:type="dxa"/>
        <w:jc w:val="center"/>
        <w:tblLayout w:type="fixed"/>
        <w:tblLook w:val="04A0" w:firstRow="1" w:lastRow="0" w:firstColumn="1" w:lastColumn="0" w:noHBand="0" w:noVBand="1"/>
      </w:tblPr>
      <w:tblGrid>
        <w:gridCol w:w="2269"/>
        <w:gridCol w:w="1086"/>
        <w:gridCol w:w="1110"/>
        <w:gridCol w:w="1109"/>
        <w:gridCol w:w="1109"/>
        <w:gridCol w:w="1109"/>
        <w:gridCol w:w="1109"/>
      </w:tblGrid>
      <w:tr w:rsidR="007C5E66" w:rsidRPr="0025589C" w14:paraId="75C421B7" w14:textId="77777777" w:rsidTr="002822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4ACCD6A0" w14:textId="77777777" w:rsidR="007C5E66" w:rsidRPr="0025589C" w:rsidRDefault="007C5E66">
            <w:pPr>
              <w:jc w:val="center"/>
              <w:rPr>
                <w:sz w:val="18"/>
                <w:szCs w:val="18"/>
              </w:rPr>
            </w:pPr>
          </w:p>
        </w:tc>
        <w:tc>
          <w:tcPr>
            <w:tcW w:w="2196" w:type="dxa"/>
            <w:gridSpan w:val="2"/>
          </w:tcPr>
          <w:p w14:paraId="2F529F61"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2218" w:type="dxa"/>
            <w:gridSpan w:val="2"/>
          </w:tcPr>
          <w:p w14:paraId="0FB90B42"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2218" w:type="dxa"/>
            <w:gridSpan w:val="2"/>
          </w:tcPr>
          <w:p w14:paraId="48F18D3C"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C5E66" w:rsidRPr="0025589C" w14:paraId="678FE08A"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004E7168" w14:textId="77777777" w:rsidR="007C5E66" w:rsidRPr="0025589C" w:rsidRDefault="007C5E66">
            <w:pPr>
              <w:ind w:firstLine="0"/>
              <w:rPr>
                <w:i/>
                <w:iCs/>
                <w:sz w:val="18"/>
                <w:szCs w:val="18"/>
              </w:rPr>
            </w:pPr>
            <w:r w:rsidRPr="0025589C">
              <w:rPr>
                <w:i/>
                <w:iCs/>
                <w:sz w:val="18"/>
                <w:szCs w:val="18"/>
              </w:rPr>
              <w:t>Strain</w:t>
            </w:r>
          </w:p>
          <w:p w14:paraId="5C614313" w14:textId="77777777" w:rsidR="007C5E66" w:rsidRPr="0025589C" w:rsidRDefault="007C5E66">
            <w:pPr>
              <w:ind w:firstLine="0"/>
              <w:rPr>
                <w:sz w:val="18"/>
                <w:szCs w:val="18"/>
              </w:rPr>
            </w:pPr>
            <w:r w:rsidRPr="0025589C">
              <w:rPr>
                <w:i/>
                <w:iCs/>
                <w:sz w:val="18"/>
                <w:szCs w:val="18"/>
              </w:rPr>
              <w:t>Parameter</w:t>
            </w:r>
          </w:p>
        </w:tc>
        <w:tc>
          <w:tcPr>
            <w:tcW w:w="1086" w:type="dxa"/>
          </w:tcPr>
          <w:p w14:paraId="1A5714C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10" w:type="dxa"/>
          </w:tcPr>
          <w:p w14:paraId="19C42B1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09" w:type="dxa"/>
          </w:tcPr>
          <w:p w14:paraId="15B52E2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09" w:type="dxa"/>
          </w:tcPr>
          <w:p w14:paraId="62B8552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09" w:type="dxa"/>
          </w:tcPr>
          <w:p w14:paraId="54A686F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09" w:type="dxa"/>
          </w:tcPr>
          <w:p w14:paraId="1395740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C5E66" w:rsidRPr="0025589C" w14:paraId="20A2D5C4"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15A60559" w14:textId="77777777" w:rsidR="007C5E66" w:rsidRPr="0025589C" w:rsidRDefault="007C5E66">
            <w:pPr>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086" w:type="dxa"/>
          </w:tcPr>
          <w:p w14:paraId="1D27DA70"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10" w:type="dxa"/>
          </w:tcPr>
          <w:p w14:paraId="1CF3A985"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09" w:type="dxa"/>
          </w:tcPr>
          <w:p w14:paraId="4ABB1AF3"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09" w:type="dxa"/>
          </w:tcPr>
          <w:p w14:paraId="0705A8A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09" w:type="dxa"/>
          </w:tcPr>
          <w:p w14:paraId="7F2305D8"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09" w:type="dxa"/>
          </w:tcPr>
          <w:p w14:paraId="7DA43C1B"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C5E66" w:rsidRPr="0025589C" w14:paraId="4ADC0CDF"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21EF80B8" w14:textId="77777777" w:rsidR="007C5E66" w:rsidRPr="0025589C" w:rsidRDefault="007C5E66">
            <w:pPr>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086" w:type="dxa"/>
          </w:tcPr>
          <w:p w14:paraId="7C29D56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10" w:type="dxa"/>
          </w:tcPr>
          <w:p w14:paraId="6BEBCF7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09" w:type="dxa"/>
          </w:tcPr>
          <w:p w14:paraId="5082F15B"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09" w:type="dxa"/>
          </w:tcPr>
          <w:p w14:paraId="4A7203E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09" w:type="dxa"/>
          </w:tcPr>
          <w:p w14:paraId="130C989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09" w:type="dxa"/>
          </w:tcPr>
          <w:p w14:paraId="65460934"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C5E66" w:rsidRPr="0025589C" w14:paraId="17D590EC"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6E69FF3" w14:textId="719AAA02" w:rsidR="007C5E66" w:rsidRPr="0025589C" w:rsidRDefault="007C5E66">
            <w:pPr>
              <w:ind w:firstLine="0"/>
              <w:rPr>
                <w:rFonts w:eastAsia="MS Mincho"/>
                <w:sz w:val="18"/>
                <w:szCs w:val="18"/>
                <w:vertAlign w:val="superscript"/>
              </w:rPr>
            </w:pPr>
            <w:r w:rsidRPr="0025589C">
              <w:rPr>
                <w:color w:val="auto"/>
                <w:sz w:val="18"/>
                <w:szCs w:val="18"/>
              </w:rPr>
              <w:t>Max specific growth rate</w:t>
            </w:r>
          </w:p>
        </w:tc>
        <w:tc>
          <w:tcPr>
            <w:tcW w:w="1086" w:type="dxa"/>
          </w:tcPr>
          <w:p w14:paraId="08931E6C"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10" w:type="dxa"/>
          </w:tcPr>
          <w:p w14:paraId="0F02D381"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09" w:type="dxa"/>
          </w:tcPr>
          <w:p w14:paraId="7A78AD2A"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09" w:type="dxa"/>
          </w:tcPr>
          <w:p w14:paraId="0298120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09" w:type="dxa"/>
          </w:tcPr>
          <w:p w14:paraId="1EF8746E"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Pr>
                <w:sz w:val="18"/>
                <w:szCs w:val="18"/>
              </w:rPr>
              <w:t>0</w:t>
            </w:r>
            <w:r w:rsidRPr="0025589C">
              <w:rPr>
                <w:sz w:val="18"/>
                <w:szCs w:val="18"/>
              </w:rPr>
              <w:t xml:space="preserve"> (0.391, 0.426)</w:t>
            </w:r>
          </w:p>
        </w:tc>
        <w:tc>
          <w:tcPr>
            <w:tcW w:w="1109" w:type="dxa"/>
          </w:tcPr>
          <w:p w14:paraId="3C976A4B"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C5E66" w:rsidRPr="0025589C" w14:paraId="1FD654C3"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772560C2" w14:textId="77777777" w:rsidR="007C5E66" w:rsidRPr="0025589C" w:rsidRDefault="007C5E66">
            <w:pPr>
              <w:ind w:firstLine="0"/>
              <w:rPr>
                <w:rFonts w:eastAsia="MS Mincho"/>
                <w:bCs w:val="0"/>
                <w:sz w:val="18"/>
                <w:szCs w:val="18"/>
              </w:rPr>
            </w:pPr>
            <w:r w:rsidRPr="0025589C">
              <w:rPr>
                <w:rFonts w:eastAsia="MS Mincho"/>
                <w:bCs w:val="0"/>
                <w:sz w:val="18"/>
                <w:szCs w:val="18"/>
              </w:rPr>
              <w:t>Min doubling time</w:t>
            </w:r>
          </w:p>
        </w:tc>
        <w:tc>
          <w:tcPr>
            <w:tcW w:w="1086" w:type="dxa"/>
          </w:tcPr>
          <w:p w14:paraId="6FFDE71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10" w:type="dxa"/>
          </w:tcPr>
          <w:p w14:paraId="7A9642E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09" w:type="dxa"/>
          </w:tcPr>
          <w:p w14:paraId="7192708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09" w:type="dxa"/>
          </w:tcPr>
          <w:p w14:paraId="19F33985"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09" w:type="dxa"/>
          </w:tcPr>
          <w:p w14:paraId="22F25466"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09" w:type="dxa"/>
          </w:tcPr>
          <w:p w14:paraId="459C7F8E"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C5E66" w:rsidRPr="0025589C" w14:paraId="30380192"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C7E7F13" w14:textId="77777777" w:rsidR="007C5E66" w:rsidRPr="0025589C" w:rsidRDefault="007C5E66">
            <w:pPr>
              <w:ind w:firstLine="0"/>
              <w:rPr>
                <w:rFonts w:eastAsia="MS Mincho"/>
                <w:sz w:val="18"/>
                <w:szCs w:val="18"/>
              </w:rPr>
            </w:pPr>
            <w:r w:rsidRPr="0025589C">
              <w:rPr>
                <w:color w:val="auto"/>
                <w:sz w:val="18"/>
                <w:szCs w:val="18"/>
              </w:rPr>
              <w:t>Lag duration</w:t>
            </w:r>
          </w:p>
        </w:tc>
        <w:tc>
          <w:tcPr>
            <w:tcW w:w="1086" w:type="dxa"/>
          </w:tcPr>
          <w:p w14:paraId="1BDDEB9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10" w:type="dxa"/>
          </w:tcPr>
          <w:p w14:paraId="2BA5060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Pr>
                <w:sz w:val="18"/>
                <w:szCs w:val="18"/>
              </w:rPr>
              <w:t xml:space="preserve">0 </w:t>
            </w:r>
            <w:r w:rsidRPr="0025589C">
              <w:rPr>
                <w:sz w:val="18"/>
                <w:szCs w:val="18"/>
              </w:rPr>
              <w:t xml:space="preserve"> (3.82, 4.028)</w:t>
            </w:r>
          </w:p>
        </w:tc>
        <w:tc>
          <w:tcPr>
            <w:tcW w:w="1109" w:type="dxa"/>
          </w:tcPr>
          <w:p w14:paraId="74E44CF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09" w:type="dxa"/>
          </w:tcPr>
          <w:p w14:paraId="756ABD6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09" w:type="dxa"/>
          </w:tcPr>
          <w:p w14:paraId="1AF138D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09" w:type="dxa"/>
          </w:tcPr>
          <w:p w14:paraId="331E65E6"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6FA10FC9" w14:textId="77777777" w:rsidR="007C5E66" w:rsidRDefault="007C5E66" w:rsidP="007C5E66">
      <w:pPr>
        <w:pStyle w:val="Caption"/>
        <w:spacing w:line="360" w:lineRule="auto"/>
        <w:rPr>
          <w:b w:val="0"/>
          <w:bCs w:val="0"/>
          <w:color w:val="auto"/>
        </w:rPr>
      </w:pPr>
      <w:r>
        <w:rPr>
          <w:b w:val="0"/>
          <w:bCs w:val="0"/>
          <w:color w:val="auto"/>
        </w:rPr>
        <w:t xml:space="preserve">Parentheses provide </w:t>
      </w:r>
      <w:r w:rsidRPr="0025589C">
        <w:rPr>
          <w:b w:val="0"/>
          <w:bCs w:val="0"/>
          <w:color w:val="auto"/>
        </w:rPr>
        <w:t>95% confidence intervals</w:t>
      </w:r>
      <w:r>
        <w:rPr>
          <w:b w:val="0"/>
          <w:bCs w:val="0"/>
          <w:color w:val="auto"/>
        </w:rPr>
        <w:t xml:space="preserve"> (</w:t>
      </w:r>
      <w:r w:rsidRPr="0025589C">
        <w:rPr>
          <w:b w:val="0"/>
          <w:bCs w:val="0"/>
          <w:color w:val="auto"/>
        </w:rPr>
        <w:t>bootstrap</w:t>
      </w:r>
      <w:r>
        <w:rPr>
          <w:b w:val="0"/>
          <w:bCs w:val="0"/>
          <w:color w:val="auto"/>
        </w:rPr>
        <w:t xml:space="preserve">, </w:t>
      </w:r>
      <w:r w:rsidRPr="0025589C">
        <w:rPr>
          <w:b w:val="0"/>
          <w:bCs w:val="0"/>
          <w:color w:val="auto"/>
        </w:rPr>
        <w:t>1</w:t>
      </w:r>
      <w:r>
        <w:rPr>
          <w:b w:val="0"/>
          <w:bCs w:val="0"/>
          <w:color w:val="auto"/>
        </w:rPr>
        <w:t>,</w:t>
      </w:r>
      <w:r w:rsidRPr="0025589C">
        <w:rPr>
          <w:b w:val="0"/>
          <w:bCs w:val="0"/>
          <w:color w:val="auto"/>
        </w:rPr>
        <w:t>000 samples). Min doubling time is the minimal time required to double the population density. Densities are in OD</w:t>
      </w:r>
      <w:r w:rsidRPr="0025589C">
        <w:rPr>
          <w:b w:val="0"/>
          <w:bCs w:val="0"/>
          <w:color w:val="auto"/>
          <w:vertAlign w:val="subscript"/>
        </w:rPr>
        <w:t>595</w:t>
      </w:r>
      <w:r w:rsidRPr="0025589C">
        <w:rPr>
          <w:b w:val="0"/>
          <w:bCs w:val="0"/>
          <w:color w:val="auto"/>
        </w:rPr>
        <w:t>; growth rate in hours</w:t>
      </w:r>
      <w:r w:rsidRPr="0025589C">
        <w:rPr>
          <w:b w:val="0"/>
          <w:bCs w:val="0"/>
          <w:color w:val="auto"/>
          <w:vertAlign w:val="superscript"/>
        </w:rPr>
        <w:t>-1</w:t>
      </w:r>
      <w:r>
        <w:rPr>
          <w:b w:val="0"/>
          <w:bCs w:val="0"/>
          <w:color w:val="auto"/>
        </w:rPr>
        <w:t>;</w:t>
      </w:r>
      <w:r w:rsidRPr="0025589C">
        <w:rPr>
          <w:b w:val="0"/>
          <w:bCs w:val="0"/>
          <w:color w:val="auto"/>
        </w:rPr>
        <w:t xml:space="preserve"> doubling time and lag duration in hours. See</w:t>
      </w:r>
      <w:r>
        <w:rPr>
          <w:b w:val="0"/>
          <w:bCs w:val="0"/>
          <w:color w:val="auto"/>
        </w:rPr>
        <w:t xml:space="preserve"> </w:t>
      </w:r>
      <w:r w:rsidRPr="00087440">
        <w:rPr>
          <w:color w:val="auto"/>
        </w:rPr>
        <w:t>Table S2</w:t>
      </w:r>
      <w:r>
        <w:rPr>
          <w:b w:val="0"/>
          <w:bCs w:val="0"/>
          <w:color w:val="auto"/>
        </w:rPr>
        <w:t xml:space="preserve"> </w:t>
      </w:r>
      <w:r w:rsidRPr="0025589C">
        <w:rPr>
          <w:b w:val="0"/>
          <w:bCs w:val="0"/>
          <w:color w:val="auto"/>
        </w:rPr>
        <w:t>for additional parameter estimates.</w:t>
      </w:r>
    </w:p>
    <w:p w14:paraId="10E77261" w14:textId="77777777" w:rsidR="007C5E66" w:rsidRPr="007541FE" w:rsidRDefault="007C5E66" w:rsidP="007C5E66"/>
    <w:p w14:paraId="1A1BBD7F" w14:textId="77777777" w:rsidR="007C5E66" w:rsidRPr="0025589C" w:rsidRDefault="007C5E66" w:rsidP="007C5E66">
      <w:pPr>
        <w:pStyle w:val="Heading2"/>
        <w:spacing w:line="360" w:lineRule="auto"/>
        <w:ind w:firstLine="284"/>
      </w:pPr>
      <w:r w:rsidRPr="0025589C">
        <w:t>Estimat</w:t>
      </w:r>
      <w:r>
        <w:t>ing</w:t>
      </w:r>
      <w:r w:rsidRPr="0025589C">
        <w:t xml:space="preserve"> competition coefficients</w:t>
      </w:r>
    </w:p>
    <w:p w14:paraId="354164D7" w14:textId="00B8717A" w:rsidR="007C5E66" w:rsidRPr="0025589C" w:rsidRDefault="007C5E66" w:rsidP="007C5E66">
      <w:r w:rsidRPr="00BF6B81">
        <w:rPr>
          <w:b/>
          <w:bCs/>
        </w:rPr>
        <w:t>Competition model</w:t>
      </w:r>
      <w:r>
        <w:rPr>
          <w:b/>
          <w:bCs/>
        </w:rPr>
        <w:t xml:space="preserve">. </w:t>
      </w:r>
      <w:r w:rsidRPr="0025589C">
        <w:t xml:space="preserve">To model growth in a mixed culture, we assume that interactions between strains </w:t>
      </w:r>
      <w:del w:id="62" w:author="Yoav Ram" w:date="2019-02-05T11:43:00Z">
        <w:r w:rsidDel="00C552FE">
          <w:delText xml:space="preserve">in a mixed culture </w:delText>
        </w:r>
      </w:del>
      <w:r w:rsidRPr="0025589C">
        <w:t>are solely due to resource competition</w:t>
      </w:r>
      <w:ins w:id="63" w:author="Yoav Ram" w:date="2019-02-05T13:11:00Z">
        <w:r w:rsidR="00662866">
          <w:t xml:space="preserve"> (excluding</w:t>
        </w:r>
      </w:ins>
      <w:ins w:id="64" w:author="Yoav Ram" w:date="2019-02-05T13:17:00Z">
        <w:r w:rsidR="00662866">
          <w:t xml:space="preserve">, for example, </w:t>
        </w:r>
      </w:ins>
      <w:ins w:id="65" w:author="Yoav Ram" w:date="2019-02-05T13:38:00Z">
        <w:r w:rsidR="00746829">
          <w:t>production of</w:t>
        </w:r>
      </w:ins>
      <w:ins w:id="66" w:author="Yoav Ram" w:date="2019-02-05T13:12:00Z">
        <w:r w:rsidR="00662866">
          <w:t xml:space="preserve"> </w:t>
        </w:r>
      </w:ins>
      <w:ins w:id="67" w:author="Yoav Ram" w:date="2019-02-05T13:11:00Z">
        <w:r w:rsidR="00662866">
          <w:t>toxin</w:t>
        </w:r>
      </w:ins>
      <w:ins w:id="68" w:author="Yoav Ram" w:date="2019-02-05T13:38:00Z">
        <w:r w:rsidR="00746829">
          <w:t>s</w:t>
        </w:r>
      </w:ins>
      <w:ins w:id="69" w:author="Yoav Ram" w:date="2019-02-05T13:11:00Z">
        <w:r w:rsidR="00662866">
          <w:t xml:space="preserve"> </w:t>
        </w:r>
      </w:ins>
      <w:ins w:id="70" w:author="Yoav Ram" w:date="2019-02-05T13:17:00Z">
        <w:r w:rsidR="00662866">
          <w:fldChar w:fldCharType="begin" w:fldLock="1"/>
        </w:r>
      </w:ins>
      <w:r w:rsidR="00746829">
        <w:instrText>ADDIN CSL_CITATION {"citationItems":[{"id":"ITEM-1","itemData":{"DOI":"10.1038/ismej.2010.90","ISBN":"1751-7362","ISSN":"17517362","PMID":"20664553","abstract":"Explaining the coexistence of competing species is a major challenge in community ecology. In bacterial systems, competition is often driven by the production of bacteriocins, which are narrow- spectrum proteinaceous toxins that serve to kill closely related species, providing the producer better access to limited resources. Bacteriocin producers have been shown to competitively exclude sensitive, nonproducing strains. However, the dynamics between bacteriocin producers, each lethal to its competitor, are largely unknown. In this study, we used in vitro, in vivo and in silico models to study competitive interactions between bacteriocin producers. Two Escherichia coli strains were generated, each carrying a DNA-degrading bacteriocin (colicins E2 and E7). Using reporter-gene assays, we showed that each DNase bacteriocin is not only lethal to its opponent but, at lower doses, can also induce the expression of its opponent’s toxin. In a well-mixed habitat, the E2 producer outcompeted its adversary; however, in structured environments (on plates or in mice colons), the two producers coexisted in a spatially ‘frozen’ pattern. Coexistence occurred when the producers were initiated with a clumped spatial distribution. This suggests that a ‘clump’ of each producer can block invasion of the other producer. Agent-based simulation of bacteriocin-mediated competition further showed that mutual exclusion in a structured environment is a relatively robust result. These models imply that colicin-mediated colicin induction enables producers to success- fully compete and defend their niche against invaders. This suggests that localized interactions between producers of DNA-degrading toxins can lead to stable coexistence of heterogeneously distributed strains within the bacterial community and to the maintenance of diversity. The","author":[{"dropping-particle":"","family":"Majeed","given":"Hadeel","non-dropping-particle":"","parse-names":false,"suffix":""},{"dropping-particle":"","family":"Gillor","given":"Osnat","non-dropping-particle":"","parse-names":false,"suffix":""},{"dropping-particle":"","family":"Kerr","given":"Benjamin","non-dropping-particle":"","parse-names":false,"suffix":""},{"dropping-particle":"","family":"Riley","given":"Margaret A.","non-dropping-particle":"","parse-names":false,"suffix":""}],"container-title":"ISME Journal","id":"ITEM-1","issue":"1","issued":{"date-parts":[["2011"]]},"page":"71-81","publisher":"Nature Publishing Group","title":"Competitive interactions in &lt;i&gt;Escherichia coli&lt;/i&gt; populations: The role of bacteriocins","type":"article-journal","volume":"5"},"uris":["http://www.mendeley.com/documents/?uuid=382d6094-9f31-4ed2-803a-bfe286f5606e"]}],"mendeley":{"formattedCitation":"(18)","plainTextFormattedCitation":"(18)","previouslyFormattedCitation":"(18)"},"properties":{"noteIndex":0},"schema":"https://github.com/citation-style-language/schema/raw/master/csl-citation.json"}</w:instrText>
      </w:r>
      <w:r w:rsidR="00662866">
        <w:fldChar w:fldCharType="separate"/>
      </w:r>
      <w:r w:rsidR="00662866" w:rsidRPr="00662866">
        <w:rPr>
          <w:noProof/>
        </w:rPr>
        <w:t>(18)</w:t>
      </w:r>
      <w:ins w:id="71" w:author="Yoav Ram" w:date="2019-02-05T13:17:00Z">
        <w:r w:rsidR="00662866">
          <w:fldChar w:fldCharType="end"/>
        </w:r>
      </w:ins>
      <w:ins w:id="72" w:author="Yoav Ram" w:date="2019-02-05T13:38:00Z">
        <w:r w:rsidR="00746829">
          <w:t xml:space="preserve"> or </w:t>
        </w:r>
      </w:ins>
      <w:ins w:id="73" w:author="Yoav Ram" w:date="2019-02-05T13:11:00Z">
        <w:r w:rsidR="00662866">
          <w:t>pub</w:t>
        </w:r>
      </w:ins>
      <w:ins w:id="74" w:author="Yoav Ram" w:date="2019-02-05T13:38:00Z">
        <w:r w:rsidR="00746829">
          <w:t xml:space="preserve">lic goods </w:t>
        </w:r>
        <w:r w:rsidR="00746829">
          <w:fldChar w:fldCharType="begin" w:fldLock="1"/>
        </w:r>
      </w:ins>
      <w:r w:rsidR="00746829">
        <w:instrText>ADDIN CSL_CITATION {"citationItems":[{"id":"ITEM-1","itemData":{"DOI":"10.1016/j.cub.2018.04.093","ISBN":"09609822","ISSN":"09609822","PMID":"30008329","abstract":"Özkaya et al. show that bacteria population collapse caused by social mutants can be induced or prevented by manipulating population composition or environmental constraints. Social interactions among cheaters and cooperators are governed by the proportions of costs and benefits of the social traits involved and dictate the fate of the population.","author":[{"dropping-particle":"","family":"Özkaya","given":"Özhan","non-dropping-particle":"","parse-names":false,"suffix":""},{"dropping-particle":"","family":"Balbontín","given":"Roberto","non-dropping-particle":"","parse-names":false,"suffix":""},{"dropping-particle":"","family":"Gordo","given":"Isabel","non-dropping-particle":"","parse-names":false,"suffix":""},{"dropping-particle":"","family":"Xavier","given":"Karina B.","non-dropping-particle":"","parse-names":false,"suffix":""}],"container-title":"Current Biology","id":"ITEM-1","issue":"13","issued":{"date-parts":[["2018"]]},"page":"2070-2080.e6","title":"Cheating on Cheaters Stabilizes Cooperation in &lt;i&gt;Pseudomonas aeruginosa&lt;/i&gt;","type":"article-journal","volume":"28"},"uris":["http://www.mendeley.com/documents/?uuid=63c98042-d62d-402f-bfd0-54a5a23b5d11"]}],"mendeley":{"formattedCitation":"(19)","plainTextFormattedCitation":"(19)"},"properties":{"noteIndex":0},"schema":"https://github.com/citation-style-language/schema/raw/master/csl-citation.json"}</w:instrText>
      </w:r>
      <w:r w:rsidR="00746829">
        <w:fldChar w:fldCharType="separate"/>
      </w:r>
      <w:r w:rsidR="00746829" w:rsidRPr="00746829">
        <w:rPr>
          <w:noProof/>
        </w:rPr>
        <w:t>(19)</w:t>
      </w:r>
      <w:ins w:id="75" w:author="Yoav Ram" w:date="2019-02-05T13:38:00Z">
        <w:r w:rsidR="00746829">
          <w:fldChar w:fldCharType="end"/>
        </w:r>
      </w:ins>
      <w:ins w:id="76" w:author="Yoav Ram" w:date="2019-02-05T13:39:00Z">
        <w:r w:rsidR="00746829">
          <w:t>)</w:t>
        </w:r>
      </w:ins>
      <w:ins w:id="77" w:author="Yoav Ram" w:date="2019-02-05T13:11:00Z">
        <w:r w:rsidR="00662866">
          <w:t xml:space="preserve"> </w:t>
        </w:r>
      </w:ins>
      <w:r w:rsidRPr="0025589C">
        <w:t>. Therefore, all interactions are described by the deceleration of the growth rate of each strain in response to</w:t>
      </w:r>
      <w:r>
        <w:t xml:space="preserve"> the depletion of resources due to</w:t>
      </w:r>
      <w:r w:rsidRPr="0025589C">
        <w:t xml:space="preserve"> growth of </w:t>
      </w:r>
      <w:r>
        <w:t xml:space="preserve">both </w:t>
      </w:r>
      <w:r w:rsidRPr="0025589C">
        <w:t>strain</w:t>
      </w:r>
      <w:r>
        <w:t>s</w:t>
      </w:r>
      <w:r w:rsidRPr="0025589C">
        <w:t xml:space="preserve">. We </w:t>
      </w:r>
      <w:r>
        <w:t xml:space="preserve">have </w:t>
      </w:r>
      <w:r w:rsidRPr="0025589C">
        <w:t xml:space="preserve">derived a two-strain </w:t>
      </w:r>
      <w:proofErr w:type="spellStart"/>
      <w:r w:rsidRPr="0025589C">
        <w:t>Lotka</w:t>
      </w:r>
      <w:proofErr w:type="spellEnd"/>
      <w:r w:rsidRPr="0025589C">
        <w:t xml:space="preserve">-Volterra competition model </w:t>
      </w:r>
      <w:r w:rsidRPr="0025589C">
        <w:fldChar w:fldCharType="begin" w:fldLock="1"/>
      </w:r>
      <w:r w:rsidR="00746829">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(20)","plainTextFormattedCitation":"(20)","previouslyFormattedCitation":"(19)"},"properties":{"noteIndex":0},"schema":"https://github.com/citation-style-language/schema/raw/master/csl-citation.json"}</w:instrText>
      </w:r>
      <w:r w:rsidRPr="0025589C">
        <w:fldChar w:fldCharType="separate"/>
      </w:r>
      <w:r w:rsidR="00746829" w:rsidRPr="00746829">
        <w:rPr>
          <w:noProof/>
        </w:rPr>
        <w:t>(20)</w:t>
      </w:r>
      <w:r w:rsidRPr="0025589C">
        <w:fldChar w:fldCharType="end"/>
      </w:r>
      <w:r w:rsidRPr="0025589C">
        <w:t xml:space="preserve"> based on resource consumption (see </w:t>
      </w:r>
      <w:r w:rsidRPr="00DB4111">
        <w:rPr>
          <w:b/>
          <w:bCs/>
        </w:rPr>
        <w:t xml:space="preserve">Appendix </w:t>
      </w:r>
      <w:r>
        <w:rPr>
          <w:b/>
          <w:bCs/>
        </w:rPr>
        <w:t>B</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3C4AC0A" w14:textId="77777777" w:rsidTr="00282251">
        <w:tc>
          <w:tcPr>
            <w:tcW w:w="1951" w:type="dxa"/>
            <w:vAlign w:val="center"/>
          </w:tcPr>
          <w:p w14:paraId="28C64C52" w14:textId="77777777" w:rsidR="007C5E66" w:rsidRPr="0025589C" w:rsidRDefault="007C5E66" w:rsidP="00282251">
            <w:pPr>
              <w:jc w:val="right"/>
              <w:rPr>
                <w:i/>
                <w:iCs/>
              </w:rPr>
            </w:pPr>
          </w:p>
        </w:tc>
        <w:tc>
          <w:tcPr>
            <w:tcW w:w="5103" w:type="dxa"/>
            <w:vAlign w:val="center"/>
          </w:tcPr>
          <w:p w14:paraId="5A6AB2D0" w14:textId="77777777" w:rsidR="007C5E66" w:rsidRPr="0025589C" w:rsidRDefault="0003460C"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4A5ACB46" w14:textId="77777777" w:rsidR="007C5E66" w:rsidRPr="0025589C" w:rsidRDefault="007C5E66" w:rsidP="00282251">
            <w:pPr>
              <w:jc w:val="right"/>
            </w:pPr>
            <w:r>
              <w:t>(</w:t>
            </w:r>
            <w:r w:rsidRPr="0025589C">
              <w:t>3a</w:t>
            </w:r>
            <w:r>
              <w:t>)</w:t>
            </w:r>
          </w:p>
          <w:p w14:paraId="183523FC" w14:textId="77777777" w:rsidR="007C5E66" w:rsidRPr="0025589C" w:rsidRDefault="007C5E66" w:rsidP="00282251">
            <w:pPr>
              <w:jc w:val="right"/>
            </w:pPr>
          </w:p>
          <w:p w14:paraId="49B22F12" w14:textId="77777777" w:rsidR="007C5E66" w:rsidRPr="0025589C" w:rsidRDefault="007C5E66" w:rsidP="00282251">
            <w:pPr>
              <w:jc w:val="right"/>
            </w:pPr>
            <w:r>
              <w:t>(</w:t>
            </w:r>
            <w:r w:rsidRPr="0025589C">
              <w:t>3b</w:t>
            </w:r>
            <w:r>
              <w:t>)</w:t>
            </w:r>
          </w:p>
        </w:tc>
      </w:tr>
    </w:tbl>
    <w:p w14:paraId="3B08E80E" w14:textId="77777777" w:rsidR="007C5E66" w:rsidRPr="0025589C" w:rsidRDefault="007C5E66" w:rsidP="007C5E6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876E70">
        <w:t xml:space="preserve"> are</w:t>
      </w:r>
      <w:r w:rsidRPr="0025589C">
        <w:t xml:space="preserve"> the values of the corresponding parameters for strain </w:t>
      </w:r>
      <m:oMath>
        <m:r>
          <w:rPr>
            <w:rFonts w:ascii="Cambria Math" w:hAnsi="Cambria Math"/>
          </w:rPr>
          <m:t>i</m:t>
        </m:r>
      </m:oMath>
      <w:r>
        <w:t xml:space="preserve">, </w:t>
      </w:r>
      <w:r w:rsidRPr="0025589C">
        <w:t>obtained from fitting the growth model (</w:t>
      </w:r>
      <w:proofErr w:type="spellStart"/>
      <w:r w:rsidRPr="0025589C">
        <w:t>eq</w:t>
      </w:r>
      <w:r>
        <w:t>s</w:t>
      </w:r>
      <w:proofErr w:type="spellEnd"/>
      <w:r w:rsidRPr="0025589C">
        <w:t>. 2) to mono</w:t>
      </w:r>
      <w:r>
        <w:t>-</w:t>
      </w:r>
      <w:r w:rsidRPr="0025589C">
        <w:t xml:space="preserve">culture growth curve data, </w:t>
      </w:r>
      <w:r w:rsidRPr="00876E70">
        <w:t xml:space="preserve">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are</w:t>
      </w:r>
      <w:r w:rsidRPr="0025589C">
        <w:t xml:space="preserve"> competition coefficients, the ratios between inter- and intra-strain competitive effects. Note that </w:t>
      </w:r>
      <w:r>
        <w:t xml:space="preserve">in resource competition, </w:t>
      </w:r>
      <w:r w:rsidRPr="0025589C">
        <w:t xml:space="preserve">each strain can </w:t>
      </w:r>
      <w:r>
        <w:t>be</w:t>
      </w:r>
      <w:r w:rsidRPr="0025589C">
        <w:t xml:space="preserve"> limit</w:t>
      </w:r>
      <w:r>
        <w:t xml:space="preserve">ed by a different </w:t>
      </w:r>
      <w:r w:rsidRPr="0025589C">
        <w:t>resource</w:t>
      </w:r>
      <w:r>
        <w:t xml:space="preserve">, </w:t>
      </w:r>
      <w:r w:rsidRPr="0025589C">
        <w:t xml:space="preserve">and </w:t>
      </w:r>
      <w:r>
        <w:t xml:space="preserve">strains may vary in their </w:t>
      </w:r>
      <w:r w:rsidRPr="0025589C">
        <w:t>efficiency</w:t>
      </w:r>
      <w:r>
        <w:t xml:space="preserve"> of </w:t>
      </w:r>
      <w:r w:rsidRPr="0025589C">
        <w:t xml:space="preserve">resource </w:t>
      </w:r>
      <w:r>
        <w:t xml:space="preserve">utilization (i.e. uptake and conversion rates, see </w:t>
      </w:r>
      <w:r>
        <w:rPr>
          <w:b/>
          <w:bCs/>
        </w:rPr>
        <w:t>Appendix A</w:t>
      </w:r>
      <w:r w:rsidRPr="00874402">
        <w:t>)</w:t>
      </w:r>
      <w:r w:rsidRPr="0025589C">
        <w:t>.</w:t>
      </w:r>
    </w:p>
    <w:p w14:paraId="5FBB348E" w14:textId="77777777" w:rsidR="007C5E66" w:rsidRPr="004E2D88" w:rsidRDefault="007C5E66" w:rsidP="007C5E66">
      <w:r w:rsidRPr="00BF6B81">
        <w:rPr>
          <w:b/>
          <w:bCs/>
        </w:rPr>
        <w:lastRenderedPageBreak/>
        <w:t>Model fitting.</w:t>
      </w:r>
      <w:r>
        <w:rPr>
          <w:b/>
          <w:bCs/>
        </w:rPr>
        <w:t xml:space="preserve"> </w:t>
      </w:r>
      <w:r w:rsidRPr="0025589C">
        <w:t>The competition model (</w:t>
      </w:r>
      <w:proofErr w:type="spellStart"/>
      <w:r w:rsidRPr="0025589C">
        <w:t>eq</w:t>
      </w:r>
      <w:r>
        <w:t>s</w:t>
      </w:r>
      <w:proofErr w:type="spellEnd"/>
      <w:r w:rsidRPr="0025589C">
        <w:t xml:space="preserve">. 3) was fitted to growth curve data from the mixed culture, in which the </w:t>
      </w:r>
      <w:r>
        <w:t>total</w:t>
      </w:r>
      <w:r w:rsidRPr="0025589C">
        <w:t xml:space="preserve"> OD of both strains</w:t>
      </w:r>
      <w:r>
        <w:t xml:space="preserve"> in mixed culture</w:t>
      </w:r>
      <w:r w:rsidRPr="0025589C">
        <w:t xml:space="preserve"> was recorded over time (i.e. the </w:t>
      </w:r>
      <w:r>
        <w:t>bulk</w:t>
      </w:r>
      <w:r w:rsidRPr="0025589C">
        <w:t xml:space="preserve"> density, not the frequency or density of individual strains</w:t>
      </w:r>
      <w:r>
        <w:t xml:space="preserve">, see </w:t>
      </w:r>
      <w:r w:rsidRPr="00ED3476">
        <w:rPr>
          <w:b/>
          <w:bCs/>
          <w:color w:val="000000" w:themeColor="text1"/>
          <w:sz w:val="22"/>
          <w:szCs w:val="22"/>
        </w:rPr>
        <w:fldChar w:fldCharType="begin"/>
      </w:r>
      <w:r w:rsidRPr="00ED3476">
        <w:rPr>
          <w:b/>
          <w:bCs/>
          <w:color w:val="000000" w:themeColor="text1"/>
          <w:sz w:val="22"/>
          <w:szCs w:val="22"/>
        </w:rPr>
        <w:instrText xml:space="preserve"> REF _Ref512333581 \h  \* MERGEFORMAT </w:instrText>
      </w:r>
      <w:r w:rsidRPr="00ED3476">
        <w:rPr>
          <w:b/>
          <w:bCs/>
          <w:color w:val="000000" w:themeColor="text1"/>
          <w:sz w:val="22"/>
          <w:szCs w:val="22"/>
        </w:rPr>
      </w:r>
      <w:r w:rsidRPr="00ED3476">
        <w:rPr>
          <w:b/>
          <w:bCs/>
          <w:color w:val="000000" w:themeColor="text1"/>
          <w:sz w:val="22"/>
          <w:szCs w:val="22"/>
        </w:rPr>
        <w:fldChar w:fldCharType="separate"/>
      </w:r>
      <w:r w:rsidRPr="00E66975">
        <w:rPr>
          <w:b/>
          <w:bCs/>
          <w:color w:val="000000" w:themeColor="text1"/>
          <w:sz w:val="22"/>
          <w:szCs w:val="22"/>
        </w:rPr>
        <w:t>Figure 2</w:t>
      </w:r>
      <w:r w:rsidRPr="00ED3476">
        <w:rPr>
          <w:b/>
          <w:bCs/>
          <w:color w:val="000000" w:themeColor="text1"/>
          <w:sz w:val="22"/>
          <w:szCs w:val="22"/>
        </w:rPr>
        <w:fldChar w:fldCharType="end"/>
      </w:r>
      <w:r w:rsidRPr="00ED3476">
        <w:rPr>
          <w:b/>
          <w:bCs/>
          <w:color w:val="000000" w:themeColor="text1"/>
          <w:sz w:val="22"/>
          <w:szCs w:val="22"/>
        </w:rPr>
        <w:t>B</w:t>
      </w:r>
      <w:r>
        <w:rPr>
          <w:color w:val="000000" w:themeColor="text1"/>
          <w:sz w:val="22"/>
          <w:szCs w:val="22"/>
        </w:rPr>
        <w:t>).</w:t>
      </w:r>
      <w:r>
        <w:t xml:space="preserve">The growth </w:t>
      </w:r>
      <w:r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Pr="00876E70">
        <w:t xml:space="preserve">) were fixed to the values estimated from the mono-culture growth curves at the previous stage, and the fitting at this stage only provided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Fitting was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(th</w:t>
      </w:r>
      <w:r w:rsidRPr="0025589C">
        <w:t xml:space="preserve">e sum of the </w:t>
      </w:r>
      <w:r>
        <w:t>solutions</w:t>
      </w:r>
      <w:r w:rsidRPr="0025589C">
        <w:t xml:space="preserve"> of </w:t>
      </w:r>
      <w:proofErr w:type="spellStart"/>
      <w:r w:rsidRPr="0025589C">
        <w:t>eq</w:t>
      </w:r>
      <w:r>
        <w:t>s</w:t>
      </w:r>
      <w:proofErr w:type="spellEnd"/>
      <w:r w:rsidRPr="0025589C">
        <w:t>.</w:t>
      </w:r>
      <w:r>
        <w:t> </w:t>
      </w:r>
      <w:r w:rsidRPr="0025589C">
        <w:t>3</w:t>
      </w:r>
      <w:r>
        <w:t>; integrals solved numerically using LSODA solver</w:t>
      </w:r>
      <w:r w:rsidRPr="0025589C">
        <w:t>) and the total OD from the mixed culture</w:t>
      </w:r>
      <w:r>
        <w:t xml:space="preserve"> (</w:t>
      </w:r>
      <w:r>
        <w:rPr>
          <w:b/>
          <w:bCs/>
        </w:rPr>
        <w:t>Figure 4</w:t>
      </w:r>
      <w:r>
        <w:t>). Part of the strength of this approach stems from its use of measurements of the total density of mixed cultures, which is usually ignored when estimating fitness from growth curves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t xml:space="preserve">. </w:t>
      </w:r>
      <w:r w:rsidRPr="00C02787">
        <w:t xml:space="preserve">However, </w:t>
      </w:r>
      <w:r>
        <w:t>when such</w:t>
      </w:r>
      <w:r w:rsidRPr="005F568D">
        <w:t xml:space="preserve"> measurements are not </w:t>
      </w:r>
      <w:r>
        <w:t xml:space="preserve">available, competition coefficients can be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w:t>
      </w:r>
      <w:r w:rsidRPr="005F568D">
        <w:t xml:space="preserve"> </w:t>
      </w:r>
      <w:r>
        <w:t xml:space="preserve">This is the case for the </w:t>
      </w:r>
      <w:proofErr w:type="spellStart"/>
      <w:r>
        <w:rPr>
          <w:i/>
          <w:iCs/>
        </w:rPr>
        <w:t>lacI</w:t>
      </w:r>
      <w:proofErr w:type="spellEnd"/>
      <w:r>
        <w:t xml:space="preserve"> experiments. See </w:t>
      </w:r>
      <w:r w:rsidRPr="00DB4111">
        <w:rPr>
          <w:b/>
          <w:bCs/>
        </w:rPr>
        <w:t>Materials and Methods</w:t>
      </w:r>
      <w:r>
        <w:t xml:space="preserve"> for additional details</w:t>
      </w:r>
      <w:r w:rsidRPr="0025589C">
        <w:t>.</w:t>
      </w:r>
    </w:p>
    <w:p w14:paraId="2BDC12C4" w14:textId="77777777" w:rsidR="007C5E66" w:rsidRDefault="007C5E66" w:rsidP="007C5E66">
      <w:pPr>
        <w:spacing w:after="200" w:line="276" w:lineRule="auto"/>
        <w:ind w:firstLine="0"/>
      </w:pPr>
    </w:p>
    <w:p w14:paraId="34C8A140" w14:textId="77777777" w:rsidR="007C5E66" w:rsidRDefault="007C5E66" w:rsidP="007C5E66">
      <w:pPr>
        <w:spacing w:after="200" w:line="276" w:lineRule="auto"/>
        <w:ind w:firstLine="0"/>
      </w:pPr>
    </w:p>
    <w:p w14:paraId="0FDEE8FF" w14:textId="77777777" w:rsidR="007C5E66" w:rsidRPr="00F3419E" w:rsidRDefault="007C5E66" w:rsidP="007C5E66">
      <w:pPr>
        <w:spacing w:after="200"/>
        <w:rPr>
          <w:b/>
          <w:bCs/>
          <w:sz w:val="22"/>
          <w:szCs w:val="22"/>
        </w:rPr>
      </w:pPr>
      <w:r>
        <w:rPr>
          <w:b/>
          <w:bCs/>
          <w:noProof/>
          <w:sz w:val="22"/>
          <w:szCs w:val="22"/>
        </w:rPr>
        <w:drawing>
          <wp:inline distT="0" distB="0" distL="0" distR="0" wp14:anchorId="1A82A186" wp14:editId="207B429C">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5"/>
                    <a:stretch>
                      <a:fillRect/>
                    </a:stretch>
                  </pic:blipFill>
                  <pic:spPr>
                    <a:xfrm>
                      <a:off x="0" y="0"/>
                      <a:ext cx="6188710" cy="1375410"/>
                    </a:xfrm>
                    <a:prstGeom prst="rect">
                      <a:avLst/>
                    </a:prstGeom>
                  </pic:spPr>
                </pic:pic>
              </a:graphicData>
            </a:graphic>
          </wp:inline>
        </w:drawing>
      </w:r>
    </w:p>
    <w:p w14:paraId="759D42D2" w14:textId="594C9BCE" w:rsidR="007C5E66" w:rsidRDefault="007C5E66" w:rsidP="007C5E66">
      <w:pPr>
        <w:pStyle w:val="Caption"/>
        <w:spacing w:line="360" w:lineRule="auto"/>
        <w:rPr>
          <w:b w:val="0"/>
          <w:bCs w:val="0"/>
          <w:color w:val="auto"/>
          <w:sz w:val="22"/>
          <w:szCs w:val="22"/>
        </w:rPr>
      </w:pPr>
      <w:bookmarkStart w:id="78"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Pr>
          <w:noProof/>
          <w:color w:val="auto"/>
          <w:sz w:val="22"/>
          <w:szCs w:val="22"/>
        </w:rPr>
        <w:t>4</w:t>
      </w:r>
      <w:r w:rsidRPr="00B07CF2">
        <w:rPr>
          <w:sz w:val="22"/>
          <w:szCs w:val="22"/>
        </w:rPr>
        <w:fldChar w:fldCharType="end"/>
      </w:r>
      <w:bookmarkEnd w:id="78"/>
      <w:r w:rsidRPr="00B07CF2">
        <w:rPr>
          <w:color w:val="auto"/>
          <w:sz w:val="22"/>
          <w:szCs w:val="22"/>
        </w:rPr>
        <w:t xml:space="preserve">. Fitting </w:t>
      </w:r>
      <w:r>
        <w:rPr>
          <w:color w:val="auto"/>
          <w:sz w:val="22"/>
          <w:szCs w:val="22"/>
        </w:rPr>
        <w:t>competition</w:t>
      </w:r>
      <w:r w:rsidRPr="00B07CF2">
        <w:rPr>
          <w:color w:val="auto"/>
          <w:sz w:val="22"/>
          <w:szCs w:val="22"/>
        </w:rPr>
        <w:t xml:space="preserve"> model</w:t>
      </w:r>
      <w:r>
        <w:rPr>
          <w:color w:val="auto"/>
          <w:sz w:val="22"/>
          <w:szCs w:val="22"/>
        </w:rPr>
        <w:t>s</w:t>
      </w:r>
      <w:r w:rsidRPr="00B07CF2">
        <w:rPr>
          <w:color w:val="auto"/>
          <w:sz w:val="22"/>
          <w:szCs w:val="22"/>
        </w:rPr>
        <w:t xml:space="preserve"> to </w:t>
      </w:r>
      <w:r>
        <w:rPr>
          <w:color w:val="auto"/>
          <w:sz w:val="22"/>
          <w:szCs w:val="22"/>
        </w:rPr>
        <w:t>mixed culture growth curves</w:t>
      </w:r>
      <w:r w:rsidRPr="00B07CF2">
        <w:rPr>
          <w:color w:val="auto"/>
          <w:sz w:val="22"/>
          <w:szCs w:val="22"/>
        </w:rPr>
        <w:t>.</w:t>
      </w:r>
      <w:r w:rsidRPr="00B07CF2">
        <w:rPr>
          <w:b w:val="0"/>
          <w:bCs w:val="0"/>
          <w:color w:val="auto"/>
          <w:sz w:val="22"/>
          <w:szCs w:val="22"/>
        </w:rPr>
        <w:t xml:space="preserve"> </w:t>
      </w:r>
      <w:r>
        <w:rPr>
          <w:b w:val="0"/>
          <w:bCs w:val="0"/>
          <w:color w:val="auto"/>
          <w:sz w:val="22"/>
          <w:szCs w:val="22"/>
        </w:rPr>
        <w:t xml:space="preserve">The panels show mixed-culture growth curves (blue </w:t>
      </w:r>
      <w:del w:id="79" w:author="Yoav Ram" w:date="2019-02-05T11:44:00Z">
        <w:r w:rsidDel="00505F44">
          <w:rPr>
            <w:b w:val="0"/>
            <w:bCs w:val="0"/>
            <w:color w:val="auto"/>
            <w:sz w:val="22"/>
            <w:szCs w:val="22"/>
          </w:rPr>
          <w:delText xml:space="preserve">markers </w:delText>
        </w:r>
      </w:del>
      <w:ins w:id="80" w:author="Yoav Ram" w:date="2019-02-05T11:44:00Z">
        <w:r w:rsidR="00505F44">
          <w:rPr>
            <w:b w:val="0"/>
            <w:bCs w:val="0"/>
            <w:color w:val="auto"/>
            <w:sz w:val="22"/>
            <w:szCs w:val="22"/>
          </w:rPr>
          <w:t xml:space="preserve">symbols </w:t>
        </w:r>
      </w:ins>
      <w:r>
        <w:rPr>
          <w:b w:val="0"/>
          <w:bCs w:val="0"/>
          <w:color w:val="auto"/>
          <w:sz w:val="22"/>
          <w:szCs w:val="22"/>
        </w:rPr>
        <w:t xml:space="preserve">show </w:t>
      </w:r>
      <w:ins w:id="81" w:author="Yoav Ram" w:date="2019-02-05T11:44:00Z">
        <w:r w:rsidR="009B66A3">
          <w:rPr>
            <w:b w:val="0"/>
            <w:bCs w:val="0"/>
            <w:color w:val="auto"/>
            <w:sz w:val="22"/>
            <w:szCs w:val="22"/>
          </w:rPr>
          <w:t xml:space="preserve">measured </w:t>
        </w:r>
      </w:ins>
      <w:r>
        <w:rPr>
          <w:b w:val="0"/>
          <w:bCs w:val="0"/>
          <w:color w:val="auto"/>
          <w:sz w:val="22"/>
          <w:szCs w:val="22"/>
        </w:rPr>
        <w:t>total densit</w:t>
      </w:r>
      <w:ins w:id="82" w:author="Yoav Ram" w:date="2019-02-05T11:44:00Z">
        <w:r w:rsidR="009B66A3">
          <w:rPr>
            <w:b w:val="0"/>
            <w:bCs w:val="0"/>
            <w:color w:val="auto"/>
            <w:sz w:val="22"/>
            <w:szCs w:val="22"/>
          </w:rPr>
          <w:t>ies</w:t>
        </w:r>
      </w:ins>
      <w:del w:id="83" w:author="Yoav Ram" w:date="2019-02-05T11:44:00Z">
        <w:r w:rsidDel="009B66A3">
          <w:rPr>
            <w:b w:val="0"/>
            <w:bCs w:val="0"/>
            <w:color w:val="auto"/>
            <w:sz w:val="22"/>
            <w:szCs w:val="22"/>
          </w:rPr>
          <w:delText>y</w:delText>
        </w:r>
      </w:del>
      <w:r>
        <w:rPr>
          <w:b w:val="0"/>
          <w:bCs w:val="0"/>
          <w:color w:val="auto"/>
          <w:sz w:val="22"/>
          <w:szCs w:val="22"/>
        </w:rPr>
        <w:t xml:space="preserve">) and best-fit competition models (solid blue lines; </w:t>
      </w:r>
      <w:proofErr w:type="spellStart"/>
      <w:r w:rsidRPr="00B07CF2">
        <w:rPr>
          <w:b w:val="0"/>
          <w:bCs w:val="0"/>
          <w:color w:val="auto"/>
          <w:sz w:val="22"/>
          <w:szCs w:val="22"/>
        </w:rPr>
        <w:t>eq</w:t>
      </w:r>
      <w:r>
        <w:rPr>
          <w:b w:val="0"/>
          <w:bCs w:val="0"/>
          <w:color w:val="auto"/>
          <w:sz w:val="22"/>
          <w:szCs w:val="22"/>
        </w:rPr>
        <w:t>s</w:t>
      </w:r>
      <w:proofErr w:type="spellEnd"/>
      <w:r w:rsidRPr="00B07CF2">
        <w:rPr>
          <w:b w:val="0"/>
          <w:bCs w:val="0"/>
          <w:color w:val="auto"/>
          <w:sz w:val="22"/>
          <w:szCs w:val="22"/>
        </w:rPr>
        <w:t>.</w:t>
      </w:r>
      <w:r>
        <w:rPr>
          <w:b w:val="0"/>
          <w:bCs w:val="0"/>
          <w:color w:val="auto"/>
          <w:sz w:val="22"/>
          <w:szCs w:val="22"/>
        </w:rPr>
        <w:t> </w:t>
      </w:r>
      <w:r w:rsidRPr="00B07CF2">
        <w:rPr>
          <w:b w:val="0"/>
          <w:bCs w:val="0"/>
          <w:color w:val="auto"/>
          <w:sz w:val="22"/>
          <w:szCs w:val="22"/>
        </w:rPr>
        <w:t>3</w:t>
      </w:r>
      <w:r>
        <w:rPr>
          <w:b w:val="0"/>
          <w:bCs w:val="0"/>
          <w:color w:val="auto"/>
          <w:sz w:val="22"/>
          <w:szCs w:val="22"/>
        </w:rPr>
        <w:t>) from experiments A, B, and C (i.e. from the mixed growth sub-experiments). 32 replicates per experiment. D</w:t>
      </w:r>
      <w:r w:rsidRPr="00B07CF2">
        <w:rPr>
          <w:b w:val="0"/>
          <w:bCs w:val="0"/>
          <w:color w:val="auto"/>
          <w:sz w:val="22"/>
          <w:szCs w:val="22"/>
        </w:rPr>
        <w:t>ashed black lines show the prediction</w:t>
      </w:r>
      <w:r>
        <w:rPr>
          <w:b w:val="0"/>
          <w:bCs w:val="0"/>
          <w:color w:val="auto"/>
          <w:sz w:val="22"/>
          <w:szCs w:val="22"/>
        </w:rPr>
        <w:t xml:space="preserve"> </w:t>
      </w:r>
      <w:r w:rsidRPr="00553E22">
        <w:rPr>
          <w:b w:val="0"/>
          <w:bCs w:val="0"/>
          <w:color w:val="auto"/>
          <w:sz w:val="22"/>
          <w:szCs w:val="22"/>
        </w:rPr>
        <w:t xml:space="preserve">of </w:t>
      </w:r>
      <w:r w:rsidRPr="005E59D0">
        <w:rPr>
          <w:b w:val="0"/>
          <w:bCs w:val="0"/>
          <w:color w:val="auto"/>
          <w:sz w:val="22"/>
          <w:szCs w:val="22"/>
        </w:rPr>
        <w:t>a</w:t>
      </w:r>
      <w:r w:rsidRPr="005A63A6">
        <w:rPr>
          <w:b w:val="0"/>
          <w:bCs w:val="0"/>
          <w:color w:val="auto"/>
          <w:sz w:val="22"/>
          <w:szCs w:val="22"/>
        </w:rPr>
        <w:t xml:space="preserve">n </w:t>
      </w:r>
      <w:r w:rsidRPr="00A97878">
        <w:rPr>
          <w:b w:val="0"/>
          <w:bCs w:val="0"/>
          <w:color w:val="auto"/>
          <w:sz w:val="22"/>
          <w:szCs w:val="22"/>
        </w:rPr>
        <w:t xml:space="preserve">exponential model with </w:t>
      </w:r>
      <m:oMath>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1</m:t>
            </m:r>
          </m:sub>
        </m:sSub>
        <m:r>
          <m:rPr>
            <m:sty m:val="bi"/>
          </m:rPr>
          <w:rPr>
            <w:rFonts w:ascii="Cambria Math" w:hAnsi="Cambria Math"/>
            <w:color w:val="auto"/>
            <w:sz w:val="22"/>
            <w:szCs w:val="22"/>
          </w:rPr>
          <m:t>(t)+</m:t>
        </m:r>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2</m:t>
            </m:r>
          </m:sub>
        </m:sSub>
        <m:r>
          <m:rPr>
            <m:sty m:val="bi"/>
          </m:rPr>
          <w:rPr>
            <w:rFonts w:ascii="Cambria Math" w:hAnsi="Cambria Math"/>
            <w:color w:val="auto"/>
            <w:sz w:val="22"/>
            <w:szCs w:val="22"/>
          </w:rPr>
          <m:t>(t)=</m:t>
        </m:r>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0</m:t>
            </m:r>
          </m:sub>
        </m:sSub>
        <m:d>
          <m:dPr>
            <m:ctrlPr>
              <w:rPr>
                <w:rFonts w:ascii="Cambria Math" w:hAnsi="Cambria Math"/>
                <w:b w:val="0"/>
                <w:bCs w:val="0"/>
                <w:i/>
                <w:color w:val="auto"/>
                <w:sz w:val="22"/>
                <w:szCs w:val="22"/>
              </w:rPr>
            </m:ctrlPr>
          </m:dPr>
          <m:e>
            <m:sSup>
              <m:sSupPr>
                <m:ctrlPr>
                  <w:rPr>
                    <w:rFonts w:ascii="Cambria Math" w:hAnsi="Cambria Math"/>
                    <w:b w:val="0"/>
                    <w:bCs w:val="0"/>
                    <w:i/>
                    <w:color w:val="auto"/>
                    <w:sz w:val="22"/>
                    <w:szCs w:val="22"/>
                  </w:rPr>
                </m:ctrlPr>
              </m:sSupPr>
              <m:e>
                <m:r>
                  <m:rPr>
                    <m:sty m:val="bi"/>
                  </m:rPr>
                  <w:rPr>
                    <w:rFonts w:ascii="Cambria Math" w:hAnsi="Cambria Math"/>
                    <w:color w:val="auto"/>
                    <w:sz w:val="22"/>
                    <w:szCs w:val="22"/>
                  </w:rPr>
                  <m:t>e</m:t>
                </m:r>
              </m:e>
              <m:sup>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1</m:t>
                    </m:r>
                  </m:sub>
                </m:sSub>
                <m:r>
                  <m:rPr>
                    <m:sty m:val="bi"/>
                  </m:rPr>
                  <w:rPr>
                    <w:rFonts w:ascii="Cambria Math" w:hAnsi="Cambria Math"/>
                    <w:color w:val="auto"/>
                    <w:sz w:val="22"/>
                    <w:szCs w:val="22"/>
                  </w:rPr>
                  <m:t>t</m:t>
                </m:r>
              </m:sup>
            </m:sSup>
            <m:r>
              <m:rPr>
                <m:sty m:val="bi"/>
              </m:rPr>
              <w:rPr>
                <w:rFonts w:ascii="Cambria Math" w:hAnsi="Cambria Math"/>
                <w:color w:val="auto"/>
                <w:sz w:val="22"/>
                <w:szCs w:val="22"/>
              </w:rPr>
              <m:t>+</m:t>
            </m:r>
            <m:sSup>
              <m:sSupPr>
                <m:ctrlPr>
                  <w:rPr>
                    <w:rFonts w:ascii="Cambria Math" w:hAnsi="Cambria Math"/>
                    <w:b w:val="0"/>
                    <w:bCs w:val="0"/>
                    <w:i/>
                    <w:color w:val="auto"/>
                    <w:sz w:val="22"/>
                    <w:szCs w:val="22"/>
                  </w:rPr>
                </m:ctrlPr>
              </m:sSupPr>
              <m:e>
                <m:r>
                  <m:rPr>
                    <m:sty m:val="bi"/>
                  </m:rPr>
                  <w:rPr>
                    <w:rFonts w:ascii="Cambria Math" w:hAnsi="Cambria Math"/>
                    <w:color w:val="auto"/>
                    <w:sz w:val="22"/>
                    <w:szCs w:val="22"/>
                  </w:rPr>
                  <m:t>e</m:t>
                </m:r>
              </m:e>
              <m:sup>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2</m:t>
                    </m:r>
                  </m:sub>
                </m:sSub>
                <m:r>
                  <m:rPr>
                    <m:sty m:val="bi"/>
                  </m:rPr>
                  <w:rPr>
                    <w:rFonts w:ascii="Cambria Math" w:hAnsi="Cambria Math"/>
                    <w:color w:val="auto"/>
                    <w:sz w:val="22"/>
                    <w:szCs w:val="22"/>
                  </w:rPr>
                  <m:t>t</m:t>
                </m:r>
              </m:sup>
            </m:sSup>
          </m:e>
        </m:d>
      </m:oMath>
      <w:r w:rsidRPr="00A97878">
        <w:rPr>
          <w:b w:val="0"/>
          <w:bCs w:val="0"/>
          <w:color w:val="auto"/>
          <w:sz w:val="22"/>
          <w:szCs w:val="22"/>
        </w:rPr>
        <w:t xml:space="preserve"> (</w:t>
      </w:r>
      <w:r>
        <w:rPr>
          <w:b w:val="0"/>
          <w:bCs w:val="0"/>
          <w:color w:val="auto"/>
          <w:sz w:val="22"/>
          <w:szCs w:val="22"/>
        </w:rPr>
        <w:t xml:space="preserve">see </w:t>
      </w:r>
      <w:r w:rsidRPr="00AA2374">
        <w:rPr>
          <w:color w:val="auto"/>
          <w:sz w:val="22"/>
          <w:szCs w:val="22"/>
        </w:rPr>
        <w:t xml:space="preserve">Figure </w:t>
      </w:r>
      <w:r>
        <w:rPr>
          <w:color w:val="auto"/>
          <w:sz w:val="22"/>
          <w:szCs w:val="22"/>
        </w:rPr>
        <w:t>1</w:t>
      </w:r>
      <w:r w:rsidRPr="00560BED">
        <w:rPr>
          <w:b w:val="0"/>
          <w:bCs w:val="0"/>
          <w:color w:val="auto"/>
          <w:sz w:val="22"/>
          <w:szCs w:val="22"/>
        </w:rPr>
        <w:t>)</w:t>
      </w:r>
      <w:r>
        <w:rPr>
          <w:b w:val="0"/>
          <w:bCs w:val="0"/>
          <w:color w:val="auto"/>
          <w:sz w:val="22"/>
          <w:szCs w:val="22"/>
        </w:rPr>
        <w:t xml:space="preserve">. </w:t>
      </w:r>
    </w:p>
    <w:p w14:paraId="2D19575E" w14:textId="77777777" w:rsidR="007C5E66" w:rsidRPr="007541FE" w:rsidRDefault="007C5E66" w:rsidP="007C5E66"/>
    <w:p w14:paraId="40398C56" w14:textId="77777777" w:rsidR="007C5E66" w:rsidRDefault="007C5E66" w:rsidP="007C5E66">
      <w:pPr>
        <w:spacing w:after="200" w:line="276" w:lineRule="auto"/>
        <w:ind w:firstLine="0"/>
        <w:rPr>
          <w:rFonts w:eastAsiaTheme="majorEastAsia"/>
          <w:b/>
          <w:bCs/>
        </w:rPr>
      </w:pPr>
      <w:r>
        <w:br w:type="page"/>
      </w:r>
    </w:p>
    <w:p w14:paraId="7AC99B40" w14:textId="77777777" w:rsidR="007C5E66" w:rsidRPr="0025589C" w:rsidRDefault="007C5E66" w:rsidP="007C5E66">
      <w:pPr>
        <w:pStyle w:val="Heading2"/>
        <w:spacing w:line="360" w:lineRule="auto"/>
        <w:ind w:firstLine="284"/>
      </w:pPr>
      <w:r w:rsidRPr="0025589C">
        <w:lastRenderedPageBreak/>
        <w:t>Prediction and validation</w:t>
      </w:r>
    </w:p>
    <w:p w14:paraId="2355E88D" w14:textId="77777777" w:rsidR="007C5E66" w:rsidRPr="00876E70" w:rsidRDefault="007C5E66" w:rsidP="007C5E66">
      <w:r w:rsidRPr="00BF6B81">
        <w:rPr>
          <w:b/>
          <w:bCs/>
        </w:rPr>
        <w:t>Model prediction</w:t>
      </w:r>
      <w:r>
        <w:rPr>
          <w:b/>
          <w:bCs/>
        </w:rPr>
        <w:t xml:space="preserve">. </w:t>
      </w:r>
      <w:r>
        <w:t xml:space="preserve">We </w:t>
      </w:r>
      <w:r w:rsidRPr="0025589C">
        <w:t>solved the competition model (</w:t>
      </w:r>
      <w:proofErr w:type="spellStart"/>
      <w:r w:rsidRPr="0025589C">
        <w:t>eq</w:t>
      </w:r>
      <w:r>
        <w:t>s</w:t>
      </w:r>
      <w:proofErr w:type="spellEnd"/>
      <w:r w:rsidRPr="0025589C">
        <w:t>. 3)</w:t>
      </w:r>
      <w:r w:rsidRPr="002130A0">
        <w:t xml:space="preserve"> </w:t>
      </w:r>
      <w:r>
        <w:t>using</w:t>
      </w:r>
      <w:r w:rsidRPr="0025589C">
        <w:t xml:space="preserve"> estimates of all the competition model parameters, </w:t>
      </w:r>
      <w:r>
        <w:t>and</w:t>
      </w:r>
      <w:r w:rsidRPr="0025589C">
        <w:t xml:space="preserve"> numerical integration</w:t>
      </w:r>
      <w:r>
        <w:t xml:space="preserve"> (LSODA solver)</w:t>
      </w:r>
      <w:r w:rsidRPr="0025589C">
        <w:t xml:space="preserve">, </w:t>
      </w:r>
      <w:r>
        <w:t>thereby</w:t>
      </w:r>
      <w:r w:rsidRPr="0025589C">
        <w:t xml:space="preserve"> providing a prediction for the cell </w:t>
      </w:r>
      <w:r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 From these predicted densities, the relative frequencies of each strain over time were estimated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Pr="00876E70">
        <w:t>.</w:t>
      </w:r>
    </w:p>
    <w:p w14:paraId="31C73E44" w14:textId="5693158E" w:rsidR="007C5E66" w:rsidRDefault="007C5E66" w:rsidP="007C5E66">
      <w:r w:rsidRPr="00BF6B81">
        <w:rPr>
          <w:b/>
          <w:bCs/>
        </w:rPr>
        <w:t>Experimental validation</w:t>
      </w:r>
      <w:r>
        <w:rPr>
          <w:b/>
          <w:bCs/>
        </w:rPr>
        <w:t>: relative growth</w:t>
      </w:r>
      <w:r w:rsidRPr="00BF6B81">
        <w:rPr>
          <w:b/>
          <w:bCs/>
        </w:rPr>
        <w:t>.</w:t>
      </w:r>
      <w:r>
        <w:rPr>
          <w:b/>
          <w:bCs/>
        </w:rPr>
        <w:t xml:space="preserve"> </w:t>
      </w:r>
      <w:r w:rsidRPr="00D45D2D">
        <w:t>We</w:t>
      </w:r>
      <w:r>
        <w:rPr>
          <w:b/>
          <w:bCs/>
        </w:rPr>
        <w:t xml:space="preserve"> </w:t>
      </w:r>
      <w:r w:rsidRPr="00D45D2D">
        <w:t>compare</w:t>
      </w:r>
      <w:r>
        <w:t xml:space="preserve">d the model </w:t>
      </w:r>
      <w:r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Pr="00876E70">
        <w:t xml:space="preserve"> to experimental</w:t>
      </w:r>
      <w:r>
        <w:t xml:space="preserve"> relative frequencies obtained using flow cytometry from mixed culture samples in the fluorescent experiments. E</w:t>
      </w:r>
      <w:r w:rsidRPr="0025589C">
        <w:t xml:space="preserve">xperimental </w:t>
      </w:r>
      <w:r>
        <w:t xml:space="preserve">results </w:t>
      </w:r>
      <w:del w:id="84" w:author="Yoav Ram" w:date="2019-02-05T11:45:00Z">
        <w:r w:rsidDel="00FE0CF4">
          <w:delText xml:space="preserve">(green and red dots) </w:delText>
        </w:r>
      </w:del>
      <w:r>
        <w:t xml:space="preserve">and </w:t>
      </w:r>
      <w:r w:rsidRPr="0025589C">
        <w:t xml:space="preserve">model predictions </w:t>
      </w:r>
      <w:del w:id="85" w:author="Yoav Ram" w:date="2019-02-05T11:45:00Z">
        <w:r w:rsidDel="00FE0CF4">
          <w:delText xml:space="preserve">(green and red dashed lines) </w:delText>
        </w:r>
      </w:del>
      <w:r>
        <w:t xml:space="preserve">are shown in </w:t>
      </w:r>
      <w:r>
        <w:rPr>
          <w:b/>
          <w:bCs/>
        </w:rPr>
        <w:t>Figure 5</w:t>
      </w:r>
      <w:r w:rsidRPr="005C5B17">
        <w:t>,</w:t>
      </w:r>
      <w:r>
        <w:t xml:space="preserve"> </w:t>
      </w:r>
      <w:r w:rsidRPr="0025589C">
        <w:t>to</w:t>
      </w:r>
      <w:r>
        <w:t>gether with the</w:t>
      </w:r>
      <w:r w:rsidRPr="0025589C">
        <w:t xml:space="preserve"> exponential model predictions </w:t>
      </w:r>
      <w:r>
        <w:t>(</w:t>
      </w:r>
      <w:del w:id="86" w:author="Yoav Ram" w:date="2019-02-05T11:46:00Z">
        <w:r w:rsidRPr="0025589C" w:rsidDel="00FE0CF4">
          <w:delText>black dashed lines</w:delText>
        </w:r>
        <w:r w:rsidDel="00FE0CF4">
          <w:delText xml:space="preserve">; </w:delTex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up>
              </m:sSup>
            </m:den>
          </m:f>
        </m:oMath>
        <w:r w:rsidDel="00FE0CF4">
          <w:delText xml:space="preserve"> and </w:delTex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oMath>
        <w:r w:rsidDel="00FE0CF4">
          <w:delText xml:space="preserve">; </w:delText>
        </w:r>
        <w:r w:rsidRPr="0025589C" w:rsidDel="00FE0CF4">
          <w:delText>see</w:delText>
        </w:r>
        <w:r w:rsidDel="00FE0CF4">
          <w:delText xml:space="preserve"> </w:delText>
        </w:r>
        <w:r w:rsidRPr="0005062D" w:rsidDel="00FE0CF4">
          <w:rPr>
            <w:b/>
            <w:bCs/>
          </w:rPr>
          <w:delText xml:space="preserve">Figure </w:delText>
        </w:r>
        <w:r w:rsidDel="00FE0CF4">
          <w:rPr>
            <w:b/>
            <w:bCs/>
          </w:rPr>
          <w:delText>1</w:delText>
        </w:r>
        <w:r w:rsidRPr="0025589C" w:rsidDel="00FE0CF4">
          <w:delText xml:space="preserve"> for details on the exponential model</w:delText>
        </w:r>
        <w:r w:rsidDel="00FE0CF4">
          <w:delText xml:space="preserve">, </w:delText>
        </w:r>
      </w:del>
      <w:r>
        <w:t>which effectively uses the growth rate as a proxy for fitness</w:t>
      </w:r>
      <w:r w:rsidRPr="0025589C">
        <w:t xml:space="preserve">). </w:t>
      </w:r>
      <w:del w:id="87" w:author="Yoav Ram" w:date="2019-02-05T11:45:00Z">
        <w:r w:rsidDel="00FE0CF4">
          <w:delText>The</w:delText>
        </w:r>
        <w:r w:rsidRPr="0025589C" w:rsidDel="00FE0CF4">
          <w:delText xml:space="preserve"> </w:delText>
        </w:r>
      </w:del>
      <w:ins w:id="88" w:author="Yoav Ram" w:date="2019-02-05T11:45:00Z">
        <w:r w:rsidR="00FE0CF4">
          <w:t>Our</w:t>
        </w:r>
        <w:r w:rsidR="00FE0CF4" w:rsidRPr="0025589C">
          <w:t xml:space="preserve"> </w:t>
        </w:r>
      </w:ins>
      <w:r w:rsidRPr="0025589C">
        <w:t>model perform</w:t>
      </w:r>
      <w:r>
        <w:t>ed</w:t>
      </w:r>
      <w:r w:rsidRPr="0025589C">
        <w:t xml:space="preserve"> well and clearly improve</w:t>
      </w:r>
      <w:r>
        <w:t>d</w:t>
      </w:r>
      <w:r w:rsidRPr="0025589C">
        <w:t xml:space="preserve"> upon the exponential model for predicting competition dynamics in a mixed culture.</w:t>
      </w:r>
    </w:p>
    <w:p w14:paraId="43AC96C3" w14:textId="77777777" w:rsidR="007C5E66" w:rsidRDefault="007C5E66" w:rsidP="007C5E66"/>
    <w:p w14:paraId="4F208B6F" w14:textId="77777777" w:rsidR="007C5E66" w:rsidRPr="00634C42" w:rsidRDefault="007C5E66" w:rsidP="007C5E66"/>
    <w:p w14:paraId="2E91FDF0" w14:textId="77777777" w:rsidR="007C5E66" w:rsidRDefault="007C5E66" w:rsidP="007C5E66">
      <w:pPr>
        <w:spacing w:after="200" w:line="276" w:lineRule="auto"/>
        <w:ind w:firstLine="0"/>
        <w:jc w:val="center"/>
      </w:pPr>
      <w:r>
        <w:rPr>
          <w:noProof/>
        </w:rPr>
        <w:drawing>
          <wp:inline distT="0" distB="0" distL="0" distR="0" wp14:anchorId="33B7259A" wp14:editId="142A5100">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31C7A725" w14:textId="4D842130" w:rsidR="007C5E66" w:rsidRDefault="007C5E66" w:rsidP="007C5E66">
      <w:pPr>
        <w:pStyle w:val="Caption"/>
        <w:spacing w:line="360" w:lineRule="auto"/>
        <w:rPr>
          <w:b w:val="0"/>
          <w:bCs w:val="0"/>
          <w:color w:val="auto"/>
          <w:sz w:val="22"/>
          <w:szCs w:val="22"/>
        </w:rPr>
      </w:pPr>
      <w:bookmarkStart w:id="89"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Pr>
          <w:noProof/>
          <w:color w:val="000000" w:themeColor="text1"/>
          <w:sz w:val="22"/>
          <w:szCs w:val="22"/>
        </w:rPr>
        <w:t>5</w:t>
      </w:r>
      <w:r w:rsidRPr="00F3419E">
        <w:rPr>
          <w:b w:val="0"/>
          <w:bCs w:val="0"/>
          <w:color w:val="000000" w:themeColor="text1"/>
          <w:sz w:val="22"/>
          <w:szCs w:val="22"/>
        </w:rPr>
        <w:fldChar w:fldCharType="end"/>
      </w:r>
      <w:bookmarkEnd w:id="89"/>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Pr>
          <w:b w:val="0"/>
          <w:bCs w:val="0"/>
          <w:color w:val="auto"/>
          <w:sz w:val="22"/>
          <w:szCs w:val="22"/>
        </w:rPr>
        <w:t>dots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S3 </w:t>
      </w:r>
      <w:r w:rsidRPr="00B07CF2">
        <w:rPr>
          <w:b w:val="0"/>
          <w:bCs w:val="0"/>
          <w:color w:val="auto"/>
          <w:sz w:val="22"/>
          <w:szCs w:val="22"/>
        </w:rPr>
        <w:t xml:space="preserve">for confidence intervals) of relative strain frequencies in a mixed culture. </w:t>
      </w:r>
      <w:r>
        <w:rPr>
          <w:b w:val="0"/>
          <w:bCs w:val="0"/>
          <w:color w:val="auto"/>
          <w:sz w:val="22"/>
          <w:szCs w:val="22"/>
        </w:rPr>
        <w:t>Red</w:t>
      </w:r>
      <w:r w:rsidRPr="00B07CF2">
        <w:rPr>
          <w:b w:val="0"/>
          <w:bCs w:val="0"/>
          <w:color w:val="auto"/>
          <w:sz w:val="22"/>
          <w:szCs w:val="22"/>
        </w:rPr>
        <w:t xml:space="preserve"> and </w:t>
      </w:r>
      <w:r>
        <w:rPr>
          <w:b w:val="0"/>
          <w:bCs w:val="0"/>
          <w:color w:val="auto"/>
          <w:sz w:val="22"/>
          <w:szCs w:val="22"/>
        </w:rPr>
        <w:t xml:space="preserve">green </w:t>
      </w:r>
      <w:r w:rsidRPr="00B07CF2">
        <w:rPr>
          <w:b w:val="0"/>
          <w:bCs w:val="0"/>
          <w:color w:val="auto"/>
          <w:sz w:val="22"/>
          <w:szCs w:val="22"/>
        </w:rPr>
        <w:t>dashed lines show our model predictions</w:t>
      </w:r>
      <w:r>
        <w:rPr>
          <w:b w:val="0"/>
          <w:bCs w:val="0"/>
          <w:color w:val="auto"/>
          <w:sz w:val="22"/>
          <w:szCs w:val="22"/>
        </w:rPr>
        <w:t xml:space="preserve"> for the </w:t>
      </w:r>
      <w:del w:id="90" w:author="Yoav Ram" w:date="2019-02-05T12:32:00Z">
        <w:r w:rsidDel="000A2E15">
          <w:rPr>
            <w:b w:val="0"/>
            <w:bCs w:val="0"/>
            <w:color w:val="auto"/>
            <w:sz w:val="22"/>
            <w:szCs w:val="22"/>
          </w:rPr>
          <w:delText xml:space="preserve">red </w:delText>
        </w:r>
      </w:del>
      <w:ins w:id="91" w:author="Yoav Ram" w:date="2019-02-05T12:36:00Z">
        <w:r w:rsidR="00B24D46">
          <w:rPr>
            <w:b w:val="0"/>
            <w:bCs w:val="0"/>
            <w:color w:val="auto"/>
            <w:sz w:val="22"/>
            <w:szCs w:val="22"/>
          </w:rPr>
          <w:t>red</w:t>
        </w:r>
      </w:ins>
      <w:ins w:id="92" w:author="Yoav Ram" w:date="2019-02-05T12:32:00Z">
        <w:r w:rsidR="000A2E15">
          <w:rPr>
            <w:b w:val="0"/>
            <w:bCs w:val="0"/>
            <w:color w:val="auto"/>
            <w:sz w:val="22"/>
            <w:szCs w:val="22"/>
          </w:rPr>
          <w:t xml:space="preserve"> </w:t>
        </w:r>
      </w:ins>
      <w:r>
        <w:rPr>
          <w:b w:val="0"/>
          <w:bCs w:val="0"/>
          <w:color w:val="auto"/>
          <w:sz w:val="22"/>
          <w:szCs w:val="22"/>
        </w:rPr>
        <w:t xml:space="preserve">and </w:t>
      </w:r>
      <w:del w:id="93" w:author="Yoav Ram" w:date="2019-02-05T12:32:00Z">
        <w:r w:rsidDel="000A2E15">
          <w:rPr>
            <w:b w:val="0"/>
            <w:bCs w:val="0"/>
            <w:color w:val="auto"/>
            <w:sz w:val="22"/>
            <w:szCs w:val="22"/>
          </w:rPr>
          <w:delText xml:space="preserve">green </w:delText>
        </w:r>
      </w:del>
      <w:ins w:id="94" w:author="Yoav Ram" w:date="2019-02-05T12:36:00Z">
        <w:r w:rsidR="00B24D46">
          <w:rPr>
            <w:b w:val="0"/>
            <w:bCs w:val="0"/>
            <w:color w:val="auto"/>
            <w:sz w:val="22"/>
            <w:szCs w:val="22"/>
          </w:rPr>
          <w:t>green</w:t>
        </w:r>
      </w:ins>
      <w:ins w:id="95" w:author="Yoav Ram" w:date="2019-02-05T12:32:00Z">
        <w:r w:rsidR="000A2E15">
          <w:rPr>
            <w:b w:val="0"/>
            <w:bCs w:val="0"/>
            <w:color w:val="auto"/>
            <w:sz w:val="22"/>
            <w:szCs w:val="22"/>
          </w:rPr>
          <w:t xml:space="preserve"> </w:t>
        </w:r>
      </w:ins>
      <w:r>
        <w:rPr>
          <w:b w:val="0"/>
          <w:bCs w:val="0"/>
          <w:color w:val="auto"/>
          <w:sz w:val="22"/>
          <w:szCs w:val="22"/>
        </w:rPr>
        <w:t>strains (</w:t>
      </w:r>
      <w:del w:id="96" w:author="Yoav Ram" w:date="2019-02-05T12:32:00Z">
        <w:r w:rsidDel="000A2E15">
          <w:rPr>
            <w:b w:val="0"/>
            <w:bCs w:val="0"/>
            <w:color w:val="auto"/>
            <w:sz w:val="22"/>
            <w:szCs w:val="22"/>
          </w:rPr>
          <w:delText>strains 1 and 2 of each experiment</w:delText>
        </w:r>
      </w:del>
      <w:ins w:id="97" w:author="Yoav Ram" w:date="2019-02-05T12:36:00Z">
        <w:r w:rsidR="00B24D46">
          <w:rPr>
            <w:b w:val="0"/>
            <w:bCs w:val="0"/>
            <w:color w:val="auto"/>
            <w:sz w:val="22"/>
            <w:szCs w:val="22"/>
          </w:rPr>
          <w:t>red</w:t>
        </w:r>
      </w:ins>
      <w:ins w:id="98" w:author="Yoav Ram" w:date="2019-02-05T12:32:00Z">
        <w:r w:rsidR="000A2E15">
          <w:rPr>
            <w:b w:val="0"/>
            <w:bCs w:val="0"/>
            <w:color w:val="auto"/>
            <w:sz w:val="22"/>
            <w:szCs w:val="22"/>
          </w:rPr>
          <w:t xml:space="preserve"> strains eventually win in all experiments</w:t>
        </w:r>
      </w:ins>
      <w:r>
        <w:rPr>
          <w:b w:val="0"/>
          <w:bCs w:val="0"/>
          <w:color w:val="auto"/>
          <w:sz w:val="22"/>
          <w:szCs w:val="22"/>
        </w:rPr>
        <w:t>)</w:t>
      </w:r>
      <w:r w:rsidRPr="00B07CF2">
        <w:rPr>
          <w:b w:val="0"/>
          <w:bCs w:val="0"/>
          <w:color w:val="auto"/>
          <w:sz w:val="22"/>
          <w:szCs w:val="22"/>
        </w:rPr>
        <w:t>; dashed black lines show exponential model predictio</w:t>
      </w:r>
      <w:r w:rsidRPr="0063203F">
        <w:rPr>
          <w:b w:val="0"/>
          <w:bCs w:val="0"/>
          <w:color w:val="000000" w:themeColor="text1"/>
          <w:sz w:val="22"/>
          <w:szCs w:val="22"/>
        </w:rPr>
        <w:t>ns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m:t>
        </m:r>
        <m:f>
          <m:fPr>
            <m:ctrlPr>
              <w:rPr>
                <w:rFonts w:ascii="Cambria Math" w:hAnsi="Cambria Math"/>
                <w:b w:val="0"/>
                <w:bCs w:val="0"/>
                <w:i/>
                <w:color w:val="000000" w:themeColor="text1"/>
              </w:rPr>
            </m:ctrlPr>
          </m:fPr>
          <m:num>
            <m:r>
              <m:rPr>
                <m:sty m:val="bi"/>
              </m:rPr>
              <w:rPr>
                <w:rFonts w:ascii="Cambria Math" w:hAnsi="Cambria Math"/>
                <w:color w:val="000000" w:themeColor="text1"/>
              </w:rPr>
              <m:t>1</m:t>
            </m:r>
          </m:num>
          <m:den>
            <m:r>
              <m:rPr>
                <m:sty m:val="bi"/>
              </m:rPr>
              <w:rPr>
                <w:rFonts w:ascii="Cambria Math" w:hAnsi="Cambria Math"/>
                <w:color w:val="000000" w:themeColor="text1"/>
              </w:rPr>
              <m:t>1+</m:t>
            </m:r>
            <m:sSup>
              <m:sSupPr>
                <m:ctrlPr>
                  <w:rPr>
                    <w:rFonts w:ascii="Cambria Math" w:hAnsi="Cambria Math"/>
                    <w:b w:val="0"/>
                    <w:bCs w:val="0"/>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d>
                  <m:dPr>
                    <m:ctrlPr>
                      <w:rPr>
                        <w:rFonts w:ascii="Cambria Math" w:hAnsi="Cambria Math"/>
                        <w:b w:val="0"/>
                        <w:bCs w:val="0"/>
                        <w:i/>
                        <w:color w:val="000000" w:themeColor="text1"/>
                      </w:rPr>
                    </m:ctrlPr>
                  </m:dPr>
                  <m:e>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1</m:t>
                        </m:r>
                      </m:sub>
                    </m:sSub>
                    <m:r>
                      <m:rPr>
                        <m:sty m:val="bi"/>
                      </m:rPr>
                      <w:rPr>
                        <w:rFonts w:ascii="Cambria Math" w:hAnsi="Cambria Math"/>
                        <w:color w:val="000000" w:themeColor="text1"/>
                      </w:rPr>
                      <m:t>-</m:t>
                    </m:r>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2</m:t>
                        </m:r>
                      </m:sub>
                    </m:sSub>
                  </m:e>
                </m:d>
              </m:sup>
            </m:sSup>
          </m:den>
        </m:f>
      </m:oMath>
      <w:r w:rsidRPr="0063203F">
        <w:rPr>
          <w:b w:val="0"/>
          <w:bCs w:val="0"/>
          <w:color w:val="000000" w:themeColor="text1"/>
        </w:rPr>
        <w:t xml:space="preserve"> and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2</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=1-</m:t>
        </m:r>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oMath>
      <w:r w:rsidRPr="0063203F">
        <w:rPr>
          <w:b w:val="0"/>
          <w:bCs w:val="0"/>
          <w:color w:val="000000" w:themeColor="text1"/>
        </w:rPr>
        <w:t xml:space="preserve">; </w:t>
      </w:r>
      <w:r w:rsidRPr="0063203F">
        <w:rPr>
          <w:b w:val="0"/>
          <w:bCs w:val="0"/>
          <w:color w:val="000000" w:themeColor="text1"/>
          <w:sz w:val="22"/>
          <w:szCs w:val="22"/>
        </w:rPr>
        <w:t>s</w:t>
      </w:r>
      <w:r w:rsidRPr="00B07CF2">
        <w:rPr>
          <w:b w:val="0"/>
          <w:bCs w:val="0"/>
          <w:color w:val="auto"/>
          <w:sz w:val="22"/>
          <w:szCs w:val="22"/>
        </w:rPr>
        <w:t xml:space="preserve">ee </w:t>
      </w:r>
      <w:r w:rsidRPr="00F3419E">
        <w:rPr>
          <w:color w:val="auto"/>
          <w:sz w:val="22"/>
          <w:szCs w:val="22"/>
        </w:rPr>
        <w:t xml:space="preserve">Figure </w:t>
      </w:r>
      <w:r>
        <w:rPr>
          <w:color w:val="auto"/>
          <w:sz w:val="22"/>
          <w:szCs w:val="22"/>
        </w:rPr>
        <w:t>1</w:t>
      </w:r>
      <w:r w:rsidRPr="00B07CF2">
        <w:rPr>
          <w:b w:val="0"/>
          <w:bCs w:val="0"/>
          <w:color w:val="auto"/>
          <w:sz w:val="22"/>
          <w:szCs w:val="22"/>
        </w:rPr>
        <w:t xml:space="preserve">). Error bars show standard deviation (hardly seen in </w:t>
      </w:r>
      <w:r>
        <w:rPr>
          <w:b w:val="0"/>
          <w:bCs w:val="0"/>
          <w:color w:val="auto"/>
          <w:sz w:val="22"/>
          <w:szCs w:val="22"/>
        </w:rPr>
        <w:t>A</w:t>
      </w:r>
      <w:r w:rsidRPr="00B07CF2">
        <w:rPr>
          <w:b w:val="0"/>
          <w:bCs w:val="0"/>
          <w:color w:val="auto"/>
          <w:sz w:val="22"/>
          <w:szCs w:val="22"/>
        </w:rPr>
        <w:t xml:space="preserve"> and </w:t>
      </w:r>
      <w:r>
        <w:rPr>
          <w:b w:val="0"/>
          <w:bCs w:val="0"/>
          <w:color w:val="auto"/>
          <w:sz w:val="22"/>
          <w:szCs w:val="22"/>
        </w:rPr>
        <w:t>C</w:t>
      </w:r>
      <w:r w:rsidRPr="00B07CF2">
        <w:rPr>
          <w:b w:val="0"/>
          <w:bCs w:val="0"/>
          <w:color w:val="auto"/>
          <w:sz w:val="22"/>
          <w:szCs w:val="22"/>
        </w:rPr>
        <w:t xml:space="preserve">). </w:t>
      </w:r>
    </w:p>
    <w:p w14:paraId="536410CE" w14:textId="77777777" w:rsidR="007C5E66" w:rsidRPr="0093604D" w:rsidRDefault="007C5E66" w:rsidP="007C5E66"/>
    <w:p w14:paraId="40E58AEC" w14:textId="34A7C0A3" w:rsidR="007C5E66" w:rsidRPr="001C0C2F" w:rsidRDefault="007C5E66">
      <w:r>
        <w:rPr>
          <w:b/>
          <w:bCs/>
        </w:rPr>
        <w:br w:type="page"/>
      </w:r>
      <w:r w:rsidRPr="00BF6B81">
        <w:rPr>
          <w:b/>
          <w:bCs/>
        </w:rPr>
        <w:lastRenderedPageBreak/>
        <w:t>Experimental validation</w:t>
      </w:r>
      <w:r>
        <w:rPr>
          <w:b/>
          <w:bCs/>
        </w:rPr>
        <w:t>: relative fitness</w:t>
      </w:r>
      <w:r w:rsidRPr="00BF6B81">
        <w:rPr>
          <w:b/>
          <w:bCs/>
        </w:rPr>
        <w:t>.</w:t>
      </w:r>
      <w:r>
        <w:rPr>
          <w:b/>
          <w:bCs/>
        </w:rPr>
        <w:t xml:space="preserve"> </w:t>
      </w:r>
      <w:r>
        <w:t xml:space="preserve">We validated the use of this new approach for estimation of relative fitness using </w:t>
      </w:r>
      <w:ins w:id="99" w:author="Yoav Ram" w:date="2019-02-05T11:56:00Z">
        <w:r w:rsidR="0026707A">
          <w:t xml:space="preserve">eight </w:t>
        </w:r>
      </w:ins>
      <w:r>
        <w:t xml:space="preserve">pairs of </w:t>
      </w:r>
      <w:proofErr w:type="spellStart"/>
      <w:r>
        <w:rPr>
          <w:i/>
          <w:iCs/>
        </w:rPr>
        <w:t>lacI</w:t>
      </w:r>
      <w:proofErr w:type="spellEnd"/>
      <w:r>
        <w:t>+</w:t>
      </w:r>
      <w:r>
        <w:rPr>
          <w:vertAlign w:val="subscript"/>
        </w:rPr>
        <w:t xml:space="preserve"> </w:t>
      </w:r>
      <w:r>
        <w:t xml:space="preserve"> and </w:t>
      </w:r>
      <w:proofErr w:type="spellStart"/>
      <w:r>
        <w:rPr>
          <w:i/>
          <w:iCs/>
        </w:rPr>
        <w:t>lacI</w:t>
      </w:r>
      <w:proofErr w:type="spellEnd"/>
      <w:r>
        <w:t>-</w:t>
      </w:r>
      <w:r>
        <w:rPr>
          <w:vertAlign w:val="subscript"/>
        </w:rPr>
        <w:t xml:space="preserve"> </w:t>
      </w:r>
      <w:r>
        <w:t>strains</w:t>
      </w:r>
      <w:del w:id="100" w:author="Yoav Ram" w:date="2019-02-05T11:57:00Z">
        <w:r w:rsidDel="0026707A">
          <w:delText>.</w:delText>
        </w:r>
      </w:del>
      <w:ins w:id="101" w:author="Yoav Ram" w:date="2019-02-05T11:59:00Z">
        <w:r w:rsidR="0026707A">
          <w:t>. In each pair, the</w:t>
        </w:r>
      </w:ins>
      <w:ins w:id="102" w:author="Yoav Ram" w:date="2019-02-05T11:57:00Z">
        <w:r w:rsidR="0026707A">
          <w:t xml:space="preserve"> </w:t>
        </w:r>
      </w:ins>
      <w:proofErr w:type="spellStart"/>
      <w:ins w:id="103" w:author="Yoav Ram" w:date="2019-02-05T11:56:00Z">
        <w:r w:rsidR="0026707A">
          <w:rPr>
            <w:i/>
            <w:iCs/>
          </w:rPr>
          <w:t>lacI</w:t>
        </w:r>
        <w:proofErr w:type="spellEnd"/>
        <w:r w:rsidR="0026707A">
          <w:rPr>
            <w:i/>
            <w:iCs/>
          </w:rPr>
          <w:t>+</w:t>
        </w:r>
        <w:r w:rsidR="0026707A">
          <w:t xml:space="preserve"> strain</w:t>
        </w:r>
      </w:ins>
      <w:ins w:id="104" w:author="Yoav Ram" w:date="2019-02-05T11:57:00Z">
        <w:r w:rsidR="0026707A">
          <w:t xml:space="preserve"> evolved independently in lactose-containing environments </w:t>
        </w:r>
        <w:r w:rsidR="0026707A">
          <w:fldChar w:fldCharType="begin" w:fldLock="1"/>
        </w:r>
      </w:ins>
      <w:r w:rsidR="0026707A">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ins w:id="105" w:author="Yoav Ram" w:date="2019-02-05T11:57:00Z">
        <w:r w:rsidR="0026707A">
          <w:fldChar w:fldCharType="separate"/>
        </w:r>
        <w:r w:rsidR="0026707A" w:rsidRPr="00DB2152">
          <w:rPr>
            <w:noProof/>
          </w:rPr>
          <w:t>(14)</w:t>
        </w:r>
        <w:r w:rsidR="0026707A">
          <w:fldChar w:fldCharType="end"/>
        </w:r>
      </w:ins>
      <w:ins w:id="106" w:author="Yoav Ram" w:date="2019-02-05T11:59:00Z">
        <w:r w:rsidR="0026707A">
          <w:t xml:space="preserve"> and the </w:t>
        </w:r>
      </w:ins>
      <w:proofErr w:type="spellStart"/>
      <w:ins w:id="107" w:author="Yoav Ram" w:date="2019-02-05T11:58:00Z">
        <w:r w:rsidR="0026707A">
          <w:rPr>
            <w:i/>
            <w:iCs/>
          </w:rPr>
          <w:t>lacI</w:t>
        </w:r>
        <w:proofErr w:type="spellEnd"/>
        <w:r w:rsidR="0026707A">
          <w:rPr>
            <w:i/>
            <w:iCs/>
          </w:rPr>
          <w:t>-</w:t>
        </w:r>
        <w:r w:rsidR="0026707A">
          <w:t xml:space="preserve"> strain </w:t>
        </w:r>
      </w:ins>
      <w:ins w:id="108" w:author="Yoav Ram" w:date="2019-02-05T11:59:00Z">
        <w:r w:rsidR="0026707A">
          <w:t xml:space="preserve">was produced by introducing a mutation </w:t>
        </w:r>
      </w:ins>
      <w:ins w:id="109" w:author="Yoav Ram" w:date="2019-02-05T12:00:00Z">
        <w:r w:rsidR="0026707A">
          <w:t xml:space="preserve">that causes </w:t>
        </w:r>
        <w:r w:rsidR="0026707A">
          <w:rPr>
            <w:i/>
            <w:iCs/>
          </w:rPr>
          <w:t>lac</w:t>
        </w:r>
        <w:r w:rsidR="0026707A">
          <w:t xml:space="preserve"> genes to be constitutively expressed at a high level.</w:t>
        </w:r>
      </w:ins>
      <w:r>
        <w:t xml:space="preserve"> For each </w:t>
      </w:r>
      <w:proofErr w:type="spellStart"/>
      <w:ins w:id="110" w:author="Yoav Ram" w:date="2019-02-05T12:00:00Z">
        <w:r w:rsidR="0026707A">
          <w:rPr>
            <w:i/>
            <w:iCs/>
          </w:rPr>
          <w:t>lacI</w:t>
        </w:r>
        <w:proofErr w:type="spellEnd"/>
        <w:r w:rsidR="0026707A">
          <w:rPr>
            <w:i/>
            <w:iCs/>
          </w:rPr>
          <w:t>+/</w:t>
        </w:r>
        <w:proofErr w:type="spellStart"/>
        <w:r w:rsidR="0026707A">
          <w:rPr>
            <w:i/>
            <w:iCs/>
          </w:rPr>
          <w:t>lacI</w:t>
        </w:r>
        <w:proofErr w:type="spellEnd"/>
        <w:r w:rsidR="0026707A">
          <w:rPr>
            <w:i/>
            <w:iCs/>
          </w:rPr>
          <w:t xml:space="preserve">- </w:t>
        </w:r>
        <w:r w:rsidR="0026707A">
          <w:t xml:space="preserve">strain </w:t>
        </w:r>
      </w:ins>
      <w:del w:id="111" w:author="Yoav Ram" w:date="2019-02-05T12:00:00Z">
        <w:r w:rsidDel="0026707A">
          <w:delText xml:space="preserve">strain </w:delText>
        </w:r>
      </w:del>
      <w:r>
        <w:t>pair, growth curves were measured in a mono-culture</w:t>
      </w:r>
      <w:del w:id="112" w:author="Yoav Ram" w:date="2019-02-05T12:00:00Z">
        <w:r w:rsidDel="0026707A">
          <w:delText>,</w:delText>
        </w:r>
      </w:del>
      <w:r>
        <w:t xml:space="preserve"> and </w:t>
      </w:r>
      <w:del w:id="113" w:author="Yoav Ram" w:date="2019-02-05T12:00:00Z">
        <w:r w:rsidDel="0026707A">
          <w:delText xml:space="preserve">were then </w:delText>
        </w:r>
      </w:del>
      <w:r>
        <w:t>used to predict growth in mixed culture </w:t>
      </w:r>
      <w:r w:rsidRPr="0025589C">
        <w:t>(</w:t>
      </w:r>
      <w:proofErr w:type="spellStart"/>
      <w:r w:rsidRPr="0025589C">
        <w:t>eq</w:t>
      </w:r>
      <w:r>
        <w:t>s</w:t>
      </w:r>
      <w:proofErr w:type="spellEnd"/>
      <w:r w:rsidRPr="0025589C">
        <w:t>.</w:t>
      </w:r>
      <w:r>
        <w:t> </w:t>
      </w:r>
      <w:r w:rsidRPr="0025589C">
        <w:t>3</w:t>
      </w:r>
      <w:ins w:id="114" w:author="Yoav Ram" w:date="2019-02-05T13:45:00Z">
        <w:r w:rsidR="003F186E">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3F186E">
          <w:t xml:space="preserve"> rather than estimated from growth in a mixed culture</w:t>
        </w:r>
      </w:ins>
      <w:r w:rsidRPr="0025589C">
        <w:t>)</w:t>
      </w:r>
      <w:r>
        <w:t xml:space="preserve">. In addition, competition experiments were conducted in mixed culture. The relative fitness </w:t>
      </w:r>
      <w:r>
        <w:rPr>
          <w:i/>
          <w:iCs/>
        </w:rPr>
        <w:t>W</w:t>
      </w:r>
      <w:r>
        <w:t xml:space="preserve"> of </w:t>
      </w:r>
      <w:proofErr w:type="spellStart"/>
      <w:ins w:id="115" w:author="Yoav Ram" w:date="2019-02-05T12:01:00Z">
        <w:r w:rsidR="0026707A">
          <w:rPr>
            <w:i/>
            <w:iCs/>
          </w:rPr>
          <w:t>lacI</w:t>
        </w:r>
        <w:proofErr w:type="spellEnd"/>
        <w:r w:rsidR="0026707A">
          <w:rPr>
            <w:i/>
            <w:iCs/>
          </w:rPr>
          <w:t>-</w:t>
        </w:r>
        <w:r w:rsidR="0026707A">
          <w:t xml:space="preserve"> </w:t>
        </w:r>
      </w:ins>
      <w:r>
        <w:t xml:space="preserve">strain </w:t>
      </w:r>
      <w:del w:id="116" w:author="Yoav Ram" w:date="2019-02-05T12:01:00Z">
        <w:r w:rsidDel="0026707A">
          <w:delText xml:space="preserve">1 </w:delText>
        </w:r>
      </w:del>
      <w:r>
        <w:t xml:space="preserve">relative to </w:t>
      </w:r>
      <w:proofErr w:type="spellStart"/>
      <w:ins w:id="117" w:author="Yoav Ram" w:date="2019-02-05T12:01:00Z">
        <w:r w:rsidR="0026707A">
          <w:rPr>
            <w:i/>
            <w:iCs/>
          </w:rPr>
          <w:t>lacI</w:t>
        </w:r>
        <w:proofErr w:type="spellEnd"/>
        <w:r w:rsidR="0026707A">
          <w:rPr>
            <w:i/>
            <w:iCs/>
          </w:rPr>
          <w:t xml:space="preserve">+ </w:t>
        </w:r>
      </w:ins>
      <w:r>
        <w:t xml:space="preserve">strain </w:t>
      </w:r>
      <w:del w:id="118" w:author="Yoav Ram" w:date="2019-02-05T12:01:00Z">
        <w:r w:rsidDel="0026707A">
          <w:delText xml:space="preserve">2 </w:delText>
        </w:r>
      </w:del>
      <w:r>
        <w:t xml:space="preserve">was estimated from the experimental and predicted densities </w:t>
      </w:r>
      <w:del w:id="119" w:author="Yoav Ram" w:date="2019-02-05T12:01:00Z">
        <w:r w:rsidRPr="0048114F" w:rsidDel="0026707A">
          <w:rPr>
            <w:i/>
            <w:iCs/>
          </w:rPr>
          <w:delText>N</w:delText>
        </w:r>
        <w:r w:rsidRPr="0048114F" w:rsidDel="0026707A">
          <w:rPr>
            <w:i/>
            <w:iCs/>
            <w:vertAlign w:val="subscript"/>
          </w:rPr>
          <w:delText>1</w:delText>
        </w:r>
        <w:r w:rsidDel="0026707A">
          <w:delText xml:space="preserve"> </w:delText>
        </w:r>
      </w:del>
      <w:proofErr w:type="spellStart"/>
      <w:ins w:id="120" w:author="Yoav Ram" w:date="2019-02-05T12:01:00Z">
        <w:r w:rsidR="0026707A" w:rsidRPr="0048114F">
          <w:rPr>
            <w:i/>
            <w:iCs/>
          </w:rPr>
          <w:t>N</w:t>
        </w:r>
        <w:r w:rsidR="0026707A">
          <w:rPr>
            <w:i/>
            <w:iCs/>
            <w:vertAlign w:val="subscript"/>
          </w:rPr>
          <w:t>lacI</w:t>
        </w:r>
        <w:proofErr w:type="spellEnd"/>
        <w:r w:rsidR="0026707A">
          <w:rPr>
            <w:i/>
            <w:iCs/>
            <w:vertAlign w:val="subscript"/>
          </w:rPr>
          <w:t>-</w:t>
        </w:r>
        <w:r w:rsidR="0026707A">
          <w:t xml:space="preserve"> </w:t>
        </w:r>
      </w:ins>
      <w:r>
        <w:t xml:space="preserve">and </w:t>
      </w:r>
      <w:r w:rsidRPr="0048114F">
        <w:rPr>
          <w:i/>
          <w:iCs/>
        </w:rPr>
        <w:t>N</w:t>
      </w:r>
      <w:ins w:id="121" w:author="Yoav Ram" w:date="2019-02-05T12:01:00Z">
        <w:r w:rsidR="0026707A" w:rsidRPr="0026707A">
          <w:rPr>
            <w:i/>
            <w:iCs/>
            <w:vertAlign w:val="subscript"/>
          </w:rPr>
          <w:t xml:space="preserve"> </w:t>
        </w:r>
        <w:proofErr w:type="spellStart"/>
        <w:r w:rsidR="0026707A">
          <w:rPr>
            <w:i/>
            <w:iCs/>
            <w:vertAlign w:val="subscript"/>
          </w:rPr>
          <w:t>lacI</w:t>
        </w:r>
        <w:proofErr w:type="spellEnd"/>
        <w:r w:rsidR="0026707A">
          <w:rPr>
            <w:i/>
            <w:iCs/>
            <w:vertAlign w:val="subscript"/>
          </w:rPr>
          <w:t>+</w:t>
        </w:r>
      </w:ins>
      <w:del w:id="122" w:author="Yoav Ram" w:date="2019-02-05T12:01:00Z">
        <w:r w:rsidRPr="0048114F" w:rsidDel="0026707A">
          <w:rPr>
            <w:i/>
            <w:iCs/>
            <w:vertAlign w:val="subscript"/>
          </w:rPr>
          <w:delText>2</w:delText>
        </w:r>
      </w:del>
      <w:r>
        <w:t xml:space="preserve">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 xml:space="preserve">, where </w:t>
      </w:r>
      <w:r>
        <w:rPr>
          <w:i/>
          <w:iCs/>
        </w:rPr>
        <w:t>N</w:t>
      </w:r>
      <w:r>
        <w:rPr>
          <w:i/>
          <w:iCs/>
          <w:vertAlign w:val="subscript"/>
        </w:rPr>
        <w:t>i</w:t>
      </w:r>
      <w:r>
        <w:rPr>
          <w:i/>
          <w:iCs/>
        </w:rPr>
        <w:t>(t)</w:t>
      </w:r>
      <w:r>
        <w:t xml:space="preserve"> is the density of strain </w:t>
      </w:r>
      <w:proofErr w:type="spellStart"/>
      <w:r>
        <w:rPr>
          <w:i/>
          <w:iCs/>
        </w:rPr>
        <w:t>i</w:t>
      </w:r>
      <w:proofErr w:type="spellEnd"/>
      <w:r>
        <w:t xml:space="preserve"> after </w:t>
      </w:r>
      <w:r>
        <w:rPr>
          <w:i/>
          <w:iCs/>
        </w:rPr>
        <w:t>t</w:t>
      </w:r>
      <w:r>
        <w:t xml:space="preserve"> hours:</w:t>
      </w:r>
    </w:p>
    <w:p w14:paraId="410F62A4" w14:textId="30E03E39" w:rsidR="007C5E66" w:rsidRDefault="007C5E66" w:rsidP="007C5E66">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ins w:id="123" w:author="Yoav Ram" w:date="2019-02-05T12:02:00Z">
                                <w:rPr>
                                  <w:rFonts w:ascii="Cambria Math" w:hAnsi="Cambria Math"/>
                                  <w:vertAlign w:val="subscript"/>
                                </w:rPr>
                                <m:t>lacI-</m:t>
                              </w:ins>
                            </m:r>
                            <m:r>
                              <w:del w:id="124" w:author="Yoav Ram" w:date="2019-02-05T12:02:00Z">
                                <w:rPr>
                                  <w:rFonts w:ascii="Cambria Math" w:hAnsi="Cambria Math"/>
                                </w:rPr>
                                <m:t>1</m:t>
                              </w:del>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ins w:id="125" w:author="Yoav Ram" w:date="2019-02-05T12:02:00Z">
                                <w:rPr>
                                  <w:rFonts w:ascii="Cambria Math" w:hAnsi="Cambria Math"/>
                                  <w:vertAlign w:val="subscript"/>
                                </w:rPr>
                                <m:t>lacI-</m:t>
                              </w:ins>
                            </m:r>
                            <m:r>
                              <w:del w:id="126" w:author="Yoav Ram" w:date="2019-02-05T12:02:00Z">
                                <w:rPr>
                                  <w:rFonts w:ascii="Cambria Math" w:hAnsi="Cambria Math"/>
                                </w:rPr>
                                <m:t>1</m:t>
                              </w:del>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ins w:id="127" w:author="Yoav Ram" w:date="2019-02-05T12:02:00Z">
                                <w:rPr>
                                  <w:rFonts w:ascii="Cambria Math" w:hAnsi="Cambria Math"/>
                                  <w:vertAlign w:val="subscript"/>
                                </w:rPr>
                                <m:t>lacI+</m:t>
                              </w:ins>
                            </m:r>
                            <m:r>
                              <w:del w:id="128" w:author="Yoav Ram" w:date="2019-02-05T12:02:00Z">
                                <w:rPr>
                                  <w:rFonts w:ascii="Cambria Math" w:hAnsi="Cambria Math"/>
                                </w:rPr>
                                <m:t>2</m:t>
                              </w:del>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ins w:id="129" w:author="Yoav Ram" w:date="2019-02-05T12:02:00Z">
                                <w:rPr>
                                  <w:rFonts w:ascii="Cambria Math" w:hAnsi="Cambria Math"/>
                                  <w:vertAlign w:val="subscript"/>
                                </w:rPr>
                                <m:t>lacI+</m:t>
                              </w:ins>
                            </m:r>
                            <m:r>
                              <w:del w:id="130" w:author="Yoav Ram" w:date="2019-02-05T12:02:00Z">
                                <w:rPr>
                                  <w:rFonts w:ascii="Cambria Math" w:hAnsi="Cambria Math"/>
                                </w:rPr>
                                <m:t>2</m:t>
                              </w:del>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0647FE6E" w14:textId="3D8C5EC2" w:rsidR="007C5E66" w:rsidRDefault="007C5E66" w:rsidP="007C5E66">
      <w:pPr>
        <w:ind w:firstLine="0"/>
      </w:pPr>
      <w:r w:rsidRPr="0026707A">
        <w:rPr>
          <w:b/>
          <w:bCs/>
        </w:rPr>
        <w:fldChar w:fldCharType="begin"/>
      </w:r>
      <w:r w:rsidRPr="0026707A">
        <w:rPr>
          <w:b/>
          <w:bCs/>
        </w:rPr>
        <w:instrText xml:space="preserve"> REF _Ref529887764 \h  \* MERGEFORMAT </w:instrText>
      </w:r>
      <w:r w:rsidRPr="0026707A">
        <w:rPr>
          <w:b/>
          <w:bCs/>
        </w:rPr>
      </w:r>
      <w:r w:rsidRPr="0026707A">
        <w:rPr>
          <w:b/>
          <w:bCs/>
          <w:rPrChange w:id="131" w:author="Yoav Ram" w:date="2019-02-05T12:02:00Z">
            <w:rPr>
              <w:b/>
              <w:bCs/>
            </w:rPr>
          </w:rPrChange>
        </w:rPr>
        <w:fldChar w:fldCharType="separate"/>
      </w:r>
      <w:r w:rsidRPr="0026707A">
        <w:rPr>
          <w:b/>
          <w:bCs/>
          <w:color w:val="000000" w:themeColor="text1"/>
          <w:rPrChange w:id="132" w:author="Yoav Ram" w:date="2019-02-05T12:02:00Z">
            <w:rPr>
              <w:b/>
              <w:bCs/>
              <w:color w:val="000000" w:themeColor="text1"/>
              <w:sz w:val="22"/>
              <w:szCs w:val="22"/>
            </w:rPr>
          </w:rPrChange>
        </w:rPr>
        <w:t>Figure 6</w:t>
      </w:r>
      <w:r w:rsidRPr="0026707A">
        <w:rPr>
          <w:b/>
          <w:bCs/>
        </w:rPr>
        <w:fldChar w:fldCharType="end"/>
      </w:r>
      <w:r w:rsidRPr="0026707A">
        <w:t xml:space="preserve"> compares the relative fitness </w:t>
      </w:r>
      <w:ins w:id="133" w:author="Yoav Ram" w:date="2019-02-05T12:03:00Z">
        <w:r w:rsidR="0026707A">
          <w:rPr>
            <w:i/>
            <w:iCs/>
          </w:rPr>
          <w:t xml:space="preserve">W </w:t>
        </w:r>
      </w:ins>
      <w:r w:rsidRPr="0026707A">
        <w:t xml:space="preserve">of </w:t>
      </w:r>
      <w:proofErr w:type="spellStart"/>
      <w:r w:rsidRPr="0026707A">
        <w:rPr>
          <w:i/>
          <w:iCs/>
        </w:rPr>
        <w:t>lacI</w:t>
      </w:r>
      <w:proofErr w:type="spellEnd"/>
      <w:r w:rsidRPr="0026707A">
        <w:rPr>
          <w:i/>
          <w:iCs/>
        </w:rPr>
        <w:t>-</w:t>
      </w:r>
      <w:r w:rsidRPr="0026707A">
        <w:t xml:space="preserve"> mutants from competition experiments</w:t>
      </w:r>
      <w:del w:id="134" w:author="Yoav Ram" w:date="2019-02-05T12:03:00Z">
        <w:r w:rsidRPr="0026707A" w:rsidDel="0026707A">
          <w:delText xml:space="preserve"> (filled circles)</w:delText>
        </w:r>
      </w:del>
      <w:r w:rsidRPr="0026707A">
        <w:t xml:space="preserve"> </w:t>
      </w:r>
      <w:r>
        <w:t>and from model predictions</w:t>
      </w:r>
      <w:del w:id="135" w:author="Yoav Ram" w:date="2019-02-05T12:03:00Z">
        <w:r w:rsidDel="0026707A">
          <w:delText xml:space="preserve"> (open circles)</w:delText>
        </w:r>
      </w:del>
      <w:r>
        <w:t xml:space="preserve"> in eight strains. Clearly, estimates from experiments and from model predictions are very similar.</w:t>
      </w:r>
      <w:del w:id="136" w:author="Yoav Ram" w:date="2019-02-05T12:05:00Z">
        <w:r w:rsidDel="00825D88">
          <w:delText xml:space="preserve"> Note that d</w:delText>
        </w:r>
        <w:r w:rsidRPr="00872EE1" w:rsidDel="00825D88">
          <w:delText xml:space="preserve">ue to noise in the growth curve data, model fitting was unstable and some </w:delText>
        </w:r>
        <w:r w:rsidDel="00825D88">
          <w:delText xml:space="preserve">predicted </w:delText>
        </w:r>
        <w:r w:rsidRPr="00872EE1" w:rsidDel="00825D88">
          <w:delText>competitions resulted in no growt</w:delText>
        </w:r>
        <w:r w:rsidDel="00825D88">
          <w:delText xml:space="preserve">h, </w:delText>
        </w:r>
        <w:r w:rsidRPr="00872EE1" w:rsidDel="00825D88">
          <w:delText>or even a decrease in OD</w:delText>
        </w:r>
        <w:r w:rsidDel="00825D88">
          <w:delText>,</w:delText>
        </w:r>
        <w:r w:rsidRPr="00872EE1" w:rsidDel="00825D88">
          <w:delText xml:space="preserve"> for one strain</w:delText>
        </w:r>
        <w:r w:rsidDel="00825D88">
          <w:delText>.</w:delText>
        </w:r>
        <w:r w:rsidRPr="00872EE1" w:rsidDel="00825D88">
          <w:delText xml:space="preserve"> </w:delText>
        </w:r>
        <w:r w:rsidDel="00825D88">
          <w:delText>S</w:delText>
        </w:r>
        <w:r w:rsidRPr="00872EE1" w:rsidDel="00825D88">
          <w:delText xml:space="preserve">uch outliers </w:delText>
        </w:r>
        <w:r w:rsidDel="00825D88">
          <w:delText>were excluded from the analysis.</w:delText>
        </w:r>
      </w:del>
    </w:p>
    <w:p w14:paraId="12F87511" w14:textId="77777777" w:rsidR="007C5E66" w:rsidRPr="00577A2C" w:rsidRDefault="007C5E66" w:rsidP="007C5E66">
      <w:pPr>
        <w:ind w:firstLine="0"/>
      </w:pPr>
    </w:p>
    <w:p w14:paraId="60AFBC01" w14:textId="50915494" w:rsidR="007C5E66" w:rsidRDefault="007C5E66" w:rsidP="007C5E66">
      <w:pPr>
        <w:keepNext/>
        <w:jc w:val="center"/>
      </w:pPr>
      <w:r>
        <w:rPr>
          <w:noProof/>
        </w:rPr>
        <w:drawing>
          <wp:inline distT="0" distB="0" distL="0" distR="0" wp14:anchorId="36722E7D" wp14:editId="556E41CF">
            <wp:extent cx="3780000"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LacI_Fitness.png"/>
                    <pic:cNvPicPr/>
                  </pic:nvPicPr>
                  <pic:blipFill>
                    <a:blip r:embed="rId17"/>
                    <a:stretch>
                      <a:fillRect/>
                    </a:stretch>
                  </pic:blipFill>
                  <pic:spPr>
                    <a:xfrm>
                      <a:off x="0" y="0"/>
                      <a:ext cx="3780000" cy="2520000"/>
                    </a:xfrm>
                    <a:prstGeom prst="rect">
                      <a:avLst/>
                    </a:prstGeom>
                  </pic:spPr>
                </pic:pic>
              </a:graphicData>
            </a:graphic>
          </wp:inline>
        </w:drawing>
      </w:r>
    </w:p>
    <w:p w14:paraId="50CC605B" w14:textId="0EC7A667" w:rsidR="007C5E66" w:rsidRDefault="007C5E66" w:rsidP="007C5E66">
      <w:pPr>
        <w:pStyle w:val="Caption"/>
        <w:rPr>
          <w:b w:val="0"/>
          <w:bCs w:val="0"/>
          <w:color w:val="000000" w:themeColor="text1"/>
          <w:sz w:val="22"/>
          <w:szCs w:val="22"/>
        </w:rPr>
      </w:pPr>
      <w:bookmarkStart w:id="137"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Pr>
          <w:noProof/>
          <w:color w:val="000000" w:themeColor="text1"/>
          <w:sz w:val="22"/>
          <w:szCs w:val="22"/>
        </w:rPr>
        <w:t>6</w:t>
      </w:r>
      <w:r w:rsidRPr="00C34C28">
        <w:rPr>
          <w:color w:val="000000" w:themeColor="text1"/>
          <w:sz w:val="22"/>
          <w:szCs w:val="22"/>
        </w:rPr>
        <w:fldChar w:fldCharType="end"/>
      </w:r>
      <w:bookmarkEnd w:id="137"/>
      <w:r>
        <w:rPr>
          <w:color w:val="000000" w:themeColor="text1"/>
          <w:sz w:val="22"/>
          <w:szCs w:val="22"/>
        </w:rPr>
        <w:t xml:space="preserve">. Predicting relative fitness. </w:t>
      </w:r>
      <w:r>
        <w:rPr>
          <w:b w:val="0"/>
          <w:bCs w:val="0"/>
          <w:color w:val="000000" w:themeColor="text1"/>
          <w:sz w:val="22"/>
          <w:szCs w:val="22"/>
        </w:rPr>
        <w:t xml:space="preserve">Comparison of experimental and model estimates of the fitness (eq. 4) of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rPr>
        <w:t xml:space="preserve"> mutants relative to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vertAlign w:val="subscript"/>
        </w:rPr>
        <w:t xml:space="preserve"> </w:t>
      </w:r>
      <w:r>
        <w:rPr>
          <w:b w:val="0"/>
          <w:bCs w:val="0"/>
          <w:color w:val="000000" w:themeColor="text1"/>
          <w:sz w:val="22"/>
          <w:szCs w:val="22"/>
        </w:rPr>
        <w:t xml:space="preserve">wildtypes for eight different </w:t>
      </w:r>
      <w:r w:rsidRPr="00C34C28">
        <w:rPr>
          <w:b w:val="0"/>
          <w:bCs w:val="0"/>
          <w:i/>
          <w:iCs/>
          <w:color w:val="000000" w:themeColor="text1"/>
          <w:sz w:val="22"/>
          <w:szCs w:val="22"/>
        </w:rPr>
        <w:t>E. coli</w:t>
      </w:r>
      <w:r>
        <w:rPr>
          <w:b w:val="0"/>
          <w:bCs w:val="0"/>
          <w:color w:val="000000" w:themeColor="text1"/>
          <w:sz w:val="22"/>
          <w:szCs w:val="22"/>
        </w:rPr>
        <w:t xml:space="preserve"> strains (strain identifiers on x-axis). </w:t>
      </w:r>
      <w:del w:id="138" w:author="Yoav Ram" w:date="2019-02-05T12:03:00Z">
        <w:r w:rsidDel="0026707A">
          <w:rPr>
            <w:b w:val="0"/>
            <w:bCs w:val="0"/>
            <w:color w:val="000000" w:themeColor="text1"/>
            <w:sz w:val="22"/>
            <w:szCs w:val="22"/>
          </w:rPr>
          <w:delText xml:space="preserve">Filled </w:delText>
        </w:r>
      </w:del>
      <w:ins w:id="139" w:author="Yoav Ram" w:date="2019-02-05T12:03:00Z">
        <w:r w:rsidR="0026707A">
          <w:rPr>
            <w:b w:val="0"/>
            <w:bCs w:val="0"/>
            <w:color w:val="000000" w:themeColor="text1"/>
            <w:sz w:val="22"/>
            <w:szCs w:val="22"/>
          </w:rPr>
          <w:t xml:space="preserve">Open </w:t>
        </w:r>
      </w:ins>
      <w:r>
        <w:rPr>
          <w:b w:val="0"/>
          <w:bCs w:val="0"/>
          <w:color w:val="000000" w:themeColor="text1"/>
          <w:sz w:val="22"/>
          <w:szCs w:val="22"/>
        </w:rPr>
        <w:t>circles (</w:t>
      </w:r>
      <w:ins w:id="140" w:author="Yoav Ram" w:date="2019-02-05T12:04:00Z">
        <w:r w:rsidR="0026707A" w:rsidRPr="00FB52FE">
          <w:rPr>
            <w:rFonts w:hint="eastAsia"/>
            <w:b w:val="0"/>
            <w:bCs w:val="0"/>
            <w:color w:val="000000" w:themeColor="text1"/>
          </w:rPr>
          <w:t>○</w:t>
        </w:r>
      </w:ins>
      <w:del w:id="141" w:author="Yoav Ram" w:date="2019-02-05T12:04:00Z">
        <w:r w:rsidRPr="00FB52FE" w:rsidDel="0026707A">
          <w:rPr>
            <w:rFonts w:hint="eastAsia"/>
            <w:b w:val="0"/>
            <w:bCs w:val="0"/>
            <w:color w:val="000000" w:themeColor="text1"/>
          </w:rPr>
          <w:delText>●</w:delText>
        </w:r>
      </w:del>
      <w:r>
        <w:rPr>
          <w:b w:val="0"/>
          <w:bCs w:val="0"/>
          <w:color w:val="000000" w:themeColor="text1"/>
          <w:sz w:val="22"/>
          <w:szCs w:val="22"/>
        </w:rPr>
        <w:t xml:space="preserve">) show experimental estimates. </w:t>
      </w:r>
      <w:del w:id="142" w:author="Yoav Ram" w:date="2019-02-05T12:03:00Z">
        <w:r w:rsidDel="0026707A">
          <w:rPr>
            <w:b w:val="0"/>
            <w:bCs w:val="0"/>
            <w:color w:val="000000" w:themeColor="text1"/>
            <w:sz w:val="22"/>
            <w:szCs w:val="22"/>
          </w:rPr>
          <w:delText xml:space="preserve">Open </w:delText>
        </w:r>
      </w:del>
      <w:ins w:id="143" w:author="Yoav Ram" w:date="2019-02-05T12:03:00Z">
        <w:r w:rsidR="0026707A">
          <w:rPr>
            <w:b w:val="0"/>
            <w:bCs w:val="0"/>
            <w:color w:val="000000" w:themeColor="text1"/>
            <w:sz w:val="22"/>
            <w:szCs w:val="22"/>
          </w:rPr>
          <w:t xml:space="preserve">Filled </w:t>
        </w:r>
      </w:ins>
      <w:r>
        <w:rPr>
          <w:b w:val="0"/>
          <w:bCs w:val="0"/>
          <w:color w:val="000000" w:themeColor="text1"/>
          <w:sz w:val="22"/>
          <w:szCs w:val="22"/>
        </w:rPr>
        <w:t>circles (</w:t>
      </w:r>
      <w:ins w:id="144" w:author="Yoav Ram" w:date="2019-02-05T12:04:00Z">
        <w:r w:rsidR="0026707A" w:rsidRPr="00FB52FE">
          <w:rPr>
            <w:rFonts w:hint="eastAsia"/>
            <w:b w:val="0"/>
            <w:bCs w:val="0"/>
            <w:color w:val="000000" w:themeColor="text1"/>
          </w:rPr>
          <w:t>●</w:t>
        </w:r>
      </w:ins>
      <w:del w:id="145" w:author="Yoav Ram" w:date="2019-02-05T12:04:00Z">
        <w:r w:rsidRPr="00FB52FE" w:rsidDel="0026707A">
          <w:rPr>
            <w:rFonts w:hint="eastAsia"/>
            <w:b w:val="0"/>
            <w:bCs w:val="0"/>
            <w:color w:val="000000" w:themeColor="text1"/>
          </w:rPr>
          <w:delText>○</w:delText>
        </w:r>
      </w:del>
      <w:r>
        <w:rPr>
          <w:rFonts w:hint="eastAsia"/>
          <w:b w:val="0"/>
          <w:bCs w:val="0"/>
          <w:color w:val="000000" w:themeColor="text1"/>
          <w:sz w:val="22"/>
          <w:szCs w:val="22"/>
        </w:rPr>
        <w:t>)</w:t>
      </w:r>
      <w:r>
        <w:rPr>
          <w:b w:val="0"/>
          <w:bCs w:val="0"/>
          <w:color w:val="000000" w:themeColor="text1"/>
          <w:sz w:val="22"/>
          <w:szCs w:val="22"/>
        </w:rPr>
        <w:t xml:space="preserve"> show model predictions based only on mono-culture growth curve data. Errors bars show 95% confidence intervals.</w:t>
      </w:r>
      <w:ins w:id="146" w:author="Yoav Ram" w:date="2019-02-05T12:05:00Z">
        <w:r w:rsidR="00825D88">
          <w:rPr>
            <w:b w:val="0"/>
            <w:bCs w:val="0"/>
            <w:color w:val="000000" w:themeColor="text1"/>
            <w:sz w:val="22"/>
            <w:szCs w:val="22"/>
          </w:rPr>
          <w:t xml:space="preserve"> D</w:t>
        </w:r>
        <w:r w:rsidR="00825D88" w:rsidRPr="00825D88">
          <w:rPr>
            <w:b w:val="0"/>
            <w:bCs w:val="0"/>
            <w:color w:val="000000" w:themeColor="text1"/>
            <w:sz w:val="22"/>
            <w:szCs w:val="22"/>
          </w:rPr>
          <w:t>ue to noise in the growth curve data, model fitting was unstable and some predicted competitions resulted in no growth, or even a decrease in OD, for one strain. Such outliers were excluded from the analysis.</w:t>
        </w:r>
      </w:ins>
    </w:p>
    <w:p w14:paraId="4B9975C6" w14:textId="77777777" w:rsidR="007C5E66" w:rsidRPr="00C34C28" w:rsidRDefault="007C5E66" w:rsidP="007C5E66">
      <w:pPr>
        <w:ind w:firstLine="0"/>
        <w:rPr>
          <w:b/>
          <w:bCs/>
        </w:rPr>
      </w:pPr>
    </w:p>
    <w:p w14:paraId="59480A4A" w14:textId="77777777" w:rsidR="007C5E66" w:rsidRDefault="007C5E66" w:rsidP="007C5E66">
      <w:pPr>
        <w:spacing w:after="200" w:line="276" w:lineRule="auto"/>
        <w:ind w:firstLine="0"/>
        <w:rPr>
          <w:rFonts w:eastAsiaTheme="majorEastAsia"/>
          <w:b/>
          <w:bCs/>
        </w:rPr>
      </w:pPr>
      <w:r>
        <w:br w:type="page"/>
      </w:r>
    </w:p>
    <w:p w14:paraId="3BBF9F29" w14:textId="77777777" w:rsidR="007C5E66" w:rsidRPr="00634C42" w:rsidRDefault="007C5E66" w:rsidP="007C5E66">
      <w:pPr>
        <w:pStyle w:val="Heading2"/>
        <w:spacing w:line="360" w:lineRule="auto"/>
        <w:ind w:firstLine="284"/>
      </w:pPr>
      <w:r w:rsidRPr="00634C42">
        <w:lastRenderedPageBreak/>
        <w:t xml:space="preserve">Application: </w:t>
      </w:r>
      <w:r>
        <w:t>predicting</w:t>
      </w:r>
      <w:r w:rsidRPr="00634C42">
        <w:t xml:space="preserve"> the </w:t>
      </w:r>
      <w:r>
        <w:t xml:space="preserve">effect of </w:t>
      </w:r>
      <w:r w:rsidRPr="00634C42">
        <w:rPr>
          <w:i/>
          <w:iCs/>
        </w:rPr>
        <w:t>lac</w:t>
      </w:r>
      <w:r w:rsidRPr="00634C42">
        <w:t xml:space="preserve"> operon</w:t>
      </w:r>
      <w:r>
        <w:t xml:space="preserve"> expression on relative fitness</w:t>
      </w:r>
    </w:p>
    <w:p w14:paraId="4149BF69" w14:textId="7D0DFAEB" w:rsidR="007C5E66" w:rsidRDefault="007C5E66" w:rsidP="007C5E66">
      <w:r>
        <w:t xml:space="preserve">We </w:t>
      </w:r>
      <w:del w:id="147" w:author="Yoav Ram" w:date="2019-02-05T12:05:00Z">
        <w:r w:rsidDel="00825D88">
          <w:delText xml:space="preserve">then </w:delText>
        </w:r>
      </w:del>
      <w:ins w:id="148" w:author="Yoav Ram" w:date="2019-02-05T12:05:00Z">
        <w:r w:rsidR="00825D88">
          <w:t xml:space="preserve">next </w:t>
        </w:r>
      </w:ins>
      <w:r>
        <w:t xml:space="preserve">tested an application of </w:t>
      </w:r>
      <w:del w:id="149" w:author="Yoav Ram" w:date="2019-02-05T12:05:00Z">
        <w:r w:rsidDel="00825D88">
          <w:delText xml:space="preserve">the </w:delText>
        </w:r>
      </w:del>
      <w:ins w:id="150" w:author="Yoav Ram" w:date="2019-02-05T12:05:00Z">
        <w:r w:rsidR="00825D88">
          <w:t xml:space="preserve">our </w:t>
        </w:r>
      </w:ins>
      <w:r>
        <w:t>computational approach</w:t>
      </w:r>
      <w:del w:id="151" w:author="Yoav Ram" w:date="2019-02-05T12:06:00Z">
        <w:r w:rsidDel="00825D88">
          <w:delText>. Specifically, we estimated</w:delText>
        </w:r>
      </w:del>
      <w:ins w:id="152" w:author="Yoav Ram" w:date="2019-02-05T12:06:00Z">
        <w:r w:rsidR="00825D88">
          <w:t xml:space="preserve"> by estimating</w:t>
        </w:r>
      </w:ins>
      <w:r>
        <w:t xml:space="preserve"> the effect of </w:t>
      </w:r>
      <w:r>
        <w:rPr>
          <w:i/>
          <w:iCs/>
        </w:rPr>
        <w:t>lac</w:t>
      </w:r>
      <w:r>
        <w:t xml:space="preserve"> operon expression on relative fitness in a strain of </w:t>
      </w:r>
      <w:r>
        <w:rPr>
          <w:i/>
          <w:iCs/>
        </w:rPr>
        <w:t>E. coli</w:t>
      </w:r>
      <w:del w:id="153" w:author="Yoav Ram" w:date="2019-02-05T12:10:00Z">
        <w:r w:rsidDel="00825D88">
          <w:rPr>
            <w:i/>
            <w:iCs/>
          </w:rPr>
          <w:delText xml:space="preserve"> </w:delText>
        </w:r>
      </w:del>
      <w:ins w:id="154" w:author="Yoav Ram" w:date="2019-02-05T12:07:00Z">
        <w:r w:rsidR="00825D88">
          <w:t xml:space="preserve"> </w:t>
        </w:r>
      </w:ins>
      <w:r>
        <w:t xml:space="preserve">that evolved in a distinct lactose-containing environment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w:t>
      </w:r>
      <w:del w:id="155" w:author="Yoav Ram" w:date="2019-02-05T12:08:00Z">
        <w:r w:rsidDel="00825D88">
          <w:delText xml:space="preserve">Experimental estimation of relative fitness requires that isogenic strains with different expression levels be grown together in a mixed culture. </w:delText>
        </w:r>
      </w:del>
      <w:ins w:id="156" w:author="Yoav Ram" w:date="2019-02-05T12:07:00Z">
        <w:r w:rsidR="00825D88">
          <w:t xml:space="preserve">Quantitative </w:t>
        </w:r>
      </w:ins>
      <w:del w:id="157" w:author="Yoav Ram" w:date="2019-02-05T12:07:00Z">
        <w:r w:rsidDel="00825D88">
          <w:delText xml:space="preserve">Manipulation </w:delText>
        </w:r>
      </w:del>
      <w:ins w:id="158" w:author="Yoav Ram" w:date="2019-02-05T12:07:00Z">
        <w:r w:rsidR="00825D88">
          <w:t xml:space="preserve">manipulation </w:t>
        </w:r>
      </w:ins>
      <w:r>
        <w:t xml:space="preserve">of </w:t>
      </w:r>
      <w:del w:id="159" w:author="Yoav Ram" w:date="2019-02-05T12:07:00Z">
        <w:r w:rsidRPr="00825D88" w:rsidDel="00825D88">
          <w:rPr>
            <w:i/>
            <w:iCs/>
            <w:rPrChange w:id="160" w:author="Yoav Ram" w:date="2019-02-05T12:07:00Z">
              <w:rPr/>
            </w:rPrChange>
          </w:rPr>
          <w:delText>the</w:delText>
        </w:r>
        <w:r w:rsidDel="00825D88">
          <w:delText xml:space="preserve"> </w:delText>
        </w:r>
      </w:del>
      <w:ins w:id="161" w:author="Yoav Ram" w:date="2019-02-05T12:07:00Z">
        <w:r w:rsidR="00825D88">
          <w:rPr>
            <w:i/>
            <w:iCs/>
          </w:rPr>
          <w:t>lac</w:t>
        </w:r>
        <w:r w:rsidR="00825D88">
          <w:t xml:space="preserve"> </w:t>
        </w:r>
      </w:ins>
      <w:r>
        <w:t>expression level is done by changing either the genotype or the environmental concentration of an inducer</w:t>
      </w:r>
      <w:ins w:id="162" w:author="Yoav Ram" w:date="2019-02-05T12:09:00Z">
        <w:r w:rsidR="00825D88">
          <w:t>. With the latter,</w:t>
        </w:r>
      </w:ins>
      <w:ins w:id="163" w:author="Yoav Ram" w:date="2019-02-05T12:07:00Z">
        <w:r w:rsidR="00825D88">
          <w:t xml:space="preserve"> it is not possible to perform direct fitness competitions between s</w:t>
        </w:r>
      </w:ins>
      <w:ins w:id="164" w:author="Yoav Ram" w:date="2019-02-05T12:08:00Z">
        <w:r w:rsidR="00825D88">
          <w:t xml:space="preserve">trains expressing the </w:t>
        </w:r>
        <w:r w:rsidR="00825D88">
          <w:rPr>
            <w:i/>
            <w:iCs/>
          </w:rPr>
          <w:t>lac</w:t>
        </w:r>
        <w:r w:rsidR="00825D88">
          <w:t xml:space="preserve"> operon at different levels</w:t>
        </w:r>
      </w:ins>
      <w:r>
        <w:t>.</w:t>
      </w:r>
      <w:del w:id="165" w:author="Yoav Ram" w:date="2019-02-05T12:08:00Z">
        <w:r w:rsidDel="00825D88">
          <w:delText xml:space="preserve"> Caveats include potential pleiotropic effects of gene deletions on fitness, and the homogeneous inducer concentrations present in the shared environment of a mixed culture.</w:delText>
        </w:r>
      </w:del>
      <w:r>
        <w:t xml:space="preserve"> </w:t>
      </w:r>
    </w:p>
    <w:p w14:paraId="4540FEFA" w14:textId="04BDAC07" w:rsidR="007C5E66" w:rsidRPr="00575468" w:rsidRDefault="007C5E66" w:rsidP="007C5E66">
      <w:r>
        <w:t xml:space="preserve">To </w:t>
      </w:r>
      <w:del w:id="166" w:author="Yoav Ram" w:date="2019-02-05T12:10:00Z">
        <w:r w:rsidDel="00825D88">
          <w:delText xml:space="preserve">resolve this problem and to </w:delText>
        </w:r>
      </w:del>
      <w:r>
        <w:t xml:space="preserve">estimate the effect of </w:t>
      </w:r>
      <w:r>
        <w:rPr>
          <w:i/>
          <w:iCs/>
        </w:rPr>
        <w:t>lac</w:t>
      </w:r>
      <w:r>
        <w:t xml:space="preserve"> operon expression on relative fitness, growth curves of </w:t>
      </w:r>
      <w:ins w:id="167" w:author="Yoav Ram" w:date="2019-02-05T12:10:00Z">
        <w:r w:rsidR="00825D88">
          <w:t xml:space="preserve"> GL2</w:t>
        </w:r>
      </w:ins>
      <w:del w:id="168" w:author="Yoav Ram" w:date="2019-02-05T12:10:00Z">
        <w:r w:rsidDel="00825D88">
          <w:delText xml:space="preserve">a </w:delText>
        </w:r>
      </w:del>
      <w:ins w:id="169" w:author="Yoav Ram" w:date="2019-02-05T12:10:00Z">
        <w:r w:rsidR="00825D88">
          <w:t xml:space="preserve"> </w:t>
        </w:r>
      </w:ins>
      <w:proofErr w:type="spellStart"/>
      <w:r>
        <w:rPr>
          <w:i/>
          <w:iCs/>
        </w:rPr>
        <w:t>lacI</w:t>
      </w:r>
      <w:proofErr w:type="spellEnd"/>
      <w:r>
        <w:rPr>
          <w:i/>
          <w:iCs/>
        </w:rPr>
        <w:t xml:space="preserve">+ </w:t>
      </w:r>
      <w:r>
        <w:t xml:space="preserve">strain were measured in mono-culture </w:t>
      </w:r>
      <w:del w:id="170" w:author="Yoav Ram" w:date="2019-02-05T12:11:00Z">
        <w:r w:rsidDel="00825D88">
          <w:delText>with and without</w:delText>
        </w:r>
      </w:del>
      <w:ins w:id="171" w:author="Yoav Ram" w:date="2019-02-05T12:11:00Z">
        <w:r w:rsidR="00825D88">
          <w:t>at a range of concentrations of</w:t>
        </w:r>
      </w:ins>
      <w:r>
        <w:t xml:space="preserve"> IPTG (</w:t>
      </w:r>
      <w:r w:rsidRPr="003F0C07">
        <w:t>Isopropyl-</w:t>
      </w:r>
      <w:r>
        <w:rPr>
          <w:lang w:val="el-GR"/>
        </w:rPr>
        <w:t>β</w:t>
      </w:r>
      <w:r w:rsidRPr="003F0C07">
        <w:t>-D-</w:t>
      </w:r>
      <w:proofErr w:type="spellStart"/>
      <w:r w:rsidRPr="003F0C07">
        <w:t>thiogalactoside</w:t>
      </w:r>
      <w:proofErr w:type="spellEnd"/>
      <w:r>
        <w:t xml:space="preserve">), </w:t>
      </w:r>
      <w:r w:rsidRPr="003F0C07">
        <w:t>a molecular analog of allolactose</w:t>
      </w:r>
      <w:r>
        <w:t xml:space="preserve"> that induces the </w:t>
      </w:r>
      <w:r w:rsidRPr="00ED3476">
        <w:rPr>
          <w:i/>
          <w:iCs/>
        </w:rPr>
        <w:t>lac</w:t>
      </w:r>
      <w:r>
        <w:t xml:space="preserve"> operon (experiments were similar to the </w:t>
      </w:r>
      <w:proofErr w:type="spellStart"/>
      <w:r>
        <w:rPr>
          <w:i/>
          <w:iCs/>
        </w:rPr>
        <w:t>lacI</w:t>
      </w:r>
      <w:proofErr w:type="spellEnd"/>
      <w:r>
        <w:rPr>
          <w:i/>
          <w:iCs/>
        </w:rPr>
        <w:t xml:space="preserve"> experiments</w:t>
      </w:r>
      <w:r>
        <w:t xml:space="preserve"> used for experimental validation, see above).</w:t>
      </w:r>
      <w:ins w:id="172" w:author="Yoav Ram" w:date="2019-02-05T12:11:00Z">
        <w:r w:rsidR="00825D88">
          <w:t xml:space="preserve"> The growth medium contained glycerol as a sole carbon source so that expression of </w:t>
        </w:r>
        <w:r w:rsidR="00825D88">
          <w:rPr>
            <w:i/>
            <w:iCs/>
          </w:rPr>
          <w:t xml:space="preserve">lac </w:t>
        </w:r>
        <w:r w:rsidR="00825D88">
          <w:t>op</w:t>
        </w:r>
      </w:ins>
      <w:ins w:id="173" w:author="Yoav Ram" w:date="2019-02-05T12:12:00Z">
        <w:r w:rsidR="00825D88">
          <w:t xml:space="preserve">eron was expected to confer a fitness cost. The effect of each IPTG concentration on lac expression was determined directly using Miller assays. </w:t>
        </w:r>
      </w:ins>
      <w:del w:id="174" w:author="Yoav Ram" w:date="2019-02-05T12:11:00Z">
        <w:r w:rsidDel="00825D88">
          <w:delText xml:space="preserve"> </w:delText>
        </w:r>
      </w:del>
      <w:r>
        <w:t xml:space="preserve">The mono-culture growth curves were </w:t>
      </w:r>
      <w:r w:rsidRPr="00825D88">
        <w:t>used to predict growth in a mixed culture</w:t>
      </w:r>
      <w:r w:rsidRPr="00575468">
        <w:t xml:space="preserve"> and then to estimate the relative fitne</w:t>
      </w:r>
      <w:r w:rsidRPr="00C84171">
        <w:t>ss of cells growing with</w:t>
      </w:r>
      <w:ins w:id="175" w:author="Yoav Ram" w:date="2019-02-05T12:13:00Z">
        <w:r w:rsidR="00825D88" w:rsidRPr="005744E1">
          <w:t xml:space="preserve"> ea</w:t>
        </w:r>
        <w:r w:rsidR="00825D88" w:rsidRPr="00662866">
          <w:t>ch</w:t>
        </w:r>
        <w:r w:rsidR="00825D88" w:rsidRPr="00746829">
          <w:t xml:space="preserve"> leve</w:t>
        </w:r>
        <w:r w:rsidR="00825D88" w:rsidRPr="003F186E">
          <w:t>l o</w:t>
        </w:r>
        <w:r w:rsidR="00825D88" w:rsidRPr="00825D88">
          <w:t>f</w:t>
        </w:r>
      </w:ins>
      <w:r w:rsidRPr="00825D88">
        <w:t xml:space="preserve"> </w:t>
      </w:r>
      <w:ins w:id="176" w:author="Yoav Ram" w:date="2019-02-05T12:13:00Z">
        <w:r w:rsidR="00825D88" w:rsidRPr="00825D88">
          <w:t xml:space="preserve">IPTG, and therefore </w:t>
        </w:r>
        <w:r w:rsidR="00825D88" w:rsidRPr="00825D88">
          <w:rPr>
            <w:i/>
            <w:iCs/>
          </w:rPr>
          <w:t xml:space="preserve">lac </w:t>
        </w:r>
        <w:r w:rsidR="00825D88" w:rsidRPr="00825D88">
          <w:t xml:space="preserve">expression, </w:t>
        </w:r>
      </w:ins>
      <w:del w:id="177" w:author="Yoav Ram" w:date="2019-02-05T12:13:00Z">
        <w:r w:rsidRPr="00825D88" w:rsidDel="00825D88">
          <w:delText xml:space="preserve">IPTG </w:delText>
        </w:r>
      </w:del>
      <w:r w:rsidRPr="00825D88">
        <w:t>relative to cells growing without IPTG</w:t>
      </w:r>
      <w:ins w:id="178" w:author="Yoav Ram" w:date="2019-02-05T12:13:00Z">
        <w:r w:rsidR="00825D88" w:rsidRPr="00825D88">
          <w:t xml:space="preserve"> that did not express the </w:t>
        </w:r>
        <w:r w:rsidR="00825D88" w:rsidRPr="00825D88">
          <w:rPr>
            <w:i/>
            <w:iCs/>
          </w:rPr>
          <w:t xml:space="preserve">lac </w:t>
        </w:r>
        <w:r w:rsidR="00825D88" w:rsidRPr="00825D88">
          <w:t xml:space="preserve">operon </w:t>
        </w:r>
      </w:ins>
      <w:del w:id="179" w:author="Yoav Ram" w:date="2019-02-05T12:13:00Z">
        <w:r w:rsidRPr="00825D88" w:rsidDel="00825D88">
          <w:delText xml:space="preserve">. We tested multiple IPTG concentrations and collected </w:delText>
        </w:r>
        <w:r w:rsidRPr="00825D88" w:rsidDel="00825D88">
          <w:rPr>
            <w:i/>
            <w:iCs/>
          </w:rPr>
          <w:delText>lac</w:delText>
        </w:r>
        <w:r w:rsidRPr="00825D88" w:rsidDel="00825D88">
          <w:delText xml:space="preserve"> expression measurements, which provided fitness-expression curves for the </w:delText>
        </w:r>
        <w:r w:rsidRPr="00825D88" w:rsidDel="00825D88">
          <w:rPr>
            <w:i/>
            <w:iCs/>
          </w:rPr>
          <w:delText>lac</w:delText>
        </w:r>
        <w:r w:rsidRPr="00825D88" w:rsidDel="00825D88">
          <w:delText xml:space="preserve"> operon </w:delText>
        </w:r>
      </w:del>
      <w:r w:rsidRPr="00825D88">
        <w:t>(</w:t>
      </w:r>
      <w:r w:rsidRPr="00575468">
        <w:rPr>
          <w:b/>
          <w:bCs/>
        </w:rPr>
        <w:fldChar w:fldCharType="begin"/>
      </w:r>
      <w:r w:rsidRPr="00825D88">
        <w:rPr>
          <w:b/>
          <w:bCs/>
        </w:rPr>
        <w:instrText xml:space="preserve"> REF _Ref533670848 \h  \* MERGEFORMAT </w:instrText>
      </w:r>
      <w:r w:rsidRPr="00575468">
        <w:rPr>
          <w:b/>
          <w:bCs/>
        </w:rPr>
      </w:r>
      <w:r w:rsidRPr="00575468">
        <w:rPr>
          <w:b/>
          <w:bCs/>
          <w:rPrChange w:id="180" w:author="Yoav Ram" w:date="2019-02-05T12:14:00Z">
            <w:rPr>
              <w:b/>
              <w:bCs/>
            </w:rPr>
          </w:rPrChange>
        </w:rPr>
        <w:fldChar w:fldCharType="separate"/>
      </w:r>
      <w:r w:rsidRPr="00825D88">
        <w:rPr>
          <w:b/>
          <w:bCs/>
          <w:color w:val="000000" w:themeColor="text1"/>
          <w:rPrChange w:id="181" w:author="Yoav Ram" w:date="2019-02-05T12:14:00Z">
            <w:rPr>
              <w:b/>
              <w:bCs/>
              <w:color w:val="000000" w:themeColor="text1"/>
              <w:sz w:val="22"/>
              <w:szCs w:val="22"/>
            </w:rPr>
          </w:rPrChange>
        </w:rPr>
        <w:t>Figure 7</w:t>
      </w:r>
      <w:r w:rsidRPr="00575468">
        <w:rPr>
          <w:b/>
          <w:bCs/>
        </w:rPr>
        <w:fldChar w:fldCharType="end"/>
      </w:r>
      <w:r w:rsidRPr="00825D88">
        <w:t>).</w:t>
      </w:r>
    </w:p>
    <w:p w14:paraId="6982A2DF" w14:textId="77777777" w:rsidR="007C5E66" w:rsidRPr="00C94948" w:rsidRDefault="007C5E66" w:rsidP="007C5E66"/>
    <w:p w14:paraId="53AF2DFC" w14:textId="77777777" w:rsidR="007C5E66" w:rsidRDefault="007C5E66" w:rsidP="007C5E66">
      <w:pPr>
        <w:keepNext/>
        <w:spacing w:after="200" w:line="276" w:lineRule="auto"/>
        <w:ind w:firstLine="0"/>
        <w:jc w:val="center"/>
      </w:pPr>
      <w:r>
        <w:rPr>
          <w:noProof/>
        </w:rPr>
        <w:drawing>
          <wp:inline distT="0" distB="0" distL="0" distR="0" wp14:anchorId="01DF7839" wp14:editId="7513C3E6">
            <wp:extent cx="3780000" cy="252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LacI_Expression.png"/>
                    <pic:cNvPicPr/>
                  </pic:nvPicPr>
                  <pic:blipFill>
                    <a:blip r:embed="rId18"/>
                    <a:stretch>
                      <a:fillRect/>
                    </a:stretch>
                  </pic:blipFill>
                  <pic:spPr>
                    <a:xfrm>
                      <a:off x="0" y="0"/>
                      <a:ext cx="3780000" cy="2520000"/>
                    </a:xfrm>
                    <a:prstGeom prst="rect">
                      <a:avLst/>
                    </a:prstGeom>
                  </pic:spPr>
                </pic:pic>
              </a:graphicData>
            </a:graphic>
          </wp:inline>
        </w:drawing>
      </w:r>
    </w:p>
    <w:p w14:paraId="028408BF" w14:textId="232DC24B" w:rsidR="007C5E66" w:rsidRPr="00FC275C" w:rsidRDefault="007C5E66" w:rsidP="007C5E66">
      <w:pPr>
        <w:pStyle w:val="Caption"/>
        <w:jc w:val="center"/>
        <w:rPr>
          <w:color w:val="000000" w:themeColor="text1"/>
          <w:sz w:val="22"/>
          <w:szCs w:val="22"/>
        </w:rPr>
      </w:pPr>
      <w:bookmarkStart w:id="182" w:name="_Ref533670848"/>
      <w:r w:rsidRPr="00FC275C">
        <w:rPr>
          <w:color w:val="000000" w:themeColor="text1"/>
          <w:sz w:val="22"/>
          <w:szCs w:val="22"/>
        </w:rPr>
        <w:t xml:space="preserve">Figure </w:t>
      </w:r>
      <w:r w:rsidRPr="00FC275C">
        <w:rPr>
          <w:color w:val="000000" w:themeColor="text1"/>
          <w:sz w:val="22"/>
          <w:szCs w:val="22"/>
        </w:rPr>
        <w:fldChar w:fldCharType="begin"/>
      </w:r>
      <w:r w:rsidRPr="00FC275C">
        <w:rPr>
          <w:color w:val="000000" w:themeColor="text1"/>
          <w:sz w:val="22"/>
          <w:szCs w:val="22"/>
        </w:rPr>
        <w:instrText xml:space="preserve"> SEQ Figure \* ARABIC </w:instrText>
      </w:r>
      <w:r w:rsidRPr="00FC275C">
        <w:rPr>
          <w:color w:val="000000" w:themeColor="text1"/>
          <w:sz w:val="22"/>
          <w:szCs w:val="22"/>
        </w:rPr>
        <w:fldChar w:fldCharType="separate"/>
      </w:r>
      <w:r w:rsidRPr="00FC275C">
        <w:rPr>
          <w:color w:val="000000" w:themeColor="text1"/>
          <w:sz w:val="22"/>
          <w:szCs w:val="22"/>
        </w:rPr>
        <w:t>7</w:t>
      </w:r>
      <w:r w:rsidRPr="00FC275C">
        <w:rPr>
          <w:color w:val="000000" w:themeColor="text1"/>
          <w:sz w:val="22"/>
          <w:szCs w:val="22"/>
        </w:rPr>
        <w:fldChar w:fldCharType="end"/>
      </w:r>
      <w:bookmarkEnd w:id="182"/>
      <w:r>
        <w:rPr>
          <w:color w:val="000000" w:themeColor="text1"/>
          <w:sz w:val="22"/>
          <w:szCs w:val="22"/>
        </w:rPr>
        <w:t xml:space="preserve">. Predicting relative fitness of </w:t>
      </w:r>
      <w:r w:rsidRPr="00FC275C">
        <w:rPr>
          <w:i/>
          <w:iCs/>
          <w:color w:val="000000" w:themeColor="text1"/>
          <w:sz w:val="22"/>
          <w:szCs w:val="22"/>
        </w:rPr>
        <w:t xml:space="preserve">lac </w:t>
      </w:r>
      <w:r w:rsidRPr="00FC275C">
        <w:rPr>
          <w:color w:val="000000" w:themeColor="text1"/>
          <w:sz w:val="22"/>
          <w:szCs w:val="22"/>
        </w:rPr>
        <w:t>operon</w:t>
      </w:r>
      <w:r w:rsidRPr="00FC275C">
        <w:rPr>
          <w:i/>
          <w:iCs/>
          <w:color w:val="000000" w:themeColor="text1"/>
          <w:sz w:val="22"/>
          <w:szCs w:val="22"/>
        </w:rPr>
        <w:t xml:space="preserve"> </w:t>
      </w:r>
      <w:r w:rsidRPr="00FC275C">
        <w:rPr>
          <w:color w:val="000000" w:themeColor="text1"/>
          <w:sz w:val="22"/>
          <w:szCs w:val="22"/>
        </w:rPr>
        <w:t>expression.</w:t>
      </w:r>
      <w:r w:rsidRPr="00FB52FE">
        <w:rPr>
          <w:b w:val="0"/>
          <w:bCs w:val="0"/>
          <w:color w:val="000000" w:themeColor="text1"/>
          <w:sz w:val="22"/>
          <w:szCs w:val="22"/>
        </w:rPr>
        <w:t xml:space="preserve"> Expression of the </w:t>
      </w:r>
      <w:r w:rsidRPr="00FB52FE">
        <w:rPr>
          <w:b w:val="0"/>
          <w:bCs w:val="0"/>
          <w:i/>
          <w:iCs/>
          <w:color w:val="000000" w:themeColor="text1"/>
          <w:sz w:val="22"/>
          <w:szCs w:val="22"/>
        </w:rPr>
        <w:t>lac</w:t>
      </w:r>
      <w:r w:rsidRPr="00FB52FE">
        <w:rPr>
          <w:b w:val="0"/>
          <w:bCs w:val="0"/>
          <w:color w:val="000000" w:themeColor="text1"/>
          <w:sz w:val="22"/>
          <w:szCs w:val="22"/>
        </w:rPr>
        <w:t xml:space="preserve"> operon is induced by IPTG </w:t>
      </w:r>
      <w:r>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Pr>
          <w:b w:val="0"/>
          <w:bCs w:val="0"/>
          <w:i/>
          <w:iCs/>
          <w:color w:val="000000" w:themeColor="text1"/>
          <w:sz w:val="22"/>
          <w:szCs w:val="22"/>
        </w:rPr>
        <w:t>W</w:t>
      </w:r>
      <w:r w:rsidRPr="00634C42">
        <w:rPr>
          <w:b w:val="0"/>
          <w:bCs w:val="0"/>
          <w:color w:val="000000" w:themeColor="text1"/>
          <w:sz w:val="22"/>
          <w:szCs w:val="22"/>
        </w:rPr>
        <w:t xml:space="preserve"> </w:t>
      </w:r>
      <w:r>
        <w:rPr>
          <w:b w:val="0"/>
          <w:bCs w:val="0"/>
          <w:color w:val="000000" w:themeColor="text1"/>
          <w:sz w:val="22"/>
          <w:szCs w:val="22"/>
        </w:rPr>
        <w:t xml:space="preserve">of cells expressing </w:t>
      </w:r>
      <w:r>
        <w:rPr>
          <w:b w:val="0"/>
          <w:bCs w:val="0"/>
          <w:i/>
          <w:iCs/>
          <w:color w:val="000000" w:themeColor="text1"/>
          <w:sz w:val="22"/>
          <w:szCs w:val="22"/>
        </w:rPr>
        <w:t>lac</w:t>
      </w:r>
      <w:r>
        <w:rPr>
          <w:b w:val="0"/>
          <w:bCs w:val="0"/>
          <w:color w:val="000000" w:themeColor="text1"/>
          <w:sz w:val="22"/>
          <w:szCs w:val="22"/>
        </w:rPr>
        <w:t xml:space="preserve"> relative to cells that don’t express </w:t>
      </w:r>
      <w:r>
        <w:rPr>
          <w:b w:val="0"/>
          <w:bCs w:val="0"/>
          <w:i/>
          <w:iCs/>
          <w:color w:val="000000" w:themeColor="text1"/>
          <w:sz w:val="22"/>
          <w:szCs w:val="22"/>
        </w:rPr>
        <w:t>lac</w:t>
      </w:r>
      <w:r>
        <w:rPr>
          <w:b w:val="0"/>
          <w:bCs w:val="0"/>
          <w:color w:val="000000" w:themeColor="text1"/>
          <w:sz w:val="22"/>
          <w:szCs w:val="22"/>
        </w:rPr>
        <w:t xml:space="preserve"> (</w:t>
      </w:r>
      <w:r w:rsidRPr="00634C42">
        <w:rPr>
          <w:b w:val="0"/>
          <w:bCs w:val="0"/>
          <w:color w:val="000000" w:themeColor="text1"/>
          <w:sz w:val="22"/>
          <w:szCs w:val="22"/>
        </w:rPr>
        <w:t>eq. 4</w:t>
      </w:r>
      <w:r>
        <w:rPr>
          <w:b w:val="0"/>
          <w:bCs w:val="0"/>
          <w:color w:val="000000" w:themeColor="text1"/>
          <w:sz w:val="22"/>
          <w:szCs w:val="22"/>
        </w:rPr>
        <w:t xml:space="preserve">). </w:t>
      </w:r>
      <w:del w:id="183" w:author="Yoav Ram" w:date="2019-02-05T12:14:00Z">
        <w:r w:rsidDel="00575468">
          <w:rPr>
            <w:b w:val="0"/>
            <w:bCs w:val="0"/>
            <w:color w:val="000000" w:themeColor="text1"/>
            <w:sz w:val="22"/>
            <w:szCs w:val="22"/>
          </w:rPr>
          <w:delText xml:space="preserve">Markers </w:delText>
        </w:r>
      </w:del>
      <w:ins w:id="184" w:author="Yoav Ram" w:date="2019-02-05T12:14:00Z">
        <w:r w:rsidR="00575468">
          <w:rPr>
            <w:b w:val="0"/>
            <w:bCs w:val="0"/>
            <w:color w:val="000000" w:themeColor="text1"/>
            <w:sz w:val="22"/>
            <w:szCs w:val="22"/>
          </w:rPr>
          <w:t xml:space="preserve">Symbols </w:t>
        </w:r>
      </w:ins>
      <w:r>
        <w:rPr>
          <w:b w:val="0"/>
          <w:bCs w:val="0"/>
          <w:color w:val="000000" w:themeColor="text1"/>
          <w:sz w:val="22"/>
          <w:szCs w:val="22"/>
        </w:rPr>
        <w:t xml:space="preserve">denote the </w:t>
      </w:r>
      <w:r w:rsidRPr="00A8011B">
        <w:rPr>
          <w:b w:val="0"/>
          <w:bCs w:val="0"/>
          <w:color w:val="000000" w:themeColor="text1"/>
          <w:sz w:val="22"/>
          <w:szCs w:val="22"/>
        </w:rPr>
        <w:t>estimated relative fitness (y-axis) for different expression levels</w:t>
      </w:r>
      <w:r>
        <w:rPr>
          <w:b w:val="0"/>
          <w:bCs w:val="0"/>
          <w:color w:val="000000" w:themeColor="text1"/>
          <w:sz w:val="22"/>
          <w:szCs w:val="22"/>
        </w:rPr>
        <w:t xml:space="preserve"> (x-axis, relative to a reference ancestor strain). Error bars show standard errors.</w:t>
      </w:r>
    </w:p>
    <w:p w14:paraId="1E5045F4" w14:textId="77777777" w:rsidR="007C5E66" w:rsidRDefault="007C5E66" w:rsidP="007C5E66">
      <w:pPr>
        <w:spacing w:after="200" w:line="276" w:lineRule="auto"/>
        <w:ind w:firstLine="0"/>
        <w:rPr>
          <w:rFonts w:eastAsiaTheme="majorEastAsia"/>
          <w:b/>
          <w:bCs/>
          <w:kern w:val="32"/>
          <w:sz w:val="28"/>
          <w:szCs w:val="28"/>
        </w:rPr>
      </w:pPr>
      <w:r>
        <w:br w:type="page"/>
      </w:r>
    </w:p>
    <w:p w14:paraId="08986ED3" w14:textId="77777777" w:rsidR="007C5E66" w:rsidRPr="0025589C" w:rsidRDefault="007C5E66" w:rsidP="007C5E66">
      <w:pPr>
        <w:pStyle w:val="Heading1"/>
        <w:spacing w:line="360" w:lineRule="auto"/>
        <w:ind w:firstLine="284"/>
      </w:pPr>
      <w:r w:rsidRPr="00674F4C">
        <w:lastRenderedPageBreak/>
        <w:t>Discussion</w:t>
      </w:r>
    </w:p>
    <w:p w14:paraId="5AE03C37" w14:textId="2869A211" w:rsidR="007C5E66" w:rsidRPr="00634C42" w:rsidRDefault="007C5E66" w:rsidP="007C5E66">
      <w:pPr>
        <w:rPr>
          <w:highlight w:val="yellow"/>
        </w:rPr>
      </w:pPr>
      <w:r w:rsidRPr="0025589C">
        <w:t xml:space="preserve">We developed a new computational approach to predict relative growth in a mixed culture from growth curves of mono- and mixed cultures, </w:t>
      </w:r>
      <w:r>
        <w:t xml:space="preserve">that removes the need to </w:t>
      </w:r>
      <w:r w:rsidRPr="0025589C">
        <w:t>measur</w:t>
      </w:r>
      <w:r>
        <w:t xml:space="preserve">e the </w:t>
      </w:r>
      <w:r w:rsidRPr="0025589C">
        <w:t xml:space="preserve">frequencies of single isolates within </w:t>
      </w:r>
      <w:r>
        <w:t>a</w:t>
      </w:r>
      <w:r w:rsidRPr="0025589C">
        <w:t xml:space="preserve"> mixed culture</w:t>
      </w:r>
      <w:r>
        <w:t xml:space="preserve"> (</w:t>
      </w:r>
      <w:r w:rsidRPr="00C34C28">
        <w:rPr>
          <w:b/>
          <w:bCs/>
        </w:rPr>
        <w:fldChar w:fldCharType="begin"/>
      </w:r>
      <w:r w:rsidRPr="00C34C28">
        <w:rPr>
          <w:b/>
          <w:bCs/>
        </w:rPr>
        <w:instrText xml:space="preserve"> REF _Ref512333581 \h </w:instrText>
      </w:r>
      <w:r>
        <w:rPr>
          <w:b/>
          <w:bCs/>
        </w:rPr>
        <w:instrText xml:space="preserve"> \* MERGEFORMAT </w:instrText>
      </w:r>
      <w:r w:rsidRPr="00C34C28">
        <w:rPr>
          <w:b/>
          <w:bCs/>
        </w:rPr>
      </w:r>
      <w:r w:rsidRPr="00C34C28">
        <w:rPr>
          <w:b/>
          <w:bCs/>
        </w:rPr>
        <w:fldChar w:fldCharType="separate"/>
      </w:r>
      <w:r w:rsidRPr="00C34C28">
        <w:rPr>
          <w:b/>
          <w:bCs/>
          <w:color w:val="000000" w:themeColor="text1"/>
          <w:sz w:val="22"/>
          <w:szCs w:val="22"/>
        </w:rPr>
        <w:t xml:space="preserve">Figure </w:t>
      </w:r>
      <w:r w:rsidRPr="00C34C28">
        <w:rPr>
          <w:b/>
          <w:bCs/>
          <w:noProof/>
          <w:color w:val="000000" w:themeColor="text1"/>
          <w:sz w:val="22"/>
          <w:szCs w:val="22"/>
        </w:rPr>
        <w:t>2</w:t>
      </w:r>
      <w:r w:rsidRPr="00C34C28">
        <w:rPr>
          <w:b/>
          <w:bCs/>
        </w:rPr>
        <w:fldChar w:fldCharType="end"/>
      </w:r>
      <w:r>
        <w:t>)</w:t>
      </w:r>
      <w:r w:rsidRPr="0025589C">
        <w:t xml:space="preserve">. </w:t>
      </w:r>
      <w:r>
        <w:t xml:space="preserve">The approach performed well in  two different experimental </w:t>
      </w:r>
      <w:r w:rsidRPr="00C828BF">
        <w:t>setups</w:t>
      </w:r>
      <w:r>
        <w:t xml:space="preserve"> </w:t>
      </w:r>
      <w:r w:rsidRPr="00C828BF">
        <w:t>(</w:t>
      </w:r>
      <w:r w:rsidRPr="00634C42">
        <w:rPr>
          <w:b/>
          <w:bCs/>
        </w:rPr>
        <w:fldChar w:fldCharType="begin"/>
      </w:r>
      <w:r w:rsidRPr="00C828BF">
        <w:rPr>
          <w:b/>
          <w:bCs/>
        </w:rPr>
        <w:instrText xml:space="preserve"> REF _Ref509481405 \h  \* MERGEFORMAT </w:instrText>
      </w:r>
      <w:r w:rsidRPr="00634C42">
        <w:rPr>
          <w:b/>
          <w:bCs/>
        </w:rPr>
      </w:r>
      <w:r w:rsidRPr="00634C42">
        <w:rPr>
          <w:b/>
          <w:bCs/>
        </w:rPr>
        <w:fldChar w:fldCharType="separate"/>
      </w:r>
      <w:r w:rsidRPr="00C828BF">
        <w:rPr>
          <w:b/>
          <w:bCs/>
          <w:color w:val="000000" w:themeColor="text1"/>
          <w:sz w:val="22"/>
          <w:szCs w:val="22"/>
        </w:rPr>
        <w:t xml:space="preserve">Figures </w:t>
      </w:r>
      <w:r w:rsidRPr="00C828BF">
        <w:rPr>
          <w:b/>
          <w:bCs/>
          <w:noProof/>
          <w:color w:val="000000" w:themeColor="text1"/>
          <w:sz w:val="22"/>
          <w:szCs w:val="22"/>
        </w:rPr>
        <w:t>5</w:t>
      </w:r>
      <w:r w:rsidRPr="00634C42">
        <w:rPr>
          <w:b/>
          <w:bCs/>
        </w:rPr>
        <w:fldChar w:fldCharType="end"/>
      </w:r>
      <w:r>
        <w:rPr>
          <w:b/>
          <w:bCs/>
        </w:rPr>
        <w:t>-</w:t>
      </w:r>
      <w:r w:rsidRPr="00634C42">
        <w:rPr>
          <w:b/>
          <w:bCs/>
        </w:rPr>
        <w:fldChar w:fldCharType="begin"/>
      </w:r>
      <w:r w:rsidRPr="00634C42">
        <w:rPr>
          <w:b/>
          <w:bCs/>
        </w:rPr>
        <w:instrText xml:space="preserve"> REF _Ref529887764 \h  \* MERGEFORMAT </w:instrText>
      </w:r>
      <w:r w:rsidRPr="00634C42">
        <w:rPr>
          <w:b/>
          <w:bCs/>
        </w:rPr>
      </w:r>
      <w:r w:rsidRPr="00634C42">
        <w:rPr>
          <w:b/>
          <w:bCs/>
        </w:rPr>
        <w:fldChar w:fldCharType="separate"/>
      </w:r>
      <w:r w:rsidRPr="00634C42">
        <w:rPr>
          <w:b/>
          <w:bCs/>
          <w:noProof/>
          <w:color w:val="000000" w:themeColor="text1"/>
          <w:sz w:val="22"/>
          <w:szCs w:val="22"/>
        </w:rPr>
        <w:t>6</w:t>
      </w:r>
      <w:r w:rsidRPr="00634C42">
        <w:rPr>
          <w:b/>
          <w:bCs/>
        </w:rPr>
        <w:fldChar w:fldCharType="end"/>
      </w:r>
      <w:r w:rsidRPr="00C828BF">
        <w:t>)</w:t>
      </w:r>
      <w:r>
        <w:t>, with results</w:t>
      </w:r>
      <w:r w:rsidRPr="00C828BF">
        <w:t xml:space="preserve"> far </w:t>
      </w:r>
      <w:r>
        <w:t>superior to</w:t>
      </w:r>
      <w:r w:rsidRPr="00C828BF">
        <w:t xml:space="preserve"> the </w:t>
      </w:r>
      <w:r>
        <w:t xml:space="preserve">current </w:t>
      </w:r>
      <w:r w:rsidRPr="00C828BF">
        <w:t xml:space="preserve">approach commonly </w:t>
      </w:r>
      <w:r>
        <w:t>used </w:t>
      </w:r>
      <w:r>
        <w:fldChar w:fldCharType="begin" w:fldLock="1"/>
      </w:r>
      <w:r w:rsidR="00F854D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5)","previouslyFormattedCitation":"(3, 5)"},"properties":{"noteIndex":0},"schema":"https://github.com/citation-style-language/schema/raw/master/csl-citation.json"}</w:instrText>
      </w:r>
      <w:r>
        <w:fldChar w:fldCharType="separate"/>
      </w:r>
      <w:r w:rsidRPr="00747C34">
        <w:rPr>
          <w:noProof/>
        </w:rPr>
        <w:t>(3, 5)</w:t>
      </w:r>
      <w:r>
        <w:fldChar w:fldCharType="end"/>
      </w:r>
      <w:r w:rsidRPr="00C828BF">
        <w:t xml:space="preserve">. </w:t>
      </w:r>
      <w:r>
        <w:t>The two</w:t>
      </w:r>
      <w:r w:rsidRPr="00C828BF">
        <w:t xml:space="preserve"> experimental</w:t>
      </w:r>
      <w:r>
        <w:t xml:space="preserve"> validations provide strong support for the idea that our computational </w:t>
      </w:r>
      <w:r w:rsidRPr="00C828BF">
        <w:t>approach</w:t>
      </w:r>
      <w:r>
        <w:t xml:space="preserve"> provides a new way to simplify and reduce the cost of analyzing relative fitness</w:t>
      </w:r>
      <w:r w:rsidRPr="00C828BF">
        <w:t xml:space="preserve">. </w:t>
      </w:r>
      <w:r w:rsidRPr="00634C42">
        <w:t xml:space="preserve">Indeed, </w:t>
      </w:r>
      <w:r>
        <w:t>this</w:t>
      </w:r>
      <w:r w:rsidRPr="00634C42">
        <w:t xml:space="preserve"> approach has already been used to estimate relative fitness of an </w:t>
      </w:r>
      <w:r w:rsidRPr="00634C42">
        <w:rPr>
          <w:i/>
          <w:iCs/>
        </w:rPr>
        <w:t>E. coli</w:t>
      </w:r>
      <w:r w:rsidRPr="00634C42">
        <w:t xml:space="preserve"> strain in which the arginine codons CGU and CGC were edited to CGG in 60 highly-expressed genes </w:t>
      </w:r>
      <w:r w:rsidRPr="00634C42">
        <w:fldChar w:fldCharType="begin" w:fldLock="1"/>
      </w:r>
      <w:r w:rsidR="00746829">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(20)"},"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p>
    <w:p w14:paraId="6772E039" w14:textId="7DCC5920" w:rsidR="007C5E66" w:rsidRPr="00643E5F" w:rsidRDefault="007C5E66" w:rsidP="007C5E66">
      <w:r w:rsidRPr="0025589C">
        <w:t xml:space="preserve">Our approach assumes only that the assayed strains </w:t>
      </w:r>
      <w:r>
        <w:t xml:space="preserve">will </w:t>
      </w:r>
      <w:r w:rsidRPr="0025589C">
        <w:t xml:space="preserve">grow in accordance with the growth and competition models: namely, that growth depends on availability </w:t>
      </w:r>
      <w:r>
        <w:t xml:space="preserve">of a limiting </w:t>
      </w:r>
      <w:r w:rsidRPr="0025589C">
        <w:t>resource. Therefore, this approach can be applied to data from a variety of organisms, experiments, and conditions.</w:t>
      </w:r>
      <w:r>
        <w:t xml:space="preserve"> </w:t>
      </w:r>
      <w:r w:rsidRPr="0025589C">
        <w:t xml:space="preserve">Growth curve experiments, in which only optical density is measured, require less effort and </w:t>
      </w:r>
      <w:r>
        <w:t xml:space="preserve">fewer </w:t>
      </w:r>
      <w:r w:rsidRPr="0025589C">
        <w:t xml:space="preserve">resources than pairwise competition experiments, in which the cell frequency or count of each strain must be determined </w:t>
      </w:r>
      <w:r w:rsidRPr="0025589C">
        <w:fldChar w:fldCharType="begin" w:fldLock="1"/>
      </w:r>
      <w:r w:rsidR="00746829">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22)","plainTextFormattedCitation":"(2, 3, 9, 22)","previouslyFormattedCitation":"(2, 3, 9, 21)"},"properties":{"noteIndex":0},"schema":"https://github.com/citation-style-language/schema/raw/master/csl-citation.json"}</w:instrText>
      </w:r>
      <w:r w:rsidRPr="0025589C">
        <w:fldChar w:fldCharType="separate"/>
      </w:r>
      <w:r w:rsidR="00746829" w:rsidRPr="00746829">
        <w:rPr>
          <w:noProof/>
        </w:rPr>
        <w:t>(2, 3, 9, 22)</w:t>
      </w:r>
      <w:r w:rsidRPr="0025589C">
        <w:fldChar w:fldCharType="end"/>
      </w:r>
      <w:r w:rsidRPr="0025589C">
        <w:t>. Current approaches to estimat</w:t>
      </w:r>
      <w:r>
        <w:t>e</w:t>
      </w:r>
      <w:r w:rsidRPr="0025589C">
        <w:t xml:space="preserve"> fitness from growth curves mostly use the growth rate </w:t>
      </w:r>
      <w:r>
        <w:t>and/</w:t>
      </w:r>
      <w:r w:rsidRPr="0025589C">
        <w:t>or the maximum population density as a proxy for fitness</w:t>
      </w:r>
      <w:r>
        <w:t xml:space="preserve">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rsidRPr="0025589C">
        <w:t>. However, the</w:t>
      </w:r>
      <w:r>
        <w:t>se</w:t>
      </w:r>
      <w:r w:rsidRPr="0025589C">
        <w:t xml:space="preserve"> proxies for fitness </w:t>
      </w:r>
      <w:r>
        <w:t xml:space="preserve">that are </w:t>
      </w:r>
      <w:r w:rsidRPr="0025589C">
        <w:t xml:space="preserve">based on a single growth parameter cannot capture the full scope of effects that contribute to differences in overall fitness </w:t>
      </w:r>
      <w:r w:rsidRPr="0025589C">
        <w:fldChar w:fldCharType="begin" w:fldLock="1"/>
      </w:r>
      <w:r w:rsidR="00746829">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23)","plainTextFormattedCitation":"(13, 23)","previouslyFormattedCitation":"(13, 22)"},"properties":{"noteIndex":0},"schema":"https://github.com/citation-style-language/schema/raw/master/csl-citation.json"}</w:instrText>
      </w:r>
      <w:r w:rsidRPr="0025589C">
        <w:fldChar w:fldCharType="separate"/>
      </w:r>
      <w:r w:rsidR="00746829" w:rsidRPr="00746829">
        <w:rPr>
          <w:noProof/>
        </w:rPr>
        <w:t>(13, 23)</w:t>
      </w:r>
      <w:r w:rsidRPr="0025589C">
        <w:fldChar w:fldCharType="end"/>
      </w:r>
      <w:r w:rsidRPr="0025589C">
        <w:t>.</w:t>
      </w:r>
      <w:r>
        <w:t xml:space="preserve"> Most obviously, they fail to account for the lag and deceleration </w:t>
      </w:r>
      <w:r w:rsidRPr="00A9402F">
        <w:t xml:space="preserve">phases of growth. In contrast, our new approach integrates several growth phases, allowing more accurate estimation of relative growth and fitness from growth curve data. Different growth phases also </w:t>
      </w:r>
      <w:r>
        <w:t xml:space="preserve">can </w:t>
      </w:r>
      <w:r w:rsidRPr="00A9402F">
        <w:t xml:space="preserve">be integrated into a single parameter by measuring or calculating the </w:t>
      </w:r>
      <w:r w:rsidRPr="00A9402F">
        <w:rPr>
          <w:i/>
          <w:iCs/>
        </w:rPr>
        <w:t>area under the cur</w:t>
      </w:r>
      <w:r w:rsidRPr="00A9402F">
        <w:t xml:space="preserve">ve (AUC) </w:t>
      </w:r>
      <w:r>
        <w:t xml:space="preserve">for the mono-culture </w:t>
      </w:r>
      <w:r w:rsidRPr="00A9402F">
        <w:t>growth curve</w:t>
      </w:r>
      <w:r>
        <w:t>s</w:t>
      </w:r>
      <w:r w:rsidRPr="00A9402F">
        <w:t xml:space="preserve"> </w:t>
      </w:r>
      <w:r w:rsidRPr="00A9402F">
        <w:fldChar w:fldCharType="begin" w:fldLock="1"/>
      </w:r>
      <w:r w:rsidR="00746829">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(24)","plainTextFormattedCitation":"(24)","previouslyFormattedCitation":"(23)"},"properties":{"noteIndex":0},"schema":"https://github.com/citation-style-language/schema/raw/master/csl-citation.json"}</w:instrText>
      </w:r>
      <w:r w:rsidRPr="00A9402F">
        <w:fldChar w:fldCharType="separate"/>
      </w:r>
      <w:r w:rsidR="00746829" w:rsidRPr="00746829">
        <w:rPr>
          <w:noProof/>
        </w:rPr>
        <w:t>(24)</w:t>
      </w:r>
      <w:r w:rsidRPr="00A9402F">
        <w:fldChar w:fldCharType="end"/>
      </w:r>
      <w:r>
        <w:t xml:space="preserve">, see </w:t>
      </w:r>
      <w:r>
        <w:rPr>
          <w:b/>
          <w:bCs/>
        </w:rPr>
        <w:t>Figure 3</w:t>
      </w:r>
      <w:r w:rsidRPr="00A9402F">
        <w:t xml:space="preserve">. This approach is easy to understand and to implement, and the AUC seems to correlate with both the growth rate and the maximum density </w:t>
      </w:r>
      <w:r w:rsidRPr="00A9402F">
        <w:fldChar w:fldCharType="begin" w:fldLock="1"/>
      </w:r>
      <w:r w:rsidR="00746829">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(24)","plainTextFormattedCitation":"(24)","previouslyFormattedCitation":"(23)"},"properties":{"noteIndex":0},"schema":"https://github.com/citation-style-language/schema/raw/master/csl-citation.json"}</w:instrText>
      </w:r>
      <w:r w:rsidRPr="00A9402F">
        <w:fldChar w:fldCharType="separate"/>
      </w:r>
      <w:r w:rsidR="00746829" w:rsidRPr="00746829">
        <w:rPr>
          <w:noProof/>
        </w:rPr>
        <w:t>(24)</w:t>
      </w:r>
      <w:r w:rsidRPr="00A9402F">
        <w:fldChar w:fldCharType="end"/>
      </w:r>
      <w:r w:rsidRPr="00A9402F">
        <w:t xml:space="preserve">. </w:t>
      </w:r>
      <w:r>
        <w:t>However,</w:t>
      </w:r>
      <w:r w:rsidRPr="00A9402F">
        <w:t xml:space="preserve"> the biological interpretation of the AUC, how it is </w:t>
      </w:r>
      <w:r w:rsidRPr="00643E5F">
        <w:t xml:space="preserve">affected by the different growth parameters, and how it affects relative fitness and competition results, is unclear. </w:t>
      </w:r>
    </w:p>
    <w:p w14:paraId="3D10C72B" w14:textId="102610A9" w:rsidR="007C5E66" w:rsidRDefault="007C5E66" w:rsidP="007C5E66">
      <w:r w:rsidRPr="00634C42">
        <w:t xml:space="preserve">Our approach is useful even for laboratories that have considerable experience performing competition experiments. First, </w:t>
      </w:r>
      <w:r>
        <w:t>it</w:t>
      </w:r>
      <w:r w:rsidRPr="00634C42">
        <w:t xml:space="preserve"> </w:t>
      </w:r>
      <w:r>
        <w:t xml:space="preserve">can </w:t>
      </w:r>
      <w:r w:rsidRPr="00634C42">
        <w:t>predict</w:t>
      </w:r>
      <w:r>
        <w:t xml:space="preserve"> the</w:t>
      </w:r>
      <w:r w:rsidRPr="00634C42">
        <w:t xml:space="preserve"> results of </w:t>
      </w:r>
      <w:r>
        <w:t xml:space="preserve">hypothetical </w:t>
      </w:r>
      <w:r w:rsidRPr="00634C42">
        <w:t>competition</w:t>
      </w:r>
      <w:del w:id="185" w:author="Yoav Ram" w:date="2019-02-05T11:54:00Z">
        <w:r w:rsidRPr="00634C42" w:rsidDel="005B0259">
          <w:delText>s</w:delText>
        </w:r>
      </w:del>
      <w:r w:rsidRPr="00634C42">
        <w:t xml:space="preserve"> </w:t>
      </w:r>
      <w:r>
        <w:t>experiments</w:t>
      </w:r>
      <w:r w:rsidRPr="00634C42">
        <w:t xml:space="preserve">. We demonstrated this by measuring growth of </w:t>
      </w:r>
      <w:del w:id="186" w:author="Yoav Ram" w:date="2019-02-05T11:54:00Z">
        <w:r w:rsidRPr="00634C42" w:rsidDel="0026707A">
          <w:delText xml:space="preserve">an </w:delText>
        </w:r>
      </w:del>
      <w:r w:rsidRPr="00634C42">
        <w:rPr>
          <w:i/>
          <w:iCs/>
        </w:rPr>
        <w:t>E. coli</w:t>
      </w:r>
      <w:r w:rsidRPr="00634C42">
        <w:t xml:space="preserve"> strain</w:t>
      </w:r>
      <w:ins w:id="187" w:author="Yoav Ram" w:date="2019-02-05T11:54:00Z">
        <w:r w:rsidR="0026707A">
          <w:t>s</w:t>
        </w:r>
      </w:ins>
      <w:r w:rsidRPr="00634C42">
        <w:t xml:space="preserve"> </w:t>
      </w:r>
      <w:r>
        <w:t xml:space="preserve">at different concentrations of </w:t>
      </w:r>
      <w:r w:rsidRPr="00634C42">
        <w:t xml:space="preserve">IPTG, </w:t>
      </w:r>
      <w:r>
        <w:t>an</w:t>
      </w:r>
      <w:r w:rsidRPr="00634C42">
        <w:t xml:space="preserve"> induce</w:t>
      </w:r>
      <w:r>
        <w:t xml:space="preserve">r </w:t>
      </w:r>
      <w:r w:rsidRPr="00634C42">
        <w:t xml:space="preserve">of the </w:t>
      </w:r>
      <w:r w:rsidRPr="00634C42">
        <w:rPr>
          <w:i/>
          <w:iCs/>
        </w:rPr>
        <w:t>lac</w:t>
      </w:r>
      <w:r w:rsidRPr="00634C42">
        <w:t xml:space="preserve"> operon. We used our computational approach to predict how two populations of this strain would grow</w:t>
      </w:r>
      <w:r>
        <w:t>,</w:t>
      </w:r>
      <w:r w:rsidRPr="00634C42">
        <w:t xml:space="preserve"> if it was possible </w:t>
      </w:r>
      <w:r>
        <w:t>for them to</w:t>
      </w:r>
      <w:r w:rsidRPr="00634C42">
        <w:t xml:space="preserve"> compete in a mixed culture while keeping their IPTG exposures different. We then used this prediction to estimate the </w:t>
      </w:r>
      <w:r>
        <w:t>effect of</w:t>
      </w:r>
      <w:r w:rsidRPr="00634C42">
        <w:t xml:space="preserve"> protein</w:t>
      </w:r>
      <w:r>
        <w:t xml:space="preserve"> expression on relative fitness</w:t>
      </w:r>
      <w:r w:rsidRPr="00634C42">
        <w:t xml:space="preserve"> (</w:t>
      </w:r>
      <w:r w:rsidRPr="00432276">
        <w:rPr>
          <w:b/>
          <w:bCs/>
        </w:rPr>
        <w:fldChar w:fldCharType="begin"/>
      </w:r>
      <w:r w:rsidRPr="00432276">
        <w:rPr>
          <w:b/>
          <w:bCs/>
        </w:rPr>
        <w:instrText xml:space="preserve"> REF _Ref533670848 \h </w:instrText>
      </w:r>
      <w:r>
        <w:rPr>
          <w:b/>
          <w:bCs/>
        </w:rPr>
        <w:instrText xml:space="preserve"> \* MERGEFORMAT </w:instrText>
      </w:r>
      <w:r w:rsidRPr="00432276">
        <w:rPr>
          <w:b/>
          <w:bCs/>
        </w:rPr>
      </w:r>
      <w:r w:rsidRPr="00432276">
        <w:rPr>
          <w:b/>
          <w:bCs/>
        </w:rPr>
        <w:fldChar w:fldCharType="separate"/>
      </w:r>
      <w:r w:rsidRPr="00432276">
        <w:rPr>
          <w:b/>
          <w:bCs/>
          <w:color w:val="000000" w:themeColor="text1"/>
          <w:sz w:val="22"/>
          <w:szCs w:val="22"/>
        </w:rPr>
        <w:t>Figure 7</w:t>
      </w:r>
      <w:r w:rsidRPr="00432276">
        <w:rPr>
          <w:b/>
          <w:bCs/>
        </w:rPr>
        <w:fldChar w:fldCharType="end"/>
      </w:r>
      <w:r w:rsidRPr="000F4CD6">
        <w:rPr>
          <w:color w:val="000000" w:themeColor="text1"/>
          <w:sz w:val="22"/>
          <w:szCs w:val="22"/>
        </w:rPr>
        <w:t xml:space="preserve">). </w:t>
      </w:r>
      <w:r w:rsidRPr="00634C42">
        <w:t>We suggest that our approach be can similarly applied to predict the relative growth of strains experiencing different drug or nutrient concentrations.</w:t>
      </w:r>
      <w:r w:rsidRPr="00C828BF">
        <w:t xml:space="preserve"> </w:t>
      </w:r>
      <w:r>
        <w:t xml:space="preserve">Second, </w:t>
      </w:r>
      <w:r w:rsidRPr="001A67B6">
        <w:t xml:space="preserve">it can be </w:t>
      </w:r>
      <w:r w:rsidRPr="001A67B6">
        <w:lastRenderedPageBreak/>
        <w:t>used to predict mixed growth</w:t>
      </w:r>
      <w:r>
        <w:t>,</w:t>
      </w:r>
      <w:r w:rsidRPr="001A67B6">
        <w:t xml:space="preserve"> even if it is very hard or impossible to insert phenotypic or genetic markers </w:t>
      </w:r>
      <w:r>
        <w:t>in</w:t>
      </w:r>
      <w:r w:rsidRPr="001A67B6">
        <w:t xml:space="preserve">to the strains in question, </w:t>
      </w:r>
      <w:r>
        <w:t xml:space="preserve">e.g. </w:t>
      </w:r>
      <w:r w:rsidRPr="001A67B6">
        <w:t xml:space="preserve">with non-model organisms. </w:t>
      </w:r>
      <w:r w:rsidRPr="00C828BF">
        <w:t xml:space="preserve">Third, even when competition experiments can be performed, they </w:t>
      </w:r>
      <w:r>
        <w:t xml:space="preserve">are rarely designed in a way that gives insight into </w:t>
      </w:r>
      <w:r w:rsidRPr="00C828BF">
        <w:t xml:space="preserve">how differences in </w:t>
      </w:r>
      <w:r>
        <w:t>growth underlie</w:t>
      </w:r>
      <w:r w:rsidRPr="00643E5F">
        <w:t xml:space="preserve"> differences in </w:t>
      </w:r>
      <w:r>
        <w:t xml:space="preserve">fitness </w:t>
      </w:r>
      <w:r>
        <w:fldChar w:fldCharType="begin" w:fldLock="1"/>
      </w:r>
      <w: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fldChar w:fldCharType="separate"/>
      </w:r>
      <w:r w:rsidRPr="00181C68">
        <w:rPr>
          <w:noProof/>
        </w:rPr>
        <w:t>(12, 13)</w:t>
      </w:r>
      <w:r>
        <w:fldChar w:fldCharType="end"/>
      </w:r>
      <w:r w:rsidRPr="00643E5F">
        <w:t xml:space="preserve">: </w:t>
      </w:r>
      <w:r>
        <w:t>our approach can highlight whether</w:t>
      </w:r>
      <w:r w:rsidRPr="00643E5F">
        <w:t xml:space="preserve"> strain 1 </w:t>
      </w:r>
      <w:r>
        <w:t>is more fit</w:t>
      </w:r>
      <w:r w:rsidRPr="00643E5F">
        <w:t xml:space="preserve"> than strain 2 due to faster growth rate</w:t>
      </w:r>
      <w:r>
        <w:t>,</w:t>
      </w:r>
      <w:r w:rsidRPr="00643E5F">
        <w:t xml:space="preserve"> or due to </w:t>
      </w:r>
      <w:r>
        <w:t xml:space="preserve">a </w:t>
      </w:r>
      <w:r w:rsidRPr="00643E5F">
        <w:t>shorter lag phase</w:t>
      </w:r>
      <w:r>
        <w:t>, for example.</w:t>
      </w:r>
      <w:r w:rsidRPr="00643E5F">
        <w:t xml:space="preserve"> By inferring relative fitness from growth parameters, </w:t>
      </w:r>
      <w:r>
        <w:t>this</w:t>
      </w:r>
      <w:r w:rsidRPr="00643E5F">
        <w:t xml:space="preserve"> approach sheds light on the source of differences in fitness. Furthermore, one can change specific growth parameters and simulate competition, thereby predicting the effects of such changes on competition. </w:t>
      </w:r>
    </w:p>
    <w:p w14:paraId="47B59C01" w14:textId="77777777" w:rsidR="007C5E66" w:rsidRPr="0025589C" w:rsidRDefault="007C5E66" w:rsidP="007C5E66">
      <w:r w:rsidRPr="00F22259">
        <w:t xml:space="preserve">Another interesting approach </w:t>
      </w:r>
      <w:r>
        <w:t>to</w:t>
      </w:r>
      <w:r w:rsidRPr="00F22259">
        <w:t xml:space="preserve"> relating differences in growth during different growth phases to fitness has recently been described by Li et al. (11)</w:t>
      </w:r>
      <w:r>
        <w:t xml:space="preserve">, who </w:t>
      </w:r>
      <w:r w:rsidRPr="00F22259">
        <w:t>assume</w:t>
      </w:r>
      <w:r>
        <w:t>d</w:t>
      </w:r>
      <w:r w:rsidRPr="00F22259">
        <w:t xml:space="preserve"> that if a strain grows faster in a specific growth phase, prolonging that phase while keeping other phases fixed will increase the strain’s relative fitness. “Fitness profiles” – measurements of relative fitness with systematically varied growth phase durations – were characterized and used to find the underlying cause of fitness gain in strains that previously evolved </w:t>
      </w:r>
      <w:r>
        <w:t>in</w:t>
      </w:r>
      <w:r w:rsidRPr="00F22259">
        <w:t xml:space="preserve"> a glucose-limited environment.</w:t>
      </w:r>
      <w:r>
        <w:t xml:space="preserve"> While the fitness profiles </w:t>
      </w:r>
      <w:r w:rsidRPr="00643E5F">
        <w:t>approach</w:t>
      </w:r>
      <w:r>
        <w:t xml:space="preserve"> is very promising, it is also </w:t>
      </w:r>
      <w:r w:rsidRPr="00643E5F">
        <w:t>very labor intensive and expensive compared to our</w:t>
      </w:r>
      <w:r>
        <w:t>s</w:t>
      </w:r>
      <w:r w:rsidRPr="00643E5F">
        <w:t>.</w:t>
      </w:r>
    </w:p>
    <w:p w14:paraId="1D2EB4F9" w14:textId="6ED992A3" w:rsidR="007C5E66" w:rsidRPr="0025589C" w:rsidRDefault="007C5E66" w:rsidP="007C5E66">
      <w:r w:rsidRPr="0025589C">
        <w:t xml:space="preserve">We have released </w:t>
      </w:r>
      <w:r w:rsidRPr="0025589C">
        <w:rPr>
          <w:i/>
          <w:iCs/>
        </w:rPr>
        <w:t>Curveball</w:t>
      </w:r>
      <w:r w:rsidRPr="0025589C">
        <w:t>, an open-source software package which implements our new approach (</w:t>
      </w:r>
      <w:hyperlink r:id="rId19" w:history="1">
        <w:r w:rsidRPr="0025589C">
          <w:rPr>
            <w:rStyle w:val="Hyperlink"/>
          </w:rPr>
          <w:t>http://curveball.yoavram.com</w:t>
        </w:r>
      </w:hyperlink>
      <w:r w:rsidRPr="0025589C">
        <w:t xml:space="preserve">). This software is written in Python </w:t>
      </w:r>
      <w:r w:rsidRPr="0025589C">
        <w:fldChar w:fldCharType="begin" w:fldLock="1"/>
      </w:r>
      <w:r w:rsidR="00746829">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(25)","plainTextFormattedCitation":"(25)","previouslyFormattedCitation":"(24)"},"properties":{"noteIndex":0},"schema":"https://github.com/citation-style-language/schema/raw/master/csl-citation.json"}</w:instrText>
      </w:r>
      <w:r w:rsidRPr="0025589C">
        <w:fldChar w:fldCharType="separate"/>
      </w:r>
      <w:r w:rsidR="00746829" w:rsidRPr="00746829">
        <w:rPr>
          <w:noProof/>
        </w:rPr>
        <w:t>(25)</w:t>
      </w:r>
      <w:r w:rsidRPr="0025589C">
        <w:fldChar w:fldCharType="end"/>
      </w:r>
      <w:r>
        <w:t>, an open-source and free programming language,</w:t>
      </w:r>
      <w:r w:rsidRPr="0025589C" w:rsidDel="00912FD4">
        <w:t xml:space="preserve"> </w:t>
      </w:r>
      <w:r w:rsidRPr="0025589C">
        <w:t xml:space="preserve">and includes a user interface that does not require prior knowledge </w:t>
      </w:r>
      <w:r>
        <w:t>of</w:t>
      </w:r>
      <w:r w:rsidRPr="0025589C">
        <w:t xml:space="preserve"> </w:t>
      </w:r>
      <w:r w:rsidRPr="00C828BF">
        <w:t xml:space="preserve">programming. </w:t>
      </w:r>
      <w:r w:rsidRPr="00634C42">
        <w:rPr>
          <w:i/>
          <w:iCs/>
        </w:rPr>
        <w:t>Curveball</w:t>
      </w:r>
      <w:r w:rsidRPr="00634C42">
        <w:t xml:space="preserve"> has already been used successfully to estimate relative fitness in </w:t>
      </w:r>
      <w:r w:rsidRPr="00634C42">
        <w:rPr>
          <w:i/>
          <w:iCs/>
        </w:rPr>
        <w:t xml:space="preserve">E. coli </w:t>
      </w:r>
      <w:r w:rsidRPr="00634C42">
        <w:fldChar w:fldCharType="begin" w:fldLock="1"/>
      </w:r>
      <w:r w:rsidR="00746829">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(20)"},"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r w:rsidRPr="00C828BF">
        <w:t xml:space="preserve"> It is </w:t>
      </w:r>
      <w:r w:rsidRPr="00C828BF">
        <w:rPr>
          <w:i/>
          <w:iCs/>
        </w:rPr>
        <w:t>free</w:t>
      </w:r>
      <w:r w:rsidRPr="00C828BF">
        <w:t xml:space="preserve"> and</w:t>
      </w:r>
      <w:r w:rsidRPr="0025589C">
        <w:t xml:space="preserve"> </w:t>
      </w:r>
      <w:r w:rsidRPr="00D35BFD">
        <w:rPr>
          <w:i/>
          <w:iCs/>
        </w:rPr>
        <w:t>open</w:t>
      </w:r>
      <w:r>
        <w:t xml:space="preserve"> (i.e. </w:t>
      </w:r>
      <w:proofErr w:type="spellStart"/>
      <w:r>
        <w:rPr>
          <w:i/>
          <w:iCs/>
        </w:rPr>
        <w:t>libre</w:t>
      </w:r>
      <w:proofErr w:type="spellEnd"/>
      <w:r>
        <w:t xml:space="preserve"> and </w:t>
      </w:r>
      <w:r>
        <w:rPr>
          <w:i/>
          <w:iCs/>
        </w:rPr>
        <w:t>gratis</w:t>
      </w:r>
      <w:r>
        <w:t>)</w:t>
      </w:r>
      <w:r w:rsidRPr="0025589C">
        <w:t xml:space="preserve">, </w:t>
      </w:r>
      <w:r>
        <w:t>so</w:t>
      </w:r>
      <w:r w:rsidRPr="0025589C">
        <w:t xml:space="preserve"> that additional data formats, growth and competition models, and other analyses </w:t>
      </w:r>
      <w:r>
        <w:t>can</w:t>
      </w:r>
      <w:r w:rsidRPr="0025589C">
        <w:t xml:space="preserve"> be added by the community to extend its utility.</w:t>
      </w:r>
    </w:p>
    <w:p w14:paraId="23E1696F" w14:textId="77777777" w:rsidR="007C5E66" w:rsidRPr="0025589C" w:rsidRDefault="007C5E66" w:rsidP="007C5E66">
      <w:pPr>
        <w:pStyle w:val="Heading2"/>
        <w:spacing w:line="360" w:lineRule="auto"/>
        <w:ind w:firstLine="284"/>
      </w:pPr>
      <w:r w:rsidRPr="0025589C">
        <w:t>Conclusions</w:t>
      </w:r>
    </w:p>
    <w:p w14:paraId="19968AEA" w14:textId="77777777" w:rsidR="007C5E66" w:rsidRPr="0025589C" w:rsidRDefault="007C5E66" w:rsidP="007C5E66">
      <w:r w:rsidRPr="0025589C">
        <w:t xml:space="preserve">We developed and tested a new approach </w:t>
      </w:r>
      <w:r>
        <w:t>to</w:t>
      </w:r>
      <w:r w:rsidRPr="0025589C">
        <w:t xml:space="preserve"> analyz</w:t>
      </w:r>
      <w:r>
        <w:t>ing</w:t>
      </w:r>
      <w:r w:rsidRPr="0025589C">
        <w:t xml:space="preserve"> growth curve data, and applied it to predict </w:t>
      </w:r>
      <w:r>
        <w:t xml:space="preserve">the relative </w:t>
      </w:r>
      <w:r w:rsidRPr="0025589C">
        <w:t>growth</w:t>
      </w:r>
      <w:r>
        <w:t xml:space="preserve"> and fitness</w:t>
      </w:r>
      <w:r w:rsidRPr="0025589C">
        <w:t xml:space="preserve"> of individual strains within a mixed culture. This approach can improve fitness estimation from growth curve data, has a clear biological interpretation, and can be used to predict and interpret growth in a mixed culture and results of competition experiments.</w:t>
      </w:r>
      <w:bookmarkStart w:id="188" w:name="_Ref439853427"/>
    </w:p>
    <w:p w14:paraId="3F5BE057" w14:textId="77777777" w:rsidR="007C5E66" w:rsidRDefault="007C5E66" w:rsidP="007C5E66">
      <w:pPr>
        <w:spacing w:after="200"/>
        <w:rPr>
          <w:rFonts w:eastAsiaTheme="majorEastAsia"/>
          <w:b/>
          <w:bCs/>
          <w:kern w:val="32"/>
          <w:sz w:val="28"/>
          <w:szCs w:val="28"/>
        </w:rPr>
      </w:pPr>
      <w:bookmarkStart w:id="189" w:name="_Ref455590789"/>
      <w:r>
        <w:br w:type="page"/>
      </w:r>
    </w:p>
    <w:p w14:paraId="42BA3F53" w14:textId="77777777" w:rsidR="007C5E66" w:rsidRPr="0025589C" w:rsidRDefault="007C5E66" w:rsidP="007C5E66">
      <w:pPr>
        <w:pStyle w:val="Heading1"/>
        <w:spacing w:line="360" w:lineRule="auto"/>
        <w:ind w:firstLine="284"/>
      </w:pPr>
      <w:bookmarkStart w:id="190" w:name="_Ref529956456"/>
      <w:r w:rsidRPr="0025589C">
        <w:lastRenderedPageBreak/>
        <w:t>Materials and Methods</w:t>
      </w:r>
      <w:bookmarkEnd w:id="188"/>
      <w:bookmarkEnd w:id="189"/>
      <w:bookmarkEnd w:id="190"/>
    </w:p>
    <w:p w14:paraId="7E1C2532" w14:textId="00BBDCC4" w:rsidR="007C5E66" w:rsidRPr="00EC4487" w:rsidRDefault="007C5E66" w:rsidP="007C5E66">
      <w:r w:rsidRPr="0025589C">
        <w:rPr>
          <w:b/>
          <w:bCs/>
        </w:rPr>
        <w:t>Strains and plasmids</w:t>
      </w:r>
      <w:r>
        <w:rPr>
          <w:b/>
          <w:bCs/>
        </w:rPr>
        <w:t xml:space="preserve">. </w:t>
      </w:r>
      <w:r w:rsidRPr="00634C42">
        <w:rPr>
          <w:i/>
          <w:iCs/>
        </w:rPr>
        <w:t>Fluorescent experiment</w:t>
      </w:r>
      <w:r>
        <w:rPr>
          <w:i/>
          <w:iCs/>
        </w:rPr>
        <w:t>s</w:t>
      </w:r>
      <w:r w:rsidRPr="00634C42">
        <w:rPr>
          <w:i/>
          <w:iCs/>
        </w:rPr>
        <w:t>:</w:t>
      </w:r>
      <w:r>
        <w:rPr>
          <w:b/>
          <w:bCs/>
        </w:rPr>
        <w:t xml:space="preserve"> </w:t>
      </w:r>
      <w:r>
        <w:rPr>
          <w:i/>
          <w:iCs/>
        </w:rPr>
        <w:t>E.</w:t>
      </w:r>
      <w:r w:rsidRPr="0025589C">
        <w:rPr>
          <w:i/>
          <w:iCs/>
        </w:rPr>
        <w:t xml:space="preserve"> coli</w:t>
      </w:r>
      <w:r w:rsidRPr="0025589C">
        <w:t xml:space="preserve"> strains </w:t>
      </w:r>
      <w:ins w:id="191" w:author="Yoav Ram" w:date="2019-02-05T11:05:00Z">
        <w:r w:rsidR="000176DF">
          <w:t>1 and 2</w:t>
        </w:r>
      </w:ins>
      <w:ins w:id="192" w:author="Yoav Ram" w:date="2019-02-05T11:06:00Z">
        <w:r w:rsidR="000176DF">
          <w:t>, used in both experiment A and B,</w:t>
        </w:r>
      </w:ins>
      <w:ins w:id="193" w:author="Yoav Ram" w:date="2019-02-05T11:05:00Z">
        <w:r w:rsidR="000176DF">
          <w:t xml:space="preserve"> </w:t>
        </w:r>
      </w:ins>
      <w:del w:id="194" w:author="Yoav Ram" w:date="2019-02-05T11:05:00Z">
        <w:r w:rsidRPr="0025589C" w:rsidDel="000176DF">
          <w:delText xml:space="preserve">used </w:delText>
        </w:r>
      </w:del>
      <w:r w:rsidRPr="0025589C">
        <w:t>were DH5α</w:t>
      </w:r>
      <w:r>
        <w:t>-GFP</w:t>
      </w:r>
      <w:r w:rsidRPr="0025589C">
        <w:t xml:space="preserve"> (Berman lab, Tel-Aviv University)</w:t>
      </w:r>
      <w:r>
        <w:t xml:space="preserve"> and</w:t>
      </w:r>
      <w:r w:rsidRPr="0025589C">
        <w:t xml:space="preserve"> TG1</w:t>
      </w:r>
      <w:r>
        <w:t>-RFP</w:t>
      </w:r>
      <w:r w:rsidRPr="0025589C">
        <w:t xml:space="preserve"> (Ron lab, Tel-Aviv University)</w:t>
      </w:r>
      <w:ins w:id="195" w:author="Yoav Ram" w:date="2019-02-05T11:06:00Z">
        <w:r w:rsidR="000176DF">
          <w:t>, respectively</w:t>
        </w:r>
      </w:ins>
      <w:del w:id="196" w:author="Yoav Ram" w:date="2019-02-05T11:06:00Z">
        <w:r w:rsidDel="000176DF">
          <w:delText xml:space="preserve"> in experiments A and B</w:delText>
        </w:r>
      </w:del>
      <w:r>
        <w:t>;</w:t>
      </w:r>
      <w:ins w:id="197" w:author="Yoav Ram" w:date="2019-02-05T11:06:00Z">
        <w:r w:rsidR="000176DF">
          <w:t xml:space="preserve"> </w:t>
        </w:r>
        <w:r w:rsidR="000176DF">
          <w:rPr>
            <w:i/>
            <w:iCs/>
          </w:rPr>
          <w:t>E.</w:t>
        </w:r>
      </w:ins>
      <w:ins w:id="198" w:author="Yoav Ram" w:date="2019-02-05T11:07:00Z">
        <w:r w:rsidR="000176DF">
          <w:rPr>
            <w:i/>
            <w:iCs/>
          </w:rPr>
          <w:t xml:space="preserve"> coli </w:t>
        </w:r>
      </w:ins>
      <w:del w:id="199" w:author="Yoav Ram" w:date="2019-02-05T11:06:00Z">
        <w:r w:rsidDel="000176DF">
          <w:delText xml:space="preserve"> and</w:delText>
        </w:r>
      </w:del>
      <w:ins w:id="200" w:author="Yoav Ram" w:date="2019-02-05T11:06:00Z">
        <w:r w:rsidR="000176DF">
          <w:t>strains 3 and 4</w:t>
        </w:r>
      </w:ins>
      <w:ins w:id="201" w:author="Yoav Ram" w:date="2019-02-05T11:07:00Z">
        <w:r w:rsidR="000176DF">
          <w:t>, used in experiment C,</w:t>
        </w:r>
      </w:ins>
      <w:ins w:id="202" w:author="Yoav Ram" w:date="2019-02-05T11:06:00Z">
        <w:r w:rsidR="000176DF">
          <w:t xml:space="preserve"> were</w:t>
        </w:r>
      </w:ins>
      <w:r w:rsidRPr="0025589C">
        <w:t xml:space="preserve"> JM109</w:t>
      </w:r>
      <w:r>
        <w:t>-GFP</w:t>
      </w:r>
      <w:r w:rsidRPr="0025589C">
        <w:t xml:space="preserve"> (Nir lab, Tel-Aviv University)</w:t>
      </w:r>
      <w:r>
        <w:t xml:space="preserve"> </w:t>
      </w:r>
      <w:r w:rsidRPr="0025589C">
        <w:t>and K12 MG1655-Δfnr</w:t>
      </w:r>
      <w:r>
        <w:t>-RFP</w:t>
      </w:r>
      <w:r w:rsidRPr="0025589C">
        <w:t xml:space="preserve"> (Ron lab, Tel-Aviv University)</w:t>
      </w:r>
      <w:ins w:id="203" w:author="Yoav Ram" w:date="2019-02-05T11:07:00Z">
        <w:r w:rsidR="000176DF">
          <w:t>, respectively</w:t>
        </w:r>
      </w:ins>
      <w:del w:id="204" w:author="Yoav Ram" w:date="2019-02-05T11:07:00Z">
        <w:r w:rsidDel="000176DF">
          <w:delText xml:space="preserve"> in experiment C</w:delText>
        </w:r>
      </w:del>
      <w:r w:rsidRPr="0025589C">
        <w:t>. GFP or RFP gene</w:t>
      </w:r>
      <w:r>
        <w:t xml:space="preserve">s were introduced using plasmids that also included genes </w:t>
      </w:r>
      <w:r w:rsidRPr="0025589C">
        <w:t>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(Milo lab, Weizmann </w:t>
      </w:r>
      <w:r w:rsidRPr="002347EB">
        <w:t xml:space="preserve">Institute of Science </w:t>
      </w:r>
      <w:r w:rsidRPr="00634C42">
        <w:fldChar w:fldCharType="begin" w:fldLock="1"/>
      </w:r>
      <w:r w:rsidR="00746829">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rren","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on","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(26)","plainTextFormattedCitation":"(26)","previouslyFormattedCitation":"(25)"},"properties":{"noteIndex":0},"schema":"https://github.com/citation-style-language/schema/raw/master/csl-citation.json"}</w:instrText>
      </w:r>
      <w:r w:rsidRPr="00634C42">
        <w:fldChar w:fldCharType="separate"/>
      </w:r>
      <w:r w:rsidR="00746829" w:rsidRPr="00746829">
        <w:rPr>
          <w:noProof/>
        </w:rPr>
        <w:t>(26)</w:t>
      </w:r>
      <w:r w:rsidRPr="00634C42">
        <w:fldChar w:fldCharType="end"/>
      </w:r>
      <w:r w:rsidRPr="002347EB">
        <w:t xml:space="preserve">). </w:t>
      </w:r>
      <w:proofErr w:type="spellStart"/>
      <w:r w:rsidRPr="00634C42">
        <w:rPr>
          <w:i/>
          <w:iCs/>
        </w:rPr>
        <w:t>lacI</w:t>
      </w:r>
      <w:proofErr w:type="spellEnd"/>
      <w:r w:rsidRPr="00634C42">
        <w:t xml:space="preserve"> </w:t>
      </w:r>
      <w:r w:rsidRPr="00634C42">
        <w:rPr>
          <w:i/>
          <w:iCs/>
        </w:rPr>
        <w:t>experiment:</w:t>
      </w:r>
      <w:r w:rsidRPr="00634C42">
        <w:t xml:space="preserve"> </w:t>
      </w:r>
      <w:r w:rsidRPr="00634C42">
        <w:rPr>
          <w:i/>
          <w:iCs/>
        </w:rPr>
        <w:t>E. coli</w:t>
      </w:r>
      <w:r w:rsidRPr="00634C42">
        <w:t xml:space="preserve"> strains were selected from populations previously evolved by Cooper and Lenski </w:t>
      </w:r>
      <w:r w:rsidRPr="00634C42">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Pr="00634C42">
        <w:fldChar w:fldCharType="separate"/>
      </w:r>
      <w:r w:rsidRPr="00DB2152">
        <w:rPr>
          <w:noProof/>
        </w:rPr>
        <w:t>(14)</w:t>
      </w:r>
      <w:r w:rsidRPr="00634C42">
        <w:fldChar w:fldCharType="end"/>
      </w:r>
      <w:r w:rsidRPr="00634C42">
        <w:t>.</w:t>
      </w:r>
      <w:r>
        <w:t xml:space="preserve"> </w:t>
      </w:r>
    </w:p>
    <w:p w14:paraId="18CBEB66" w14:textId="77777777" w:rsidR="007C5E66" w:rsidRPr="0025589C" w:rsidRDefault="007C5E66" w:rsidP="007C5E66">
      <w:r w:rsidRPr="0025589C">
        <w:rPr>
          <w:b/>
          <w:bCs/>
        </w:rPr>
        <w:t>Media.</w:t>
      </w:r>
      <w:r>
        <w:rPr>
          <w:b/>
          <w:bCs/>
        </w:rPr>
        <w:t xml:space="preserve"> </w:t>
      </w:r>
      <w:r w:rsidRPr="001A67B6">
        <w:rPr>
          <w:i/>
          <w:iCs/>
        </w:rPr>
        <w:t>Fluorescent experiment:</w:t>
      </w:r>
      <w:r w:rsidRPr="0025589C">
        <w:t xml:space="preserve"> </w:t>
      </w:r>
      <w:r w:rsidRPr="00862800">
        <w:t xml:space="preserve">Experiments </w:t>
      </w:r>
      <w:r>
        <w:t xml:space="preserve">were performed </w:t>
      </w:r>
      <w:r w:rsidRPr="0025589C">
        <w:t xml:space="preserve">in LB media (5 g/L </w:t>
      </w:r>
      <w:proofErr w:type="spellStart"/>
      <w:r w:rsidRPr="0025589C">
        <w:t>Bacto</w:t>
      </w:r>
      <w:proofErr w:type="spellEnd"/>
      <w:r w:rsidRPr="0025589C">
        <w:t xml:space="preserve"> yeast extract (BD, 212750), 10 g/L </w:t>
      </w:r>
      <w:proofErr w:type="spellStart"/>
      <w:r w:rsidRPr="0025589C">
        <w:t>Bacto</w:t>
      </w:r>
      <w:proofErr w:type="spellEnd"/>
      <w:r w:rsidRPr="0025589C">
        <w:t xml:space="preserve"> Tryptone (BD, 211705), 10 g/L </w:t>
      </w:r>
      <w:proofErr w:type="spellStart"/>
      <w:r w:rsidRPr="0025589C">
        <w:t>NaCl</w:t>
      </w:r>
      <w:proofErr w:type="spellEnd"/>
      <w:r w:rsidRPr="0025589C">
        <w:t xml:space="preserve"> (Bio-Lab, 190305), DDW 1 L) with 30 </w:t>
      </w:r>
      <w:proofErr w:type="spellStart"/>
      <w:r w:rsidRPr="0025589C">
        <w:t>μg</w:t>
      </w:r>
      <w:proofErr w:type="spellEnd"/>
      <w:r w:rsidRPr="0025589C">
        <w:t xml:space="preserve">/mL kanamycin (Caisson Labs, K003) and 34 </w:t>
      </w:r>
      <w:proofErr w:type="spellStart"/>
      <w:r w:rsidRPr="0025589C">
        <w:t>μg</w:t>
      </w:r>
      <w:proofErr w:type="spellEnd"/>
      <w:r w:rsidRPr="0025589C">
        <w:t>/mL chloramphenicol (</w:t>
      </w:r>
      <w:proofErr w:type="spellStart"/>
      <w:r w:rsidRPr="0025589C">
        <w:t>Duchefa</w:t>
      </w:r>
      <w:proofErr w:type="spellEnd"/>
      <w:r w:rsidRPr="0025589C">
        <w:t xml:space="preserve"> </w:t>
      </w:r>
      <w:proofErr w:type="spellStart"/>
      <w:r w:rsidRPr="0025589C">
        <w:t>Biochemie</w:t>
      </w:r>
      <w:proofErr w:type="spellEnd"/>
      <w:r w:rsidRPr="0025589C">
        <w:t xml:space="preserve">, C0113). Green or red fluorescence of each strain was confirmed by fluorescence microscopy (Nikon </w:t>
      </w:r>
      <w:proofErr w:type="spellStart"/>
      <w:r w:rsidRPr="0025589C">
        <w:t>Eclipe</w:t>
      </w:r>
      <w:proofErr w:type="spellEnd"/>
      <w:r w:rsidRPr="0025589C">
        <w:t xml:space="preserve"> </w:t>
      </w:r>
      <w:proofErr w:type="spellStart"/>
      <w:r w:rsidRPr="0025589C">
        <w:t>Ti</w:t>
      </w:r>
      <w:proofErr w:type="spellEnd"/>
      <w:r w:rsidRPr="0025589C">
        <w:t>,</w:t>
      </w:r>
      <w:r>
        <w:t xml:space="preserve"> S1 Figure</w:t>
      </w:r>
      <w:r w:rsidRPr="0025589C">
        <w:t>).</w:t>
      </w:r>
      <w:r>
        <w:t xml:space="preserve"> </w:t>
      </w:r>
      <w:proofErr w:type="spellStart"/>
      <w:r>
        <w:rPr>
          <w:i/>
          <w:iCs/>
        </w:rPr>
        <w:t>LacI</w:t>
      </w:r>
      <w:proofErr w:type="spellEnd"/>
      <w:r>
        <w:rPr>
          <w:i/>
          <w:iCs/>
        </w:rPr>
        <w:t xml:space="preserve"> experiments</w:t>
      </w:r>
      <w:r w:rsidRPr="002347EB">
        <w:rPr>
          <w:i/>
          <w:iCs/>
        </w:rPr>
        <w:t xml:space="preserve">: </w:t>
      </w:r>
      <w:r w:rsidRPr="00634C42">
        <w:t xml:space="preserve">Experiments with </w:t>
      </w:r>
      <w:proofErr w:type="spellStart"/>
      <w:r w:rsidRPr="00634C42">
        <w:rPr>
          <w:i/>
          <w:iCs/>
        </w:rPr>
        <w:t>lacI</w:t>
      </w:r>
      <w:proofErr w:type="spellEnd"/>
      <w:r w:rsidRPr="00634C42">
        <w:t xml:space="preserve"> strains were performed in DM (</w:t>
      </w:r>
      <w:r w:rsidRPr="00634C42">
        <w:rPr>
          <w:rFonts w:ascii="Courier New" w:hAnsi="Courier New" w:cs="Courier New"/>
        </w:rPr>
        <w:t>﻿</w:t>
      </w:r>
      <w:r w:rsidRPr="00634C42">
        <w:t>Davis</w:t>
      </w:r>
      <w:r>
        <w:t>-</w:t>
      </w:r>
      <w:proofErr w:type="spellStart"/>
      <w:r>
        <w:t>Mingioli</w:t>
      </w:r>
      <w:proofErr w:type="spellEnd"/>
      <w:r w:rsidRPr="00634C42">
        <w:t xml:space="preserve"> minimal brot</w:t>
      </w:r>
      <w:r>
        <w:t>h</w:t>
      </w:r>
      <w:r w:rsidRPr="00634C42">
        <w:t xml:space="preserve">) with </w:t>
      </w:r>
      <w:r>
        <w:t xml:space="preserve">0.021% lactose (Fig. 6) or </w:t>
      </w:r>
      <w:r w:rsidRPr="00634C42">
        <w:t>0.2% glycerol</w:t>
      </w:r>
      <w:r>
        <w:t xml:space="preserve"> (Fig. 7)</w:t>
      </w:r>
      <w:r w:rsidRPr="00634C42">
        <w:t>.</w:t>
      </w:r>
    </w:p>
    <w:p w14:paraId="621261D3" w14:textId="77777777" w:rsidR="007C5E66" w:rsidRPr="0025589C" w:rsidRDefault="007C5E66" w:rsidP="007C5E66">
      <w:r w:rsidRPr="0025589C">
        <w:rPr>
          <w:b/>
          <w:bCs/>
        </w:rPr>
        <w:t xml:space="preserve">Growth and competition experiments. </w:t>
      </w:r>
      <w:r w:rsidRPr="001A67B6">
        <w:rPr>
          <w:i/>
          <w:iCs/>
        </w:rPr>
        <w:t>Fluorescent experiment</w:t>
      </w:r>
      <w:r>
        <w:rPr>
          <w:i/>
          <w:iCs/>
        </w:rPr>
        <w:t>s</w:t>
      </w:r>
      <w:r w:rsidRPr="001A67B6">
        <w:rPr>
          <w:i/>
          <w:iCs/>
        </w:rPr>
        <w:t>:</w:t>
      </w:r>
      <w:r>
        <w:rPr>
          <w:i/>
          <w:iCs/>
        </w:rPr>
        <w:t xml:space="preserve">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initial OD was detectable above the OD of media alone (1:1-1:20 dilution rate). In experiment</w:t>
      </w:r>
      <w:r>
        <w:t xml:space="preserve"> B,</w:t>
      </w:r>
      <w:r w:rsidRPr="0025589C">
        <w:t xml:space="preserve"> </w:t>
      </w:r>
      <w:r>
        <w:t>to avoid</w:t>
      </w:r>
      <w:r w:rsidRPr="0025589C">
        <w:t xml:space="preserve"> a lag phase, cultures were pre-grown until the exponential growth phase was reached as determined by OD measurements (4-6 h). 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w:t>
      </w:r>
      <w:r>
        <w:t>flat-bottom microplate (Costar) in three sub-experiments:</w:t>
      </w:r>
    </w:p>
    <w:p w14:paraId="763FB736" w14:textId="77777777" w:rsidR="007C5E66" w:rsidRPr="0025589C" w:rsidRDefault="007C5E66" w:rsidP="007C5E66">
      <w:pPr>
        <w:pStyle w:val="ListParagraph"/>
        <w:numPr>
          <w:ilvl w:val="0"/>
          <w:numId w:val="1"/>
        </w:numPr>
        <w:ind w:firstLine="284"/>
      </w:pPr>
      <w:r w:rsidRPr="0025589C">
        <w:t xml:space="preserve">32 wells contained a </w:t>
      </w:r>
      <w:r>
        <w:t>mono-culture</w:t>
      </w:r>
      <w:del w:id="205" w:author="Yoav Ram" w:date="2019-02-05T11:54:00Z">
        <w:r w:rsidDel="0026707A">
          <w:delText xml:space="preserve"> </w:delText>
        </w:r>
      </w:del>
      <w:r w:rsidRPr="0025589C">
        <w:t xml:space="preserve"> of the GFP-labeled strain</w:t>
      </w:r>
    </w:p>
    <w:p w14:paraId="0564917A" w14:textId="77777777" w:rsidR="007C5E66" w:rsidRPr="0025589C" w:rsidRDefault="007C5E66" w:rsidP="007C5E66">
      <w:pPr>
        <w:pStyle w:val="ListParagraph"/>
        <w:numPr>
          <w:ilvl w:val="0"/>
          <w:numId w:val="1"/>
        </w:numPr>
        <w:ind w:firstLine="284"/>
      </w:pPr>
      <w:r w:rsidRPr="0025589C">
        <w:t xml:space="preserve">30 wells contained a </w:t>
      </w:r>
      <w:r>
        <w:t>mono-culture</w:t>
      </w:r>
      <w:del w:id="206" w:author="Yoav Ram" w:date="2019-02-05T11:54:00Z">
        <w:r w:rsidDel="0026707A">
          <w:delText xml:space="preserve"> </w:delText>
        </w:r>
      </w:del>
      <w:r w:rsidRPr="0025589C">
        <w:t xml:space="preserve"> of the RFP-labeled strain</w:t>
      </w:r>
    </w:p>
    <w:p w14:paraId="7E2D965C" w14:textId="3408BA9E" w:rsidR="007C5E66" w:rsidRPr="0025589C" w:rsidRDefault="007C5E66" w:rsidP="007C5E66">
      <w:pPr>
        <w:pStyle w:val="ListParagraph"/>
        <w:numPr>
          <w:ilvl w:val="0"/>
          <w:numId w:val="1"/>
        </w:numPr>
        <w:ind w:firstLine="284"/>
      </w:pPr>
      <w:r w:rsidRPr="0025589C">
        <w:t>32 wells contain</w:t>
      </w:r>
      <w:r>
        <w:t>ing a mixed culture of both GFP</w:t>
      </w:r>
      <w:r w:rsidRPr="0025589C">
        <w:t xml:space="preserve"> and RFP-labeled strains</w:t>
      </w:r>
    </w:p>
    <w:p w14:paraId="35EE4B99" w14:textId="77777777" w:rsidR="007C5E66" w:rsidRPr="0025589C" w:rsidRDefault="007C5E66" w:rsidP="007C5E66">
      <w:pPr>
        <w:pStyle w:val="ListParagraph"/>
        <w:numPr>
          <w:ilvl w:val="0"/>
          <w:numId w:val="1"/>
        </w:numPr>
        <w:ind w:firstLine="284"/>
      </w:pPr>
      <w:r w:rsidRPr="0025589C">
        <w:t>2 wells contained only growth medium</w:t>
      </w:r>
    </w:p>
    <w:p w14:paraId="11D6EFF2" w14:textId="77777777" w:rsidR="007C5E66" w:rsidRPr="0025589C" w:rsidRDefault="007C5E66" w:rsidP="007C5E66">
      <w:pPr>
        <w:rPr>
          <w:vertAlign w:val="subscript"/>
        </w:rPr>
      </w:pPr>
      <w:r w:rsidRPr="0025589C">
        <w:t xml:space="preserve"> The cultures were grown</w:t>
      </w:r>
      <w:r>
        <w:t xml:space="preserve"> at </w:t>
      </w:r>
      <w:r w:rsidRPr="0025589C">
        <w:t>30°C in an automatic microplate reader (Tecan infinite F200 Pro), shaking at 886.9 RPM, until they reached stationary phase. OD</w:t>
      </w:r>
      <w:r w:rsidRPr="0025589C">
        <w:rPr>
          <w:vertAlign w:val="subscript"/>
        </w:rPr>
        <w:t>595</w:t>
      </w:r>
      <w:r w:rsidRPr="0025589C">
        <w:t xml:space="preserve"> readings were taken every 15 minutes with continuous shaking between readings.</w:t>
      </w:r>
    </w:p>
    <w:p w14:paraId="7DBFD5B3" w14:textId="77777777" w:rsidR="007C5E66" w:rsidRPr="00862800" w:rsidRDefault="007C5E66" w:rsidP="007C5E66">
      <w:r w:rsidRPr="0025589C">
        <w:t>Samples were collected from the incubated microplate at the beginning of the experiment and once an hour for 6-8 hours: 1-10 µL were removed from 4 wells (different wells for each sample), and diluted into cold PBS buffer (DPBS with calcium and magnesium; Biological Industries,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 GFP was detected using a 488nm/520(50)nm FITC laser. RFP was detected with a </w:t>
      </w:r>
      <w:r w:rsidRPr="0025589C">
        <w:lastRenderedPageBreak/>
        <w:t xml:space="preserve">561nm/615(20)nm </w:t>
      </w:r>
      <w:proofErr w:type="spellStart"/>
      <w:r w:rsidRPr="0025589C">
        <w:t>dsRed</w:t>
      </w:r>
      <w:proofErr w:type="spellEnd"/>
      <w:r w:rsidRPr="0025589C">
        <w:t xml:space="preserve"> laser. Samples were diluted further to eliminate "double" event (events detected as both "green" and "red" due to high cell density) and noise in the cell sorter</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w:t>
      </w:r>
      <w:r>
        <w:rPr>
          <w:i/>
          <w:iCs/>
        </w:rPr>
        <w:t xml:space="preserve"> </w:t>
      </w:r>
      <w:proofErr w:type="spellStart"/>
      <w:r>
        <w:rPr>
          <w:i/>
          <w:iCs/>
        </w:rPr>
        <w:t>L</w:t>
      </w:r>
      <w:r w:rsidRPr="00634C42">
        <w:rPr>
          <w:i/>
          <w:iCs/>
        </w:rPr>
        <w:t>acI</w:t>
      </w:r>
      <w:proofErr w:type="spellEnd"/>
      <w:r w:rsidRPr="00634C42">
        <w:rPr>
          <w:i/>
          <w:iCs/>
        </w:rPr>
        <w:t xml:space="preserve"> experiments: </w:t>
      </w:r>
      <w:r w:rsidRPr="00634C42">
        <w:t xml:space="preserve">Strains were inoculated into 1 mL of LB media and grown overnight. Saturated overnight cultures were diluted and preconditioned to the DM media supplemented with </w:t>
      </w:r>
      <w:r>
        <w:t xml:space="preserve">lactose or </w:t>
      </w:r>
      <w:r w:rsidRPr="00634C42">
        <w:t xml:space="preserve">glycerol by transferring 1 </w:t>
      </w:r>
      <w:proofErr w:type="spellStart"/>
      <w:r w:rsidRPr="00634C42">
        <w:t>μL</w:t>
      </w:r>
      <w:proofErr w:type="spellEnd"/>
      <w:r w:rsidRPr="00634C42">
        <w:t xml:space="preserve"> into 1 mL of said growth media and incubat</w:t>
      </w:r>
      <w:r>
        <w:t>ing</w:t>
      </w:r>
      <w:r w:rsidRPr="00634C42">
        <w:t xml:space="preserve"> for 24 hours. </w:t>
      </w:r>
      <w:r>
        <w:t>T</w:t>
      </w:r>
      <w:r w:rsidRPr="00634C42">
        <w:t xml:space="preserve">he next day, 2 </w:t>
      </w:r>
      <w:proofErr w:type="spellStart"/>
      <w:r w:rsidRPr="00634C42">
        <w:t>μL</w:t>
      </w:r>
      <w:proofErr w:type="spellEnd"/>
      <w:r w:rsidRPr="00634C42">
        <w:t xml:space="preserve"> of the preconditioned culture was transferred into 89 </w:t>
      </w:r>
      <w:proofErr w:type="spellStart"/>
      <w:r w:rsidRPr="00634C42">
        <w:t>μL</w:t>
      </w:r>
      <w:proofErr w:type="spellEnd"/>
      <w:r w:rsidRPr="00634C42">
        <w:t xml:space="preserve"> of the same media, with variable IPTG concentrations, in a 96-well microplate. The microplate then incubated in a microplate reader (</w:t>
      </w:r>
      <w:proofErr w:type="spellStart"/>
      <w:r w:rsidRPr="00634C42">
        <w:t>VersaMax</w:t>
      </w:r>
      <w:proofErr w:type="spellEnd"/>
      <w:r w:rsidRPr="00634C42">
        <w:t>) at 37°C until cells reached stationary phase. OD</w:t>
      </w:r>
      <w:r w:rsidRPr="00634C42">
        <w:rPr>
          <w:vertAlign w:val="subscript"/>
        </w:rPr>
        <w:t>450</w:t>
      </w:r>
      <w:r w:rsidRPr="00634C42">
        <w:t xml:space="preserve"> readings were taken every 5 minutes.</w:t>
      </w:r>
    </w:p>
    <w:p w14:paraId="43763C79" w14:textId="21E5C794" w:rsidR="007C5E66" w:rsidRPr="00F51414" w:rsidRDefault="007C5E66" w:rsidP="007C5E66">
      <w:r w:rsidRPr="0025589C">
        <w:rPr>
          <w:b/>
          <w:bCs/>
        </w:rPr>
        <w:t xml:space="preserve">Data analysis. </w:t>
      </w:r>
      <w:r w:rsidRPr="001A67B6">
        <w:rPr>
          <w:i/>
          <w:iCs/>
        </w:rPr>
        <w:t>Fluorescent experiment</w:t>
      </w:r>
      <w:r>
        <w:rPr>
          <w:i/>
          <w:iCs/>
        </w:rPr>
        <w:t>s</w:t>
      </w:r>
      <w:r w:rsidRPr="001A67B6">
        <w:rPr>
          <w:i/>
          <w:iCs/>
        </w:rPr>
        <w:t>:</w:t>
      </w:r>
      <w:r>
        <w:rPr>
          <w:i/>
          <w:iCs/>
        </w:rPr>
        <w:t xml:space="preserve"> </w:t>
      </w:r>
      <w:r w:rsidRPr="0025589C">
        <w:t>Fluorescent cell sorter output data was analyzed using R</w:t>
      </w:r>
      <w:r>
        <w:t xml:space="preserve"> </w:t>
      </w:r>
      <w:r w:rsidRPr="0025589C">
        <w:fldChar w:fldCharType="begin" w:fldLock="1"/>
      </w:r>
      <w:r w:rsidR="00746829">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(27)","plainTextFormattedCitation":"(27)","previouslyFormattedCitation":"(26)"},"properties":{"noteIndex":0},"schema":"https://github.com/citation-style-language/schema/raw/master/csl-citation.json"}</w:instrText>
      </w:r>
      <w:r w:rsidRPr="0025589C">
        <w:fldChar w:fldCharType="separate"/>
      </w:r>
      <w:r w:rsidR="00746829" w:rsidRPr="00746829">
        <w:rPr>
          <w:noProof/>
        </w:rPr>
        <w:t>(27)</w:t>
      </w:r>
      <w:r w:rsidRPr="0025589C">
        <w:fldChar w:fldCharType="end"/>
      </w:r>
      <w:r w:rsidRPr="0025589C">
        <w:t xml:space="preserve"> with the </w:t>
      </w:r>
      <w:proofErr w:type="spellStart"/>
      <w:r w:rsidRPr="0025589C">
        <w:rPr>
          <w:i/>
          <w:iCs/>
        </w:rPr>
        <w:t>flowPeaks</w:t>
      </w:r>
      <w:proofErr w:type="spellEnd"/>
      <w:r w:rsidRPr="0025589C">
        <w:t xml:space="preserve"> package that implements an unsupervised flow cytometry clustering algorithm</w:t>
      </w:r>
      <w:r>
        <w:t xml:space="preserve"> </w:t>
      </w:r>
      <w:r w:rsidRPr="0025589C">
        <w:fldChar w:fldCharType="begin" w:fldLock="1"/>
      </w:r>
      <w:r w:rsidR="00746829">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(28)","plainTextFormattedCitation":"(28)","previouslyFormattedCitation":"(27)"},"properties":{"noteIndex":0},"schema":"https://github.com/citation-style-language/schema/raw/master/csl-citation.json"}</w:instrText>
      </w:r>
      <w:r w:rsidRPr="0025589C">
        <w:fldChar w:fldCharType="separate"/>
      </w:r>
      <w:r w:rsidR="00746829" w:rsidRPr="00746829">
        <w:rPr>
          <w:noProof/>
        </w:rPr>
        <w:t>(28)</w:t>
      </w:r>
      <w:r w:rsidRPr="0025589C">
        <w:fldChar w:fldCharType="end"/>
      </w:r>
      <w:r w:rsidRPr="0025589C">
        <w:t xml:space="preserve">. Growth curve data were analyzed using </w:t>
      </w:r>
      <w:r w:rsidRPr="0025589C">
        <w:rPr>
          <w:i/>
          <w:iCs/>
        </w:rPr>
        <w:t>Curveball</w:t>
      </w:r>
      <w:r w:rsidRPr="0025589C">
        <w:t>, a new open-source software written in Python</w:t>
      </w:r>
      <w:r>
        <w:t xml:space="preserve"> </w:t>
      </w:r>
      <w:r w:rsidRPr="0025589C">
        <w:fldChar w:fldCharType="begin" w:fldLock="1"/>
      </w:r>
      <w:r w:rsidR="00746829">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(25)","plainTextFormattedCitation":"(25)","previouslyFormattedCitation":"(24)"},"properties":{"noteIndex":0},"schema":"https://github.com/citation-style-language/schema/raw/master/csl-citation.json"}</w:instrText>
      </w:r>
      <w:r w:rsidRPr="0025589C">
        <w:fldChar w:fldCharType="separate"/>
      </w:r>
      <w:r w:rsidR="00746829" w:rsidRPr="00746829">
        <w:rPr>
          <w:noProof/>
        </w:rPr>
        <w:t>(25)</w:t>
      </w:r>
      <w:r w:rsidRPr="0025589C">
        <w:fldChar w:fldCharType="end"/>
      </w:r>
      <w:r w:rsidRPr="0025589C">
        <w:t xml:space="preserve"> that implements the approach presented in this manuscript. The software includes both a programmatic interface (API) and a command line interface (CLI), and therefore does not require programming skills. The source code makes use of several Python packages: NumPy</w:t>
      </w:r>
      <w:r>
        <w:t xml:space="preserve"> </w:t>
      </w:r>
      <w:r w:rsidRPr="0025589C">
        <w:fldChar w:fldCharType="begin" w:fldLock="1"/>
      </w:r>
      <w:r w:rsidR="00746829">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(29)","plainTextFormattedCitation":"(29)","previouslyFormattedCitation":"(28)"},"properties":{"noteIndex":0},"schema":"https://github.com/citation-style-language/schema/raw/master/csl-citation.json"}</w:instrText>
      </w:r>
      <w:r w:rsidRPr="0025589C">
        <w:fldChar w:fldCharType="separate"/>
      </w:r>
      <w:r w:rsidR="00746829" w:rsidRPr="00746829">
        <w:rPr>
          <w:noProof/>
        </w:rPr>
        <w:t>(29)</w:t>
      </w:r>
      <w:r w:rsidRPr="0025589C">
        <w:fldChar w:fldCharType="end"/>
      </w:r>
      <w:r w:rsidRPr="0025589C">
        <w:t>, SciPy</w:t>
      </w:r>
      <w:r>
        <w:t xml:space="preserve">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rsidRPr="0025589C">
        <w:t>, Matplotlib</w:t>
      </w:r>
      <w:r>
        <w:t xml:space="preserve"> </w:t>
      </w:r>
      <w:r w:rsidRPr="0025589C">
        <w:fldChar w:fldCharType="begin" w:fldLock="1"/>
      </w:r>
      <w:r w:rsidR="00746829">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(31)","plainTextFormattedCitation":"(31)","previouslyFormattedCitation":"(30)"},"properties":{"noteIndex":0},"schema":"https://github.com/citation-style-language/schema/raw/master/csl-citation.json"}</w:instrText>
      </w:r>
      <w:r w:rsidRPr="0025589C">
        <w:fldChar w:fldCharType="separate"/>
      </w:r>
      <w:r w:rsidR="00746829" w:rsidRPr="00746829">
        <w:rPr>
          <w:noProof/>
        </w:rPr>
        <w:t>(31)</w:t>
      </w:r>
      <w:r w:rsidRPr="0025589C">
        <w:fldChar w:fldCharType="end"/>
      </w:r>
      <w:r w:rsidRPr="0025589C">
        <w:t>, Pandas</w:t>
      </w:r>
      <w:r>
        <w:t xml:space="preserve"> </w:t>
      </w:r>
      <w:r w:rsidRPr="0025589C">
        <w:fldChar w:fldCharType="begin" w:fldLock="1"/>
      </w:r>
      <w:r w:rsidR="00746829">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(32)","plainTextFormattedCitation":"(32)","previouslyFormattedCitation":"(31)"},"properties":{"noteIndex":0},"schema":"https://github.com/citation-style-language/schema/raw/master/csl-citation.json"}</w:instrText>
      </w:r>
      <w:r w:rsidRPr="0025589C">
        <w:fldChar w:fldCharType="separate"/>
      </w:r>
      <w:r w:rsidR="00746829" w:rsidRPr="00746829">
        <w:rPr>
          <w:noProof/>
        </w:rPr>
        <w:t>(32)</w:t>
      </w:r>
      <w:r w:rsidRPr="0025589C">
        <w:fldChar w:fldCharType="end"/>
      </w:r>
      <w:r w:rsidRPr="0025589C">
        <w:t>, Seaborn</w:t>
      </w:r>
      <w:r>
        <w:t xml:space="preserve"> </w:t>
      </w:r>
      <w:r w:rsidRPr="0025589C">
        <w:fldChar w:fldCharType="begin" w:fldLock="1"/>
      </w:r>
      <w:r w:rsidR="00746829">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(33)","plainTextFormattedCitation":"(33)","previouslyFormattedCitation":"(32)"},"properties":{"noteIndex":0},"schema":"https://github.com/citation-style-language/schema/raw/master/csl-citation.json"}</w:instrText>
      </w:r>
      <w:r w:rsidRPr="0025589C">
        <w:fldChar w:fldCharType="separate"/>
      </w:r>
      <w:r w:rsidR="00746829" w:rsidRPr="00746829">
        <w:rPr>
          <w:noProof/>
        </w:rPr>
        <w:t>(33)</w:t>
      </w:r>
      <w:r w:rsidRPr="0025589C">
        <w:fldChar w:fldCharType="end"/>
      </w:r>
      <w:r w:rsidRPr="0025589C">
        <w:t>, LMFIT</w:t>
      </w:r>
      <w:r>
        <w:t xml:space="preserve"> </w:t>
      </w:r>
      <w:r w:rsidRPr="0025589C">
        <w:fldChar w:fldCharType="begin" w:fldLock="1"/>
      </w:r>
      <w:r w:rsidR="00746829">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(34)","plainTextFormattedCitation":"(34)","previouslyFormattedCitation":"(33)"},"properties":{"noteIndex":0},"schema":"https://github.com/citation-style-language/schema/raw/master/csl-citation.json"}</w:instrText>
      </w:r>
      <w:r w:rsidRPr="0025589C">
        <w:fldChar w:fldCharType="separate"/>
      </w:r>
      <w:r w:rsidR="00746829" w:rsidRPr="00746829">
        <w:rPr>
          <w:noProof/>
        </w:rPr>
        <w:t>(34)</w:t>
      </w:r>
      <w:r w:rsidRPr="0025589C">
        <w:fldChar w:fldCharType="end"/>
      </w:r>
      <w:r w:rsidRPr="0025589C">
        <w:t xml:space="preserve">, </w:t>
      </w:r>
      <w:proofErr w:type="spellStart"/>
      <w:r w:rsidRPr="0025589C">
        <w:t>Scikit</w:t>
      </w:r>
      <w:proofErr w:type="spellEnd"/>
      <w:r w:rsidRPr="0025589C">
        <w:t>-learn</w:t>
      </w:r>
      <w:r>
        <w:t xml:space="preserve"> </w:t>
      </w:r>
      <w:r w:rsidRPr="0025589C">
        <w:fldChar w:fldCharType="begin" w:fldLock="1"/>
      </w:r>
      <w:r w:rsidR="00746829">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(35)","plainTextFormattedCitation":"(35)","previouslyFormattedCitation":"(34)"},"properties":{"noteIndex":0},"schema":"https://github.com/citation-style-language/schema/raw/master/csl-citation.json"}</w:instrText>
      </w:r>
      <w:r w:rsidRPr="0025589C">
        <w:fldChar w:fldCharType="separate"/>
      </w:r>
      <w:r w:rsidR="00746829" w:rsidRPr="00746829">
        <w:rPr>
          <w:noProof/>
        </w:rPr>
        <w:t>(35)</w:t>
      </w:r>
      <w:r w:rsidRPr="0025589C">
        <w:fldChar w:fldCharType="end"/>
      </w:r>
      <w:r w:rsidRPr="0025589C">
        <w:t xml:space="preserve">, and </w:t>
      </w:r>
      <w:proofErr w:type="spellStart"/>
      <w:r w:rsidRPr="0025589C">
        <w:t>SymPy</w:t>
      </w:r>
      <w:proofErr w:type="spellEnd"/>
      <w:r>
        <w:t xml:space="preserve"> </w:t>
      </w:r>
      <w:r w:rsidRPr="0025589C">
        <w:fldChar w:fldCharType="begin" w:fldLock="1"/>
      </w:r>
      <w:r w:rsidR="00746829">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(36)","plainTextFormattedCitation":"(36)","previouslyFormattedCitation":"(35)"},"properties":{"noteIndex":0},"schema":"https://github.com/citation-style-language/schema/raw/master/csl-citation.json"}</w:instrText>
      </w:r>
      <w:r w:rsidRPr="0025589C">
        <w:fldChar w:fldCharType="separate"/>
      </w:r>
      <w:r w:rsidR="00746829" w:rsidRPr="00746829">
        <w:rPr>
          <w:noProof/>
        </w:rPr>
        <w:t>(36)</w:t>
      </w:r>
      <w:r w:rsidRPr="0025589C">
        <w:fldChar w:fldCharType="end"/>
      </w:r>
      <w:r w:rsidRPr="0025589C">
        <w:t xml:space="preserve">. </w:t>
      </w:r>
      <w:proofErr w:type="spellStart"/>
      <w:r>
        <w:rPr>
          <w:i/>
          <w:iCs/>
        </w:rPr>
        <w:t>LacI</w:t>
      </w:r>
      <w:proofErr w:type="spellEnd"/>
      <w:r>
        <w:rPr>
          <w:i/>
          <w:iCs/>
        </w:rPr>
        <w:t xml:space="preserve"> experiments: </w:t>
      </w:r>
      <w:r>
        <w:t xml:space="preserve">Growth curves of the </w:t>
      </w:r>
      <w:proofErr w:type="spellStart"/>
      <w:r>
        <w:rPr>
          <w:i/>
          <w:iCs/>
        </w:rPr>
        <w:t>lacI</w:t>
      </w:r>
      <w:proofErr w:type="spellEnd"/>
      <w:r>
        <w:t xml:space="preserve"> strains were analyzed using the same models but different software implementation. We note specific differences in the analysis wherever these apply. </w:t>
      </w:r>
    </w:p>
    <w:p w14:paraId="29FABEF5" w14:textId="25216091" w:rsidR="007C5E66" w:rsidRPr="0025589C" w:rsidRDefault="007C5E66" w:rsidP="007C5E66">
      <w:r w:rsidRPr="0025589C">
        <w:rPr>
          <w:b/>
          <w:bCs/>
        </w:rPr>
        <w:t>Fitting growth models.</w:t>
      </w:r>
      <w:r w:rsidRPr="0025589C">
        <w:t xml:space="preserve"> To fit </w:t>
      </w:r>
      <w:r>
        <w:t xml:space="preserve">growth </w:t>
      </w:r>
      <w:r w:rsidRPr="0025589C">
        <w:t>models</w:t>
      </w:r>
      <w:r>
        <w:t xml:space="preserve"> (</w:t>
      </w:r>
      <w:proofErr w:type="spellStart"/>
      <w:r>
        <w:t>eqs</w:t>
      </w:r>
      <w:proofErr w:type="spellEnd"/>
      <w:r>
        <w:t>. 2)</w:t>
      </w:r>
      <w:r w:rsidRPr="0025589C">
        <w:t xml:space="preserve"> to </w:t>
      </w:r>
      <w:r>
        <w:t xml:space="preserve">mono-culture density </w:t>
      </w:r>
      <w:r w:rsidRPr="0025589C">
        <w:t>data we used the least-squares non-linear curve fitting procedure</w:t>
      </w:r>
      <w:r>
        <w:t xml:space="preserve"> in SciPy’s </w:t>
      </w:r>
      <w:proofErr w:type="spellStart"/>
      <w:r>
        <w:rPr>
          <w:i/>
          <w:iCs/>
        </w:rPr>
        <w:t>least_squares</w:t>
      </w:r>
      <w:proofErr w:type="spellEnd"/>
      <w:r>
        <w:t xml:space="preserve"> function</w:t>
      </w:r>
      <w:r w:rsidRPr="0025589C">
        <w:t xml:space="preserve">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rsidRPr="0025589C">
        <w:t xml:space="preserve">. We then calculate the Bayesian Information Criteria (BIC) of several nested models, defined by fixing </w:t>
      </w:r>
      <w:r>
        <w:t>the value</w:t>
      </w:r>
      <w:r w:rsidRPr="0025589C">
        <w:t xml:space="preserve"> of </w:t>
      </w:r>
      <w:r>
        <w:t xml:space="preserve">specific growth </w:t>
      </w:r>
      <w:r w:rsidRPr="0025589C">
        <w:t xml:space="preserve">parameters (see </w:t>
      </w:r>
      <w:r w:rsidRPr="00876E70">
        <w:rPr>
          <w:b/>
          <w:bCs/>
        </w:rPr>
        <w:t xml:space="preserve">Appendix </w:t>
      </w:r>
      <w:r>
        <w:rPr>
          <w:b/>
          <w:bCs/>
        </w:rPr>
        <w:t>A</w:t>
      </w:r>
      <w:r w:rsidRPr="0025589C">
        <w:t xml:space="preserve">, </w:t>
      </w:r>
      <w:r w:rsidRPr="005327AF">
        <w:rPr>
          <w:b/>
          <w:bCs/>
        </w:rPr>
        <w:t>Table S1</w:t>
      </w:r>
      <w:r>
        <w:t xml:space="preserve">, and </w:t>
      </w:r>
      <w:r w:rsidRPr="005327AF">
        <w:rPr>
          <w:b/>
          <w:bCs/>
        </w:rPr>
        <w:fldChar w:fldCharType="begin"/>
      </w:r>
      <w:r w:rsidRPr="005327AF">
        <w:rPr>
          <w:b/>
          <w:bCs/>
        </w:rPr>
        <w:instrText xml:space="preserve"> REF _Ref509484308 \h </w:instrText>
      </w:r>
      <w:r>
        <w:rPr>
          <w:b/>
          <w:bCs/>
        </w:rPr>
        <w:instrText xml:space="preserve"> \* MERGEFORMAT </w:instrText>
      </w:r>
      <w:r w:rsidRPr="005327AF">
        <w:rPr>
          <w:b/>
          <w:bCs/>
        </w:rPr>
      </w:r>
      <w:r w:rsidRPr="005327AF">
        <w:rPr>
          <w:b/>
          <w:bCs/>
        </w:rPr>
        <w:fldChar w:fldCharType="separate"/>
      </w:r>
      <w:r w:rsidRPr="00E66975">
        <w:rPr>
          <w:b/>
          <w:bCs/>
        </w:rPr>
        <w:t>Figure S2</w:t>
      </w:r>
      <w:r w:rsidRPr="005327AF">
        <w:rPr>
          <w:b/>
          <w:bCs/>
        </w:rPr>
        <w:fldChar w:fldCharType="end"/>
      </w:r>
      <w:r w:rsidRPr="0025589C">
        <w:t>). BIC is given by:</w:t>
      </w:r>
    </w:p>
    <w:p w14:paraId="137C7E0B" w14:textId="77777777" w:rsidR="007C5E66" w:rsidRPr="0025589C" w:rsidRDefault="007C5E66" w:rsidP="007C5E66">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29FC38F3" w14:textId="2C31BF7C" w:rsidR="007C5E66" w:rsidRPr="0025589C" w:rsidRDefault="007C5E66" w:rsidP="0093323B">
      <w:pPr>
        <w:ind w:firstLine="0"/>
      </w:pPr>
      <w:r w:rsidRPr="00876E70">
        <w:t xml:space="preserve">where </w:t>
      </w:r>
      <m:oMath>
        <m:r>
          <w:rPr>
            <w:rFonts w:ascii="Cambria Math" w:hAnsi="Cambria Math"/>
          </w:rPr>
          <m:t>k</m:t>
        </m:r>
      </m:oMath>
      <w:r w:rsidRPr="00876E70">
        <w:t xml:space="preserve"> is the number of 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selected the model with the lowest BIC</w:t>
      </w:r>
      <w:r>
        <w:t xml:space="preserve"> </w:t>
      </w:r>
      <w:r w:rsidRPr="0025589C">
        <w:fldChar w:fldCharType="begin" w:fldLock="1"/>
      </w:r>
      <w:r w:rsidR="00746829">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tools","type":"article-journal","volume":"211"},"uris":["http://www.mendeley.com/documents/?uuid=192bfd77-cca7-4a95-8e9d-bc1f8551d94b"]}],"mendeley":{"formattedCitation":"(37, 38)","plainTextFormattedCitation":"(37, 38)","previouslyFormattedCitation":"(36, 37)"},"properties":{"noteIndex":0},"schema":"https://github.com/citation-style-language/schema/raw/master/csl-citation.json"}</w:instrText>
      </w:r>
      <w:r w:rsidRPr="0025589C">
        <w:fldChar w:fldCharType="separate"/>
      </w:r>
      <w:r w:rsidR="00746829" w:rsidRPr="00746829">
        <w:rPr>
          <w:noProof/>
        </w:rPr>
        <w:t>(37, 38)</w:t>
      </w:r>
      <w:r w:rsidRPr="0025589C">
        <w:fldChar w:fldCharType="end"/>
      </w:r>
      <w:r w:rsidRPr="0025589C">
        <w:t>. Other metrics for model selection can be used, but BIC was chosen for its simplicity and flexibility.</w:t>
      </w:r>
      <w:ins w:id="207" w:author="Yoav Ram" w:date="2019-02-05T11:11:00Z">
        <w:r w:rsidR="000E36A2">
          <w:t xml:space="preserve"> </w:t>
        </w:r>
      </w:ins>
      <w:ins w:id="208" w:author="Yoav Ram" w:date="2019-02-05T11:15:00Z">
        <w:r w:rsidR="00F854D4">
          <w:t>L</w:t>
        </w:r>
      </w:ins>
      <w:ins w:id="209" w:author="Yoav Ram" w:date="2019-02-05T11:13:00Z">
        <w:r w:rsidR="000E36A2">
          <w:t>ag duration</w:t>
        </w:r>
      </w:ins>
      <w:ins w:id="210" w:author="Yoav Ram" w:date="2019-02-05T11:15:00Z">
        <w:r w:rsidR="00F854D4">
          <w:t>, max</w:t>
        </w:r>
      </w:ins>
      <w:ins w:id="211" w:author="Yoav Ram" w:date="2019-02-05T11:41:00Z">
        <w:r w:rsidR="0093323B">
          <w:t xml:space="preserve"> </w:t>
        </w:r>
      </w:ins>
      <w:ins w:id="212" w:author="Yoav Ram" w:date="2019-02-05T11:15:00Z">
        <w:r w:rsidR="00F854D4">
          <w:t>specific growth rate, and min doubling time</w:t>
        </w:r>
      </w:ins>
      <w:ins w:id="213" w:author="Yoav Ram" w:date="2019-02-05T11:41:00Z">
        <w:r w:rsidR="0093323B">
          <w:t xml:space="preserve"> (</w:t>
        </w:r>
      </w:ins>
      <w:ins w:id="214" w:author="Yoav Ram" w:date="2019-02-05T11:42:00Z">
        <w:r w:rsidR="0093323B">
          <w:fldChar w:fldCharType="begin"/>
        </w:r>
        <w:r w:rsidR="0093323B">
          <w:instrText xml:space="preserve"> REF _Ref259353 \h </w:instrText>
        </w:r>
      </w:ins>
      <w:r w:rsidR="0093323B">
        <w:fldChar w:fldCharType="separate"/>
      </w:r>
      <w:ins w:id="215" w:author="Yoav Ram" w:date="2019-02-05T11:42:00Z">
        <w:r w:rsidR="0093323B" w:rsidRPr="003602F8">
          <w:rPr>
            <w:b/>
            <w:bCs/>
          </w:rPr>
          <w:t xml:space="preserve">Table </w:t>
        </w:r>
        <w:r w:rsidR="0093323B">
          <w:rPr>
            <w:b/>
            <w:bCs/>
            <w:noProof/>
          </w:rPr>
          <w:t>1</w:t>
        </w:r>
        <w:r w:rsidR="0093323B">
          <w:fldChar w:fldCharType="end"/>
        </w:r>
        <w:r w:rsidR="0093323B">
          <w:t>)</w:t>
        </w:r>
      </w:ins>
      <w:ins w:id="216" w:author="Yoav Ram" w:date="2019-02-05T11:15:00Z">
        <w:r w:rsidR="00F854D4">
          <w:t xml:space="preserve"> were estimated from the fitted grow</w:t>
        </w:r>
      </w:ins>
      <w:ins w:id="217" w:author="Yoav Ram" w:date="2019-02-05T11:16:00Z">
        <w:r w:rsidR="00F854D4">
          <w:t xml:space="preserve">th </w:t>
        </w:r>
      </w:ins>
      <w:ins w:id="218" w:author="Yoav Ram" w:date="2019-02-05T11:15:00Z">
        <w:r w:rsidR="00F854D4">
          <w:t>model</w:t>
        </w:r>
      </w:ins>
      <w:ins w:id="219" w:author="Yoav Ram" w:date="2019-02-05T11:39:00Z">
        <w:r w:rsidR="0093323B">
          <w:t xml:space="preserve">, </w:t>
        </w:r>
        <m:oMath>
          <m:r>
            <w:rPr>
              <w:rFonts w:ascii="Cambria Math" w:hAnsi="Cambria Math"/>
            </w:rPr>
            <m:t>N</m:t>
          </m:r>
          <m:d>
            <m:dPr>
              <m:ctrlPr>
                <w:rPr>
                  <w:rFonts w:ascii="Cambria Math" w:hAnsi="Cambria Math"/>
                  <w:i/>
                </w:rPr>
              </m:ctrlPr>
            </m:dPr>
            <m:e>
              <m:r>
                <w:rPr>
                  <w:rFonts w:ascii="Cambria Math" w:hAnsi="Cambria Math"/>
                </w:rPr>
                <m:t>t</m:t>
              </m:r>
            </m:e>
          </m:d>
        </m:oMath>
      </w:ins>
      <w:ins w:id="220" w:author="Yoav Ram" w:date="2019-02-05T11:40:00Z">
        <w:r w:rsidR="0093323B">
          <w:t> (</w:t>
        </w:r>
        <w:proofErr w:type="spellStart"/>
        <w:r w:rsidR="0093323B">
          <w:t>eqs</w:t>
        </w:r>
        <w:proofErr w:type="spellEnd"/>
        <w:r w:rsidR="0093323B">
          <w:t>. 2)</w:t>
        </w:r>
      </w:ins>
      <w:ins w:id="221" w:author="Yoav Ram" w:date="2019-02-05T11:15:00Z">
        <w:r w:rsidR="00F854D4">
          <w:t>.</w:t>
        </w:r>
      </w:ins>
      <w:ins w:id="222" w:author="Yoav Ram" w:date="2019-02-05T11:16:00Z">
        <w:r w:rsidR="00F854D4">
          <w:t xml:space="preserve"> Lag duration is </w:t>
        </w:r>
      </w:ins>
      <w:ins w:id="223" w:author="Yoav Ram" w:date="2019-02-05T11:38:00Z">
        <w:r w:rsidR="0093323B">
          <w:t xml:space="preserve">the </w:t>
        </w:r>
      </w:ins>
      <w:ins w:id="224" w:author="Yoav Ram" w:date="2019-02-05T11:39:00Z">
        <w:r w:rsidR="0093323B">
          <w:t xml:space="preserve">time </w:t>
        </w:r>
      </w:ins>
      <w:ins w:id="225" w:author="Yoav Ram" w:date="2019-02-05T11:40:00Z">
        <w:r w:rsidR="0093323B">
          <w:t xml:space="preserve">at </w:t>
        </w:r>
      </w:ins>
      <w:ins w:id="226" w:author="Yoav Ram" w:date="2019-02-05T11:39:00Z">
        <w:r w:rsidR="0093323B">
          <w:t xml:space="preserve">which </w:t>
        </w:r>
      </w:ins>
      <w:ins w:id="227" w:author="Yoav Ram" w:date="2019-02-05T11:16:00Z">
        <w:r w:rsidR="00F854D4">
          <w:t xml:space="preserve">the </w:t>
        </w:r>
      </w:ins>
      <w:ins w:id="228" w:author="Yoav Ram" w:date="2019-02-05T11:14:00Z">
        <w:r w:rsidR="00F854D4">
          <w:t xml:space="preserve">line </w:t>
        </w:r>
      </w:ins>
      <w:ins w:id="229" w:author="Yoav Ram" w:date="2019-02-05T11:38:00Z">
        <w:r w:rsidR="0093323B">
          <w:t xml:space="preserve">tangent to </w:t>
        </w:r>
        <m:oMath>
          <m:r>
            <w:rPr>
              <w:rFonts w:ascii="Cambria Math" w:hAnsi="Cambria Math"/>
            </w:rPr>
            <m:t>N(t)</m:t>
          </m:r>
        </m:oMath>
        <w:r w:rsidR="0093323B">
          <w:t xml:space="preserve"> </w:t>
        </w:r>
      </w:ins>
      <w:ins w:id="230" w:author="Yoav Ram" w:date="2019-02-05T11:14:00Z">
        <w:r w:rsidR="00F854D4">
          <w:t>at the point of maximum derivative (</w:t>
        </w:r>
      </w:ins>
      <w:ins w:id="231" w:author="Yoav Ram" w:date="2019-02-05T11:16:00Z">
        <w:r w:rsidR="00F854D4">
          <w:t xml:space="preserve">i.e. </w:t>
        </w:r>
      </w:ins>
      <w:ins w:id="232" w:author="Yoav Ram" w:date="2019-02-05T11:14:00Z">
        <w:r w:rsidR="00F854D4">
          <w:t xml:space="preserve">the inflection point) intersects with </w:t>
        </w:r>
      </w:ins>
      <w:ins w:id="233" w:author="Yoav Ram" w:date="2019-02-05T11:17:00Z">
        <w:r w:rsidR="00F854D4">
          <w:rPr>
            <w:i/>
            <w:iCs/>
          </w:rPr>
          <w:t>N</w:t>
        </w:r>
        <w:r w:rsidR="00F854D4">
          <w:rPr>
            <w:i/>
            <w:iCs/>
            <w:vertAlign w:val="subscript"/>
          </w:rPr>
          <w:t>0</w:t>
        </w:r>
        <w:r w:rsidR="00F854D4">
          <w:t xml:space="preserve">, </w:t>
        </w:r>
      </w:ins>
      <w:ins w:id="234" w:author="Yoav Ram" w:date="2019-02-05T11:14:00Z">
        <w:r w:rsidR="00F854D4">
          <w:t>the initial population size</w:t>
        </w:r>
      </w:ins>
      <w:ins w:id="235" w:author="Yoav Ram" w:date="2019-02-05T11:18:00Z">
        <w:r w:rsidR="00F854D4">
          <w:t xml:space="preserve"> </w:t>
        </w:r>
        <w:r w:rsidR="00F854D4">
          <w:fldChar w:fldCharType="begin" w:fldLock="1"/>
        </w:r>
      </w:ins>
      <w:r w:rsidR="00746829">
        <w:instrText>ADDIN CSL_CITATION {"citationItems":[{"id":"ITEM-1","itemData":{"author":[{"dropping-particle":"","family":"Baranyi","given":"József","non-dropping-particle":"","parse-names":false,"suffix":""}],"container-title":"Sci.U-Szeged.Hu","id":"ITEM-1","issued":{"date-parts":[["2010"]]},"number-of-pages":"94","publisher":"University of Szeged, Hungary","title":"Modelling and parameter estimation of bacterial growth with distributed lag time","type":"thesis"},"label":"figure","locator":"2.2","uris":["http://www.mendeley.com/documents/?uuid=6f8b5941-75d3-45c0-a126-f26fe16dc60c"]}],"mendeley":{"formattedCitation":"(39)","plainTextFormattedCitation":"(39)","previouslyFormattedCitation":"(38)"},"properties":{"noteIndex":0},"schema":"https://github.com/citation-style-language/schema/raw/master/csl-citation.json"}</w:instrText>
      </w:r>
      <w:r w:rsidR="00F854D4">
        <w:fldChar w:fldCharType="separate"/>
      </w:r>
      <w:r w:rsidR="00746829" w:rsidRPr="00746829">
        <w:rPr>
          <w:noProof/>
        </w:rPr>
        <w:t>(39)</w:t>
      </w:r>
      <w:ins w:id="236" w:author="Yoav Ram" w:date="2019-02-05T11:18:00Z">
        <w:r w:rsidR="00F854D4">
          <w:fldChar w:fldCharType="end"/>
        </w:r>
        <w:r w:rsidR="00F854D4">
          <w:t>.</w:t>
        </w:r>
      </w:ins>
      <w:ins w:id="237" w:author="Yoav Ram" w:date="2019-02-05T11:19:00Z">
        <w:r w:rsidR="00F854D4">
          <w:t xml:space="preserve"> The maximum specific (i.e. per-capita) growth rate is </w:t>
        </w:r>
      </w:ins>
      <m:oMath>
        <m:func>
          <m:funcPr>
            <m:ctrlPr>
              <w:rPr>
                <w:rFonts w:ascii="Cambria Math" w:hAnsi="Cambria Math"/>
                <w:i/>
              </w:rPr>
            </m:ctrlPr>
          </m:funcPr>
          <m:fName>
            <m:limLow>
              <m:limLowPr>
                <m:ctrlPr>
                  <w:ins w:id="238" w:author="Yoav Ram" w:date="2019-02-05T11:35:00Z">
                    <w:rPr>
                      <w:rFonts w:ascii="Cambria Math" w:hAnsi="Cambria Math"/>
                    </w:rPr>
                  </w:ins>
                </m:ctrlPr>
              </m:limLowPr>
              <m:e>
                <m:r>
                  <m:rPr>
                    <m:sty m:val="p"/>
                  </m:rPr>
                  <w:rPr>
                    <w:rFonts w:ascii="Cambria Math" w:hAnsi="Cambria Math"/>
                  </w:rPr>
                  <m:t>max</m:t>
                </m:r>
              </m:e>
              <m:lim>
                <m:r>
                  <w:ins w:id="239" w:author="Yoav Ram" w:date="2019-02-05T11:35:00Z">
                    <m:rPr>
                      <m:sty m:val="p"/>
                    </m:rPr>
                    <w:rPr>
                      <w:rFonts w:ascii="Cambria Math" w:hAnsi="Cambria Math"/>
                    </w:rPr>
                    <m:t>t</m:t>
                  </w:ins>
                </m:r>
              </m:lim>
            </m:limLow>
          </m:fName>
          <m:e>
            <m:d>
              <m:dPr>
                <m:ctrlPr>
                  <w:ins w:id="240" w:author="Yoav Ram" w:date="2019-02-05T11:35:00Z">
                    <w:rPr>
                      <w:rFonts w:ascii="Cambria Math" w:hAnsi="Cambria Math"/>
                      <w:i/>
                    </w:rPr>
                  </w:ins>
                </m:ctrlPr>
              </m:dPr>
              <m:e>
                <m:f>
                  <m:fPr>
                    <m:ctrlPr>
                      <w:ins w:id="241" w:author="Yoav Ram" w:date="2019-02-05T11:35:00Z">
                        <w:rPr>
                          <w:rFonts w:ascii="Cambria Math" w:hAnsi="Cambria Math"/>
                          <w:i/>
                        </w:rPr>
                      </w:ins>
                    </m:ctrlPr>
                  </m:fPr>
                  <m:num>
                    <m:r>
                      <w:ins w:id="242" w:author="Yoav Ram" w:date="2019-02-05T11:35:00Z">
                        <w:rPr>
                          <w:rFonts w:ascii="Cambria Math" w:hAnsi="Cambria Math"/>
                        </w:rPr>
                        <m:t>1</m:t>
                      </w:ins>
                    </m:r>
                  </m:num>
                  <m:den>
                    <m:r>
                      <w:ins w:id="243" w:author="Yoav Ram" w:date="2019-02-05T11:35:00Z">
                        <w:rPr>
                          <w:rFonts w:ascii="Cambria Math" w:hAnsi="Cambria Math"/>
                        </w:rPr>
                        <m:t>N</m:t>
                      </w:ins>
                    </m:r>
                  </m:den>
                </m:f>
                <m:r>
                  <w:ins w:id="244" w:author="Yoav Ram" w:date="2019-02-05T11:35:00Z">
                    <w:rPr>
                      <w:rFonts w:ascii="Cambria Math" w:hAnsi="Cambria Math"/>
                    </w:rPr>
                    <m:t>⋅</m:t>
                  </w:ins>
                </m:r>
                <m:f>
                  <m:fPr>
                    <m:ctrlPr>
                      <w:ins w:id="245" w:author="Yoav Ram" w:date="2019-02-05T11:35:00Z">
                        <w:rPr>
                          <w:rFonts w:ascii="Cambria Math" w:hAnsi="Cambria Math"/>
                          <w:i/>
                        </w:rPr>
                      </w:ins>
                    </m:ctrlPr>
                  </m:fPr>
                  <m:num>
                    <m:r>
                      <w:ins w:id="246" w:author="Yoav Ram" w:date="2019-02-05T11:35:00Z">
                        <w:rPr>
                          <w:rFonts w:ascii="Cambria Math" w:hAnsi="Cambria Math"/>
                        </w:rPr>
                        <m:t>dN</m:t>
                      </w:ins>
                    </m:r>
                  </m:num>
                  <m:den>
                    <m:r>
                      <w:ins w:id="247" w:author="Yoav Ram" w:date="2019-02-05T11:35:00Z">
                        <w:rPr>
                          <w:rFonts w:ascii="Cambria Math" w:hAnsi="Cambria Math"/>
                        </w:rPr>
                        <m:t>dt</m:t>
                      </w:ins>
                    </m:r>
                  </m:den>
                </m:f>
              </m:e>
            </m:d>
          </m:e>
        </m:func>
      </m:oMath>
      <w:ins w:id="248" w:author="Yoav Ram" w:date="2019-02-05T11:36:00Z">
        <w:r w:rsidR="0093323B">
          <w:t xml:space="preserve">; specific growth rate in </w:t>
        </w:r>
      </w:ins>
      <w:ins w:id="249" w:author="Yoav Ram" w:date="2019-02-05T11:15:00Z">
        <w:r w:rsidR="00F854D4">
          <w:t>useful as a metric to compare different strains or treatments as it does not depend on the population density</w:t>
        </w:r>
      </w:ins>
      <w:ins w:id="250" w:author="Yoav Ram" w:date="2019-02-05T11:36:00Z">
        <w:r w:rsidR="0093323B">
          <w:t xml:space="preserve">. </w:t>
        </w:r>
      </w:ins>
      <w:ins w:id="251" w:author="Yoav Ram" w:date="2019-02-05T11:37:00Z">
        <w:r w:rsidR="0093323B">
          <w:t>Min</w:t>
        </w:r>
      </w:ins>
      <w:ins w:id="252" w:author="Yoav Ram" w:date="2019-02-05T11:41:00Z">
        <w:r w:rsidR="0093323B">
          <w:t xml:space="preserve"> </w:t>
        </w:r>
      </w:ins>
      <w:ins w:id="253" w:author="Yoav Ram" w:date="2019-02-05T11:37:00Z">
        <w:r w:rsidR="0093323B">
          <w:t xml:space="preserve">doubling time </w:t>
        </w:r>
      </w:ins>
      <w:ins w:id="254" w:author="Yoav Ram" w:date="2019-02-05T11:38:00Z">
        <w:r w:rsidR="0093323B">
          <w:t xml:space="preserve">is the </w:t>
        </w:r>
      </w:ins>
      <w:ins w:id="255" w:author="Yoav Ram" w:date="2019-02-05T11:41:00Z">
        <w:r w:rsidR="0093323B">
          <w:t xml:space="preserve">minimal </w:t>
        </w:r>
      </w:ins>
      <w:ins w:id="256" w:author="Yoav Ram" w:date="2019-02-05T11:37:00Z">
        <w:r w:rsidR="0093323B">
          <w:t>time required to double the population</w:t>
        </w:r>
      </w:ins>
      <w:ins w:id="257" w:author="Yoav Ram" w:date="2019-02-05T11:43:00Z">
        <w:r w:rsidR="0093323B">
          <w:t xml:space="preserve"> density,</w:t>
        </w:r>
      </w:ins>
      <w:ins w:id="258" w:author="Yoav Ram" w:date="2019-02-05T11:37:00Z">
        <w:r w:rsidR="0093323B">
          <w:t xml:space="preserve"> </w:t>
        </w:r>
      </w:ins>
      <m:oMath>
        <m:r>
          <w:ins w:id="259" w:author="Yoav Ram" w:date="2019-02-05T11:40:00Z">
            <w:rPr>
              <w:rFonts w:ascii="Cambria Math" w:hAnsi="Cambria Math"/>
            </w:rPr>
            <m:t>N</m:t>
          </w:ins>
        </m:r>
        <m:d>
          <m:dPr>
            <m:ctrlPr>
              <w:ins w:id="260" w:author="Yoav Ram" w:date="2019-02-05T11:40:00Z">
                <w:rPr>
                  <w:rFonts w:ascii="Cambria Math" w:hAnsi="Cambria Math"/>
                  <w:i/>
                </w:rPr>
              </w:ins>
            </m:ctrlPr>
          </m:dPr>
          <m:e>
            <m:r>
              <w:ins w:id="261" w:author="Yoav Ram" w:date="2019-02-05T11:40:00Z">
                <w:rPr>
                  <w:rFonts w:ascii="Cambria Math" w:hAnsi="Cambria Math"/>
                </w:rPr>
                <m:t>t</m:t>
              </w:ins>
            </m:r>
          </m:e>
        </m:d>
      </m:oMath>
      <w:ins w:id="262" w:author="Yoav Ram" w:date="2019-02-05T11:37:00Z">
        <w:r w:rsidR="0093323B">
          <w:t xml:space="preserve">. </w:t>
        </w:r>
      </w:ins>
      <w:del w:id="263" w:author="Yoav Ram" w:date="2019-02-05T11:41:00Z">
        <w:r w:rsidDel="0093323B">
          <w:delText xml:space="preserve"> </w:delText>
        </w:r>
      </w:del>
      <w:proofErr w:type="spellStart"/>
      <w:r>
        <w:rPr>
          <w:i/>
          <w:iCs/>
        </w:rPr>
        <w:t>LacI</w:t>
      </w:r>
      <w:proofErr w:type="spellEnd"/>
      <w:r>
        <w:rPr>
          <w:i/>
          <w:iCs/>
        </w:rPr>
        <w:t xml:space="preserve"> experiments:</w:t>
      </w:r>
      <w:r>
        <w:t xml:space="preserve"> Model </w:t>
      </w:r>
      <w:r>
        <w:lastRenderedPageBreak/>
        <w:t>selection was not performed. Rather, we fitted the growth models (</w:t>
      </w:r>
      <w:proofErr w:type="spellStart"/>
      <w:r>
        <w:t>eqs</w:t>
      </w:r>
      <w:proofErr w:type="spellEnd"/>
      <w:r>
        <w:t>. 2)</w:t>
      </w:r>
      <w:r w:rsidRPr="0025589C">
        <w:t xml:space="preserve"> </w:t>
      </w:r>
      <w:r>
        <w:t>but assumed that t</w:t>
      </w:r>
      <w:r w:rsidRPr="0025589C">
        <w:t>he rate at which the physiological state adjusts to the new growth conditions</w:t>
      </w:r>
      <w:r>
        <w:t xml:space="preserve"> is equal to the specific growth rate at low density (</w:t>
      </w:r>
      <m:oMath>
        <m:r>
          <w:rPr>
            <w:rFonts w:ascii="Cambria Math" w:hAnsi="Cambria Math"/>
          </w:rPr>
          <m:t>m=r</m:t>
        </m:r>
      </m:oMath>
      <w:r>
        <w:t xml:space="preserve">), in order to achieve more stable model fitting, as suggested by </w:t>
      </w:r>
      <w:proofErr w:type="spellStart"/>
      <w:r>
        <w:t>Baranyi</w:t>
      </w:r>
      <w:proofErr w:type="spellEnd"/>
      <w:r>
        <w:t xml:space="preserve"> </w:t>
      </w:r>
      <w:r>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(40)","plainTextFormattedCitation":"(40)","previouslyFormattedCitation":"(39)"},"properties":{"noteIndex":0},"schema":"https://github.com/citation-style-language/schema/raw/master/csl-citation.json"}</w:instrText>
      </w:r>
      <w:r>
        <w:fldChar w:fldCharType="separate"/>
      </w:r>
      <w:r w:rsidR="00746829" w:rsidRPr="00746829">
        <w:rPr>
          <w:noProof/>
        </w:rPr>
        <w:t>(40)</w:t>
      </w:r>
      <w:r>
        <w:fldChar w:fldCharType="end"/>
      </w:r>
      <w:r>
        <w:t>. This was not necessary for the fluorescence experiment in which model fitting was stable.</w:t>
      </w:r>
    </w:p>
    <w:p w14:paraId="4C218AA8" w14:textId="1F39230E" w:rsidR="007C5E66" w:rsidRPr="00955658" w:rsidRDefault="007C5E66" w:rsidP="007C5E66">
      <w:r w:rsidRPr="0025589C">
        <w:rPr>
          <w:b/>
          <w:bCs/>
        </w:rPr>
        <w:t xml:space="preserve">Fitting exponential models. </w:t>
      </w:r>
      <w:r w:rsidRPr="0025589C">
        <w:t xml:space="preserve">The following represents a common approach for estimating growth rates from growth curve data, and was used as a benchmark for our new approach (see </w:t>
      </w:r>
      <w:r>
        <w:rPr>
          <w:b/>
          <w:bCs/>
          <w:noProof/>
        </w:rPr>
        <w:t xml:space="preserve">Figure 2 </w:t>
      </w:r>
      <w:r w:rsidRPr="0025589C">
        <w:rPr>
          <w:noProof/>
        </w:rPr>
        <w:t>and</w:t>
      </w:r>
      <w:r w:rsidRPr="0025589C">
        <w:t xml:space="preserve"> black dashed lines in</w:t>
      </w:r>
      <w:r>
        <w:t xml:space="preserve"> </w:t>
      </w:r>
      <w:r w:rsidRPr="00560BED">
        <w:rPr>
          <w:b/>
          <w:bCs/>
        </w:rPr>
        <w:t>Figure 4</w:t>
      </w:r>
      <w:r>
        <w:t xml:space="preserve"> and </w:t>
      </w:r>
      <w:r w:rsidRPr="00560BED">
        <w:rPr>
          <w:b/>
          <w:bCs/>
        </w:rPr>
        <w:t>Figure 5</w:t>
      </w:r>
      <w:r w:rsidRPr="0025589C">
        <w:t xml:space="preserve">). A polynomial </w:t>
      </w:r>
      <w:ins w:id="264" w:author="Yoav Ram" w:date="2019-02-05T13:53:00Z">
        <w:r w:rsidR="00955658">
          <w:rPr>
            <w:i/>
            <w:iCs/>
          </w:rPr>
          <w:t xml:space="preserve">p(t) </w:t>
        </w:r>
      </w:ins>
      <w:r w:rsidRPr="0025589C">
        <w:t xml:space="preserve">is fitted to the mean of the growth </w:t>
      </w:r>
      <w:r w:rsidRPr="00876E70">
        <w:t xml:space="preserve">curve data </w:t>
      </w:r>
      <w:r w:rsidRPr="00876E70">
        <w:rPr>
          <w:i/>
          <w:iCs/>
        </w:rPr>
        <w:t>N(t)</w:t>
      </w:r>
      <w:r w:rsidRPr="00876E70">
        <w:t xml:space="preserve">. The time of maximum growth rate </w:t>
      </w:r>
      <w:proofErr w:type="spellStart"/>
      <w:r w:rsidRPr="00876E70">
        <w:rPr>
          <w:i/>
          <w:iCs/>
        </w:rPr>
        <w:t>t</w:t>
      </w:r>
      <w:r w:rsidRPr="00876E70">
        <w:rPr>
          <w:i/>
          <w:iCs/>
          <w:vertAlign w:val="subscript"/>
        </w:rPr>
        <w:t>max</w:t>
      </w:r>
      <w:proofErr w:type="spellEnd"/>
      <w:r w:rsidRPr="00876E70">
        <w:t xml:space="preserve"> is found by differentiating the fitted polynomial and finding the </w:t>
      </w:r>
      <w:ins w:id="265" w:author="Yoav Ram" w:date="2019-02-05T14:05:00Z">
        <w:r w:rsidR="005A0698">
          <w:t xml:space="preserve">time at which the </w:t>
        </w:r>
      </w:ins>
      <w:r w:rsidRPr="00876E70">
        <w:t>maximum of the derivative</w:t>
      </w:r>
      <w:ins w:id="266" w:author="Yoav Ram" w:date="2019-02-05T13:53:00Z">
        <w:r w:rsidR="00955658">
          <w:t xml:space="preserve"> </w:t>
        </w:r>
        <w:r w:rsidR="00955658">
          <w:rPr>
            <w:i/>
            <w:iCs/>
          </w:rPr>
          <w:t>max</w:t>
        </w:r>
      </w:ins>
      <w:ins w:id="267" w:author="Yoav Ram" w:date="2019-02-05T13:54:00Z">
        <w:r w:rsidR="00955658">
          <w:rPr>
            <w:i/>
            <w:iCs/>
          </w:rPr>
          <w:t>(p(t))</w:t>
        </w:r>
      </w:ins>
      <w:ins w:id="268" w:author="Yoav Ram" w:date="2019-02-05T14:05:00Z">
        <w:r w:rsidR="005A0698">
          <w:rPr>
            <w:i/>
            <w:iCs/>
          </w:rPr>
          <w:t xml:space="preserve"> </w:t>
        </w:r>
        <w:r w:rsidR="005A0698">
          <w:t>occurs</w:t>
        </w:r>
      </w:ins>
      <w:r w:rsidRPr="00876E70">
        <w:t xml:space="preserve">. </w:t>
      </w:r>
      <w:del w:id="269" w:author="Yoav Ram" w:date="2019-02-05T13:54:00Z">
        <w:r w:rsidRPr="00876E70" w:rsidDel="00955658">
          <w:delText xml:space="preserve">Values </w:delText>
        </w:r>
        <w:r w:rsidRPr="00876E70" w:rsidDel="00955658">
          <w:rPr>
            <w:i/>
            <w:iCs/>
          </w:rPr>
          <w:delText>a</w:delText>
        </w:r>
        <w:r w:rsidRPr="00876E70" w:rsidDel="00955658">
          <w:delText xml:space="preserve"> and </w:delText>
        </w:r>
        <w:r w:rsidRPr="00876E70" w:rsidDel="00955658">
          <w:rPr>
            <w:i/>
            <w:iCs/>
          </w:rPr>
          <w:delText>b</w:delText>
        </w:r>
        <w:r w:rsidRPr="00876E70" w:rsidDel="00955658">
          <w:delText xml:space="preserve"> are found such that </w:delText>
        </w:r>
        <w:r w:rsidRPr="00876E70" w:rsidDel="00955658">
          <w:rPr>
            <w:i/>
            <w:iCs/>
          </w:rPr>
          <w:delText>f(t)=b+at</w:delText>
        </w:r>
        <w:r w:rsidRPr="00876E70" w:rsidDel="00955658">
          <w:delText xml:space="preserve"> describes a tangent line at the point of maximum growth (</w:delText>
        </w:r>
        <w:r w:rsidRPr="00876E70" w:rsidDel="00955658">
          <w:rPr>
            <w:i/>
            <w:iCs/>
          </w:rPr>
          <w:delText>t</w:delText>
        </w:r>
        <w:r w:rsidRPr="00876E70" w:rsidDel="00955658">
          <w:rPr>
            <w:i/>
            <w:iCs/>
            <w:vertAlign w:val="subscript"/>
          </w:rPr>
          <w:delText>max</w:delText>
        </w:r>
        <w:r w:rsidRPr="00876E70" w:rsidDel="00955658">
          <w:rPr>
            <w:i/>
            <w:iCs/>
          </w:rPr>
          <w:delText>, N(t</w:delText>
        </w:r>
        <w:r w:rsidRPr="00876E70" w:rsidDel="00955658">
          <w:rPr>
            <w:i/>
            <w:iCs/>
            <w:vertAlign w:val="subscript"/>
          </w:rPr>
          <w:delText>max</w:delText>
        </w:r>
        <w:r w:rsidRPr="00876E70" w:rsidDel="00955658">
          <w:rPr>
            <w:i/>
            <w:iCs/>
          </w:rPr>
          <w:delText>)</w:delText>
        </w:r>
        <w:r w:rsidRPr="00876E70" w:rsidDel="00955658">
          <w:delText>).</w:delText>
        </w:r>
        <w:r w:rsidRPr="00876E70" w:rsidDel="00955658">
          <w:rPr>
            <w:i/>
            <w:iCs/>
          </w:rPr>
          <w:delText xml:space="preserve"> </w:delText>
        </w:r>
        <w:r w:rsidRPr="00876E70" w:rsidDel="00955658">
          <w:delText xml:space="preserve">The intercept </w:delText>
        </w:r>
        <w:r w:rsidRPr="00876E70" w:rsidDel="00955658">
          <w:rPr>
            <w:i/>
            <w:iCs/>
          </w:rPr>
          <w:delText xml:space="preserve">b </w:delText>
        </w:r>
        <w:r w:rsidRPr="00876E70" w:rsidDel="00955658">
          <w:delText xml:space="preserve">and the slope </w:delText>
        </w:r>
        <w:r w:rsidRPr="00876E70" w:rsidDel="00955658">
          <w:rPr>
            <w:i/>
            <w:iCs/>
          </w:rPr>
          <w:delText>a</w:delText>
        </w:r>
        <w:r w:rsidRPr="00876E70" w:rsidDel="00955658">
          <w:delText xml:space="preserve"> are interpreted as the initial density </w:delText>
        </w:r>
        <w:r w:rsidRPr="00876E70" w:rsidDel="00955658">
          <w:rPr>
            <w:i/>
            <w:iCs/>
          </w:rPr>
          <w:delText>N</w:delText>
        </w:r>
        <w:r w:rsidRPr="00876E70" w:rsidDel="00955658">
          <w:rPr>
            <w:i/>
            <w:iCs/>
            <w:vertAlign w:val="subscript"/>
          </w:rPr>
          <w:delText>0</w:delText>
        </w:r>
        <w:r w:rsidRPr="00876E70" w:rsidDel="00955658">
          <w:rPr>
            <w:i/>
            <w:iCs/>
          </w:rPr>
          <w:delText>=e</w:delText>
        </w:r>
        <w:r w:rsidRPr="00876E70" w:rsidDel="00955658">
          <w:rPr>
            <w:i/>
            <w:iCs/>
            <w:vertAlign w:val="superscript"/>
          </w:rPr>
          <w:delText>b</w:delText>
        </w:r>
        <w:r w:rsidRPr="00876E70" w:rsidDel="00955658">
          <w:delText xml:space="preserve"> and the growth rate </w:delText>
        </w:r>
        <w:r w:rsidRPr="00876E70" w:rsidDel="00955658">
          <w:rPr>
            <w:i/>
            <w:iCs/>
          </w:rPr>
          <w:delText>r=a</w:delText>
        </w:r>
        <w:r w:rsidRPr="00876E70" w:rsidDel="00955658">
          <w:delText xml:space="preserve"> in an exponential growth model </w:delText>
        </w:r>
        <w:r w:rsidRPr="00876E70" w:rsidDel="00955658">
          <w:rPr>
            <w:i/>
            <w:iCs/>
          </w:rPr>
          <w:delText>N(t)=N</w:delText>
        </w:r>
        <w:r w:rsidRPr="00876E70" w:rsidDel="00955658">
          <w:rPr>
            <w:i/>
            <w:iCs/>
            <w:vertAlign w:val="subscript"/>
          </w:rPr>
          <w:delText>0</w:delText>
        </w:r>
        <w:r w:rsidRPr="00876E70" w:rsidDel="00955658">
          <w:rPr>
            <w:i/>
            <w:iCs/>
          </w:rPr>
          <w:delText>e</w:delText>
        </w:r>
        <w:r w:rsidRPr="00876E70" w:rsidDel="00955658">
          <w:rPr>
            <w:i/>
            <w:iCs/>
            <w:vertAlign w:val="superscript"/>
          </w:rPr>
          <w:delText>rt</w:delText>
        </w:r>
        <w:r w:rsidRPr="00876E70" w:rsidDel="00955658">
          <w:delText xml:space="preserve"> (</w:delText>
        </w:r>
        <w:r w:rsidRPr="00876E70" w:rsidDel="00955658">
          <w:rPr>
            <w:i/>
            <w:iCs/>
          </w:rPr>
          <w:delText>N</w:delText>
        </w:r>
        <w:r w:rsidRPr="00876E70" w:rsidDel="00955658">
          <w:rPr>
            <w:i/>
            <w:iCs/>
            <w:vertAlign w:val="subscript"/>
          </w:rPr>
          <w:delText>0</w:delText>
        </w:r>
        <w:r w:rsidRPr="00876E70" w:rsidDel="00955658">
          <w:rPr>
            <w:i/>
            <w:iCs/>
          </w:rPr>
          <w:delText xml:space="preserve"> </w:delText>
        </w:r>
        <w:r w:rsidRPr="00876E70" w:rsidDel="00955658">
          <w:delText>is usually disregarded)</w:delText>
        </w:r>
      </w:del>
      <w:ins w:id="270" w:author="Yoav Ram" w:date="2019-02-05T13:54:00Z">
        <w:r w:rsidR="00955658">
          <w:t xml:space="preserve">Then, a linear function </w:t>
        </w:r>
        <w:proofErr w:type="spellStart"/>
        <w:r w:rsidR="00955658" w:rsidRPr="00955658">
          <w:rPr>
            <w:i/>
            <w:iCs/>
            <w:rPrChange w:id="271" w:author="Yoav Ram" w:date="2019-02-05T13:54:00Z">
              <w:rPr/>
            </w:rPrChange>
          </w:rPr>
          <w:t>at+b</w:t>
        </w:r>
        <w:proofErr w:type="spellEnd"/>
        <w:r w:rsidR="00955658">
          <w:t xml:space="preserve"> is fitted to</w:t>
        </w:r>
        <w:r w:rsidR="00955658">
          <w:rPr>
            <w:i/>
            <w:iCs/>
          </w:rPr>
          <w:t xml:space="preserve"> </w:t>
        </w:r>
        <w:r w:rsidR="00955658">
          <w:t>the log of the growth curve</w:t>
        </w:r>
      </w:ins>
      <w:ins w:id="272" w:author="Yoav Ram" w:date="2019-02-05T13:58:00Z">
        <w:r w:rsidR="00955658">
          <w:t xml:space="preserve"> </w:t>
        </w:r>
        <w:proofErr w:type="spellStart"/>
        <w:r w:rsidR="00955658">
          <w:rPr>
            <w:i/>
            <w:iCs/>
          </w:rPr>
          <w:t>logN</w:t>
        </w:r>
        <w:proofErr w:type="spellEnd"/>
        <w:r w:rsidR="00955658">
          <w:rPr>
            <w:i/>
            <w:iCs/>
          </w:rPr>
          <w:t>(t)</w:t>
        </w:r>
      </w:ins>
      <w:ins w:id="273" w:author="Yoav Ram" w:date="2019-02-05T13:54:00Z">
        <w:r w:rsidR="00955658">
          <w:t xml:space="preserve"> </w:t>
        </w:r>
      </w:ins>
      <w:ins w:id="274" w:author="Yoav Ram" w:date="2019-02-05T13:58:00Z">
        <w:r w:rsidR="00955658">
          <w:t>in</w:t>
        </w:r>
      </w:ins>
      <w:ins w:id="275" w:author="Yoav Ram" w:date="2019-02-05T13:54:00Z">
        <w:r w:rsidR="00955658">
          <w:t xml:space="preserve"> the neighborhood </w:t>
        </w:r>
      </w:ins>
      <w:ins w:id="276" w:author="Yoav Ram" w:date="2019-02-05T13:55:00Z">
        <w:r w:rsidR="00955658">
          <w:t xml:space="preserve">of </w:t>
        </w:r>
        <w:proofErr w:type="spellStart"/>
        <w:r w:rsidR="00955658">
          <w:rPr>
            <w:i/>
            <w:iCs/>
          </w:rPr>
          <w:t>t</w:t>
        </w:r>
        <w:r w:rsidR="00955658">
          <w:rPr>
            <w:i/>
            <w:iCs/>
            <w:vertAlign w:val="subscript"/>
          </w:rPr>
          <w:t>max</w:t>
        </w:r>
        <w:proofErr w:type="spellEnd"/>
        <w:r w:rsidR="00955658">
          <w:t xml:space="preserve"> (e.g.</w:t>
        </w:r>
      </w:ins>
      <w:ins w:id="277" w:author="Yoav Ram" w:date="2019-02-05T14:05:00Z">
        <w:r w:rsidR="005A0698">
          <w:t> </w:t>
        </w:r>
      </w:ins>
      <w:ins w:id="278" w:author="Yoav Ram" w:date="2019-02-05T13:58:00Z">
        <w:r w:rsidR="00955658">
          <w:t>at five</w:t>
        </w:r>
      </w:ins>
      <w:ins w:id="279" w:author="Yoav Ram" w:date="2019-02-05T13:55:00Z">
        <w:r w:rsidR="00955658">
          <w:t xml:space="preserve"> surrounding time points)</w:t>
        </w:r>
      </w:ins>
      <w:r w:rsidRPr="00876E70">
        <w:t>.</w:t>
      </w:r>
      <w:ins w:id="280" w:author="Yoav Ram" w:date="2019-02-05T13:55:00Z">
        <w:r w:rsidR="00955658">
          <w:t xml:space="preserve"> The </w:t>
        </w:r>
      </w:ins>
      <w:ins w:id="281" w:author="Yoav Ram" w:date="2019-02-05T13:56:00Z">
        <w:r w:rsidR="00955658">
          <w:t xml:space="preserve">parameters </w:t>
        </w:r>
        <w:r w:rsidR="00955658">
          <w:rPr>
            <w:i/>
            <w:iCs/>
          </w:rPr>
          <w:t>a</w:t>
        </w:r>
        <w:r w:rsidR="00955658">
          <w:t xml:space="preserve"> and </w:t>
        </w:r>
        <w:r w:rsidR="00955658">
          <w:rPr>
            <w:i/>
            <w:iCs/>
          </w:rPr>
          <w:t>b</w:t>
        </w:r>
        <w:r w:rsidR="00955658">
          <w:t xml:space="preserve"> are then interpreted as the growth rate </w:t>
        </w:r>
        <w:r w:rsidR="00955658">
          <w:rPr>
            <w:i/>
            <w:iCs/>
          </w:rPr>
          <w:t>r=a</w:t>
        </w:r>
        <w:r w:rsidR="00955658">
          <w:t xml:space="preserve"> and the log of the initial population density </w:t>
        </w:r>
        <w:r w:rsidR="00955658">
          <w:rPr>
            <w:i/>
            <w:iCs/>
          </w:rPr>
          <w:t>b=logN</w:t>
        </w:r>
        <w:r w:rsidR="00955658">
          <w:rPr>
            <w:i/>
            <w:iCs/>
            <w:vertAlign w:val="subscript"/>
          </w:rPr>
          <w:t>0</w:t>
        </w:r>
        <w:r w:rsidR="00955658">
          <w:t>.</w:t>
        </w:r>
      </w:ins>
    </w:p>
    <w:p w14:paraId="3DD13AB4" w14:textId="2A4FB4C1" w:rsidR="007C5E66" w:rsidRDefault="007C5E66" w:rsidP="007C5E66">
      <w:r>
        <w:rPr>
          <w:b/>
          <w:bCs/>
        </w:rPr>
        <w:t>Fitting competition models.</w:t>
      </w:r>
      <w:r>
        <w:t xml:space="preserve"> To fit competition models (</w:t>
      </w:r>
      <w:proofErr w:type="spellStart"/>
      <w:r>
        <w:t>eqs</w:t>
      </w:r>
      <w:proofErr w:type="spellEnd"/>
      <w:r>
        <w:t xml:space="preserve">. 3) we used the </w:t>
      </w:r>
      <w:proofErr w:type="spellStart"/>
      <w:r>
        <w:t>Nelder</w:t>
      </w:r>
      <w:proofErr w:type="spellEnd"/>
      <w:r>
        <w:t xml:space="preserve">-Mead simplex method (also called downhill simplex method) from SciPy’s </w:t>
      </w:r>
      <w:r>
        <w:rPr>
          <w:i/>
          <w:iCs/>
        </w:rPr>
        <w:t>minimize</w:t>
      </w:r>
      <w:r>
        <w:t xml:space="preserve"> function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t>s</w:t>
      </w:r>
      <w:r w:rsidRPr="00876E70">
        <w:t>. 3) and the total OD of mix</w:t>
      </w:r>
      <w:r>
        <w:t xml:space="preserve">ed </w:t>
      </w:r>
      <w:r w:rsidRPr="00876E70">
        <w:t xml:space="preserve">cultures. Other model parameters were fixed to the values estimated from mono-culture growth curves.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 of </w:t>
      </w:r>
      <w:proofErr w:type="spellStart"/>
      <w:r>
        <w:t>eqs</w:t>
      </w:r>
      <w:proofErr w:type="spellEnd"/>
      <w:r>
        <w:t xml:space="preserve">. 3 with SciPy’s </w:t>
      </w:r>
      <w:proofErr w:type="spellStart"/>
      <w:r>
        <w:rPr>
          <w:i/>
          <w:iCs/>
        </w:rPr>
        <w:t>odeint</w:t>
      </w:r>
      <w:proofErr w:type="spellEnd"/>
      <w:r>
        <w:t xml:space="preserve"> function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t xml:space="preserve">. </w:t>
      </w:r>
      <w:proofErr w:type="spellStart"/>
      <w:r>
        <w:rPr>
          <w:i/>
          <w:iCs/>
        </w:rPr>
        <w:t>LacI</w:t>
      </w:r>
      <w:proofErr w:type="spellEnd"/>
      <w:r>
        <w:rPr>
          <w:i/>
          <w:iCs/>
        </w:rPr>
        <w:t xml:space="preserve"> experiments: </w:t>
      </w:r>
      <w:r w:rsidRPr="00ED3476">
        <w:t>To</w:t>
      </w:r>
      <w:r>
        <w:t xml:space="preserve"> estimate the effect of </w:t>
      </w:r>
      <w:r>
        <w:rPr>
          <w:i/>
          <w:iCs/>
        </w:rPr>
        <w:t>lac</w:t>
      </w:r>
      <w:r>
        <w:t xml:space="preserve"> operon expression on relative fitness, strains must grow in the presence of different IPTG concentrations, which is impossible a mixed culture. Therefore, we did not perform mixed culture experiments, and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 xml:space="preserve"> rather than estimated from growth in a mixed culture.</w:t>
      </w:r>
    </w:p>
    <w:p w14:paraId="1EC5E5E8" w14:textId="77777777" w:rsidR="007C5E66" w:rsidRPr="0025589C" w:rsidRDefault="007C5E66" w:rsidP="007C5E66">
      <w:r w:rsidRPr="0025589C">
        <w:rPr>
          <w:b/>
          <w:bCs/>
        </w:rPr>
        <w:t>Data availability.</w:t>
      </w:r>
      <w:r w:rsidRPr="0025589C">
        <w:t xml:space="preserve"> Data deposited on </w:t>
      </w:r>
      <w:proofErr w:type="spellStart"/>
      <w:r w:rsidRPr="0025589C">
        <w:rPr>
          <w:i/>
          <w:iCs/>
        </w:rPr>
        <w:t>figshare</w:t>
      </w:r>
      <w:proofErr w:type="spellEnd"/>
      <w:r w:rsidRPr="0025589C">
        <w:t xml:space="preserve"> (doi:10.6084/m9.figshare.3485984; </w:t>
      </w:r>
      <w:r w:rsidRPr="0025589C">
        <w:rPr>
          <w:i/>
          <w:iCs/>
        </w:rPr>
        <w:t xml:space="preserve">for editors and reviewers only: </w:t>
      </w:r>
      <w:hyperlink r:id="rId20" w:history="1">
        <w:r w:rsidRPr="0025589C">
          <w:rPr>
            <w:rStyle w:val="Hyperlink"/>
          </w:rPr>
          <w:t>https://figshare.com/s/b08c6b975779e03ec48e</w:t>
        </w:r>
      </w:hyperlink>
      <w:r w:rsidRPr="0025589C">
        <w:t>).</w:t>
      </w:r>
    </w:p>
    <w:p w14:paraId="2911B8F1" w14:textId="77777777" w:rsidR="007C5E66" w:rsidRPr="0025589C" w:rsidRDefault="007C5E66" w:rsidP="007C5E66">
      <w:r w:rsidRPr="0025589C">
        <w:rPr>
          <w:b/>
          <w:bCs/>
        </w:rPr>
        <w:t>Code availability</w:t>
      </w:r>
      <w:r w:rsidRPr="0025589C">
        <w:t xml:space="preserve">. Source code will be available upon publication at </w:t>
      </w:r>
      <w:hyperlink r:id="rId21" w:history="1">
        <w:r w:rsidRPr="0025589C">
          <w:rPr>
            <w:rStyle w:val="Hyperlink"/>
          </w:rPr>
          <w:t>https://github.com/yoavram/curveball</w:t>
        </w:r>
      </w:hyperlink>
      <w:r w:rsidRPr="0025589C">
        <w:t xml:space="preserve"> ; an installation guide, tutorial, and documentation will be available upon publication at </w:t>
      </w:r>
      <w:hyperlink r:id="rId22"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3" w:history="1">
        <w:r w:rsidRPr="0025589C">
          <w:rPr>
            <w:rStyle w:val="Hyperlink"/>
          </w:rPr>
          <w:t>https://curveball.netlify.com</w:t>
        </w:r>
      </w:hyperlink>
      <w:r w:rsidRPr="0025589C">
        <w:t xml:space="preserve"> (password: </w:t>
      </w:r>
      <w:r w:rsidRPr="0025589C">
        <w:rPr>
          <w:i/>
          <w:iCs/>
        </w:rPr>
        <w:t>dh5alpha</w:t>
      </w:r>
      <w:r w:rsidRPr="0025589C">
        <w:t>).</w:t>
      </w:r>
    </w:p>
    <w:p w14:paraId="27F0D037" w14:textId="3B341E16" w:rsidR="007C5E66" w:rsidRPr="0025589C" w:rsidRDefault="007C5E66" w:rsidP="007C5E66">
      <w:r w:rsidRPr="00634C42">
        <w:rPr>
          <w:b/>
          <w:bCs/>
        </w:rPr>
        <w:t>Figure reproduction</w:t>
      </w:r>
      <w:r w:rsidRPr="00634C42">
        <w:t>. Data was analyzed and figures 1</w:t>
      </w:r>
      <w:r>
        <w:t>-6</w:t>
      </w:r>
      <w:r w:rsidRPr="00634C42">
        <w:t xml:space="preserve"> were produced using a </w:t>
      </w:r>
      <w:proofErr w:type="spellStart"/>
      <w:r w:rsidRPr="00634C42">
        <w:t>Jupyter</w:t>
      </w:r>
      <w:proofErr w:type="spellEnd"/>
      <w:r w:rsidRPr="00634C42">
        <w:t xml:space="preserve"> notebook </w:t>
      </w:r>
      <w:r w:rsidRPr="00634C42">
        <w:fldChar w:fldCharType="begin" w:fldLock="1"/>
      </w:r>
      <w:r w:rsidR="00746829">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(41)","plainTextFormattedCitation":"(41)","previouslyFormattedCitation":"(40)"},"properties":{"noteIndex":0},"schema":"https://github.com/citation-style-language/schema/raw/master/csl-citation.json"}</w:instrText>
      </w:r>
      <w:r w:rsidRPr="00634C42">
        <w:fldChar w:fldCharType="separate"/>
      </w:r>
      <w:r w:rsidR="00746829" w:rsidRPr="00746829">
        <w:rPr>
          <w:noProof/>
        </w:rPr>
        <w:t>(41)</w:t>
      </w:r>
      <w:r w:rsidRPr="00634C42">
        <w:fldChar w:fldCharType="end"/>
      </w:r>
      <w:r w:rsidRPr="00634C42">
        <w:t xml:space="preserve"> that will be</w:t>
      </w:r>
      <w:r w:rsidRPr="00634C42">
        <w:rPr>
          <w:i/>
          <w:iCs/>
        </w:rPr>
        <w:t xml:space="preserve"> </w:t>
      </w:r>
      <w:r w:rsidRPr="00634C42">
        <w:t xml:space="preserve">available as a supporting file and at </w:t>
      </w:r>
      <w:hyperlink r:id="rId24"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5" w:history="1">
        <w:r w:rsidRPr="00634C42">
          <w:rPr>
            <w:rStyle w:val="Hyperlink"/>
          </w:rPr>
          <w:t>https://dl.dropboxusercontent.com/u/1578682/supp.ipynb</w:t>
        </w:r>
      </w:hyperlink>
      <w:r w:rsidRPr="00634C42">
        <w:t>.</w:t>
      </w:r>
    </w:p>
    <w:p w14:paraId="5C709F93" w14:textId="77777777" w:rsidR="007C5E66" w:rsidRDefault="007C5E66" w:rsidP="007C5E66">
      <w:pPr>
        <w:spacing w:after="200"/>
        <w:rPr>
          <w:rFonts w:eastAsiaTheme="majorEastAsia"/>
          <w:b/>
          <w:bCs/>
          <w:kern w:val="32"/>
          <w:sz w:val="28"/>
          <w:szCs w:val="28"/>
        </w:rPr>
      </w:pPr>
      <w:r>
        <w:br w:type="page"/>
      </w:r>
    </w:p>
    <w:p w14:paraId="67A6C32F" w14:textId="77777777" w:rsidR="007C5E66" w:rsidRPr="0025589C" w:rsidRDefault="007C5E66" w:rsidP="007C5E66">
      <w:pPr>
        <w:pStyle w:val="Heading1"/>
        <w:spacing w:line="360" w:lineRule="auto"/>
        <w:ind w:firstLine="284"/>
      </w:pPr>
      <w:r w:rsidRPr="0025589C">
        <w:lastRenderedPageBreak/>
        <w:t>Acknowledgments</w:t>
      </w:r>
    </w:p>
    <w:p w14:paraId="039ADACA" w14:textId="77777777" w:rsidR="007C5E66" w:rsidRDefault="007C5E66" w:rsidP="007C5E66">
      <w:pPr>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Pr="0025589C">
        <w:rPr>
          <w:sz w:val="22"/>
          <w:szCs w:val="22"/>
        </w:rPr>
        <w:t xml:space="preserve">, J. Friedman, J. </w:t>
      </w:r>
      <w:proofErr w:type="spellStart"/>
      <w:r w:rsidRPr="0025589C">
        <w:rPr>
          <w:sz w:val="22"/>
          <w:szCs w:val="22"/>
        </w:rPr>
        <w:t>Masel</w:t>
      </w:r>
      <w:proofErr w:type="spellEnd"/>
      <w:r w:rsidRPr="0025589C">
        <w:rPr>
          <w:sz w:val="22"/>
          <w:szCs w:val="22"/>
        </w:rPr>
        <w:t xml:space="preserve">, and E. Rosenberg, 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Zisman, F. Yang, E. </w:t>
      </w:r>
      <w:proofErr w:type="spellStart"/>
      <w:r w:rsidRPr="0025589C">
        <w:rPr>
          <w:sz w:val="22"/>
          <w:szCs w:val="22"/>
          <w:lang w:val="en-GB"/>
        </w:rPr>
        <w:t>Shtifman</w:t>
      </w:r>
      <w:proofErr w:type="spellEnd"/>
      <w:r w:rsidRPr="0025589C">
        <w:rPr>
          <w:sz w:val="22"/>
          <w:szCs w:val="22"/>
          <w:lang w:val="en-GB"/>
        </w:rPr>
        <w:t xml:space="preserve"> Segal, I. Melamed-Havin,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66C81C65" w14:textId="77777777" w:rsidR="007C5E66" w:rsidRDefault="007C5E66" w:rsidP="007C5E66">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Pr>
          <w:sz w:val="22"/>
          <w:szCs w:val="22"/>
        </w:rPr>
        <w:t xml:space="preserve">, and the National Science Foundation </w:t>
      </w:r>
      <w:r w:rsidRPr="009C7D93">
        <w:rPr>
          <w:rFonts w:ascii="Times" w:hAnsi="Times" w:cs="Arial"/>
        </w:rPr>
        <w:t xml:space="preserve">DEB-1253650 </w:t>
      </w:r>
      <w:r>
        <w:rPr>
          <w:rFonts w:ascii="Times" w:hAnsi="Times" w:cs="Arial"/>
        </w:rPr>
        <w:t>(</w:t>
      </w:r>
      <w:r w:rsidRPr="009C7D93">
        <w:rPr>
          <w:rFonts w:ascii="Times" w:hAnsi="Times" w:cs="Arial"/>
        </w:rPr>
        <w:t>TFC)</w:t>
      </w:r>
      <w:r w:rsidRPr="00AA2A67">
        <w:rPr>
          <w:sz w:val="22"/>
          <w:szCs w:val="22"/>
        </w:rPr>
        <w:t>.</w:t>
      </w:r>
      <w:r>
        <w:rPr>
          <w:sz w:val="22"/>
          <w:szCs w:val="22"/>
        </w:rPr>
        <w:t xml:space="preserve"> </w:t>
      </w:r>
    </w:p>
    <w:p w14:paraId="25F6448E" w14:textId="77777777" w:rsidR="007C5E66" w:rsidRPr="0025589C" w:rsidRDefault="007C5E66" w:rsidP="007C5E66">
      <w:pPr>
        <w:pStyle w:val="Heading1"/>
        <w:spacing w:line="360" w:lineRule="auto"/>
        <w:ind w:firstLine="284"/>
      </w:pPr>
      <w:r w:rsidRPr="0025589C">
        <w:t>References</w:t>
      </w:r>
    </w:p>
    <w:p w14:paraId="52B47DF9" w14:textId="26189B9E" w:rsidR="00746829" w:rsidRPr="00746829" w:rsidRDefault="007C5E66" w:rsidP="00746829">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746829" w:rsidRPr="00746829">
        <w:rPr>
          <w:rFonts w:ascii="Times New Roman" w:hAnsi="Times New Roman" w:cs="Times New Roman"/>
          <w:noProof/>
        </w:rPr>
        <w:t xml:space="preserve">1. </w:t>
      </w:r>
      <w:r w:rsidR="00746829" w:rsidRPr="00746829">
        <w:rPr>
          <w:rFonts w:ascii="Times New Roman" w:hAnsi="Times New Roman" w:cs="Times New Roman"/>
          <w:noProof/>
        </w:rPr>
        <w:tab/>
        <w:t xml:space="preserve">Chevin L-M (2011) On measuring selection in experimental evolution. </w:t>
      </w:r>
      <w:r w:rsidR="00746829" w:rsidRPr="00746829">
        <w:rPr>
          <w:rFonts w:ascii="Times New Roman" w:hAnsi="Times New Roman" w:cs="Times New Roman"/>
          <w:i/>
          <w:iCs/>
          <w:noProof/>
        </w:rPr>
        <w:t>Biol Lett</w:t>
      </w:r>
      <w:r w:rsidR="00746829" w:rsidRPr="00746829">
        <w:rPr>
          <w:rFonts w:ascii="Times New Roman" w:hAnsi="Times New Roman" w:cs="Times New Roman"/>
          <w:noProof/>
        </w:rPr>
        <w:t xml:space="preserve"> 7(2):210–3.</w:t>
      </w:r>
    </w:p>
    <w:p w14:paraId="71518F66"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 </w:t>
      </w:r>
      <w:r w:rsidRPr="00746829">
        <w:rPr>
          <w:rFonts w:ascii="Times New Roman" w:hAnsi="Times New Roman" w:cs="Times New Roman"/>
          <w:noProof/>
        </w:rPr>
        <w:tab/>
        <w:t>Gallet R, Cooper TF, Elena SF, Lenormand T (2012) Measuring selection coefficients below 10</w:t>
      </w:r>
      <w:r w:rsidRPr="00746829">
        <w:rPr>
          <w:rFonts w:ascii="Times New Roman" w:hAnsi="Times New Roman" w:cs="Times New Roman"/>
          <w:noProof/>
          <w:vertAlign w:val="superscript"/>
        </w:rPr>
        <w:t>-3</w:t>
      </w:r>
      <w:r w:rsidRPr="00746829">
        <w:rPr>
          <w:rFonts w:ascii="Times New Roman" w:hAnsi="Times New Roman" w:cs="Times New Roman"/>
          <w:noProof/>
        </w:rPr>
        <w:t xml:space="preserve">: method, questions, and prospects. </w:t>
      </w:r>
      <w:r w:rsidRPr="00746829">
        <w:rPr>
          <w:rFonts w:ascii="Times New Roman" w:hAnsi="Times New Roman" w:cs="Times New Roman"/>
          <w:i/>
          <w:iCs/>
          <w:noProof/>
        </w:rPr>
        <w:t>Genetics</w:t>
      </w:r>
      <w:r w:rsidRPr="00746829">
        <w:rPr>
          <w:rFonts w:ascii="Times New Roman" w:hAnsi="Times New Roman" w:cs="Times New Roman"/>
          <w:noProof/>
        </w:rPr>
        <w:t xml:space="preserve"> 190(1):175–86.</w:t>
      </w:r>
    </w:p>
    <w:p w14:paraId="60F72301"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 </w:t>
      </w:r>
      <w:r w:rsidRPr="00746829">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746829">
        <w:rPr>
          <w:rFonts w:ascii="Times New Roman" w:hAnsi="Times New Roman" w:cs="Times New Roman"/>
          <w:i/>
          <w:iCs/>
          <w:noProof/>
        </w:rPr>
        <w:t>PLoS One</w:t>
      </w:r>
      <w:r w:rsidRPr="00746829">
        <w:rPr>
          <w:rFonts w:ascii="Times New Roman" w:hAnsi="Times New Roman" w:cs="Times New Roman"/>
          <w:noProof/>
        </w:rPr>
        <w:t xml:space="preserve"> 10(6):e0126915.</w:t>
      </w:r>
    </w:p>
    <w:p w14:paraId="0406CD6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 </w:t>
      </w:r>
      <w:r w:rsidRPr="00746829">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746829">
        <w:rPr>
          <w:rFonts w:ascii="Times New Roman" w:hAnsi="Times New Roman" w:cs="Times New Roman"/>
          <w:i/>
          <w:iCs/>
          <w:noProof/>
        </w:rPr>
        <w:t>Mol Biol Evol</w:t>
      </w:r>
      <w:r w:rsidRPr="00746829">
        <w:rPr>
          <w:rFonts w:ascii="Times New Roman" w:hAnsi="Times New Roman" w:cs="Times New Roman"/>
          <w:noProof/>
        </w:rPr>
        <w:t xml:space="preserve"> 32(10):2675–2680.</w:t>
      </w:r>
    </w:p>
    <w:p w14:paraId="1401F149"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5. </w:t>
      </w:r>
      <w:r w:rsidRPr="00746829">
        <w:rPr>
          <w:rFonts w:ascii="Times New Roman" w:hAnsi="Times New Roman" w:cs="Times New Roman"/>
          <w:noProof/>
        </w:rPr>
        <w:tab/>
        <w:t xml:space="preserve">Hall BG, Acar H, Nandipati A, Barlow M (2014) Growth rates made easy. </w:t>
      </w:r>
      <w:r w:rsidRPr="00746829">
        <w:rPr>
          <w:rFonts w:ascii="Times New Roman" w:hAnsi="Times New Roman" w:cs="Times New Roman"/>
          <w:i/>
          <w:iCs/>
          <w:noProof/>
        </w:rPr>
        <w:t>Mol Biol Evol</w:t>
      </w:r>
      <w:r w:rsidRPr="00746829">
        <w:rPr>
          <w:rFonts w:ascii="Times New Roman" w:hAnsi="Times New Roman" w:cs="Times New Roman"/>
          <w:noProof/>
        </w:rPr>
        <w:t xml:space="preserve"> 31(1):232–238.</w:t>
      </w:r>
    </w:p>
    <w:p w14:paraId="2992385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6. </w:t>
      </w:r>
      <w:r w:rsidRPr="00746829">
        <w:rPr>
          <w:rFonts w:ascii="Times New Roman" w:hAnsi="Times New Roman" w:cs="Times New Roman"/>
          <w:noProof/>
        </w:rPr>
        <w:tab/>
        <w:t xml:space="preserve">Crow JF, Kimura M (1970) </w:t>
      </w:r>
      <w:r w:rsidRPr="00746829">
        <w:rPr>
          <w:rFonts w:ascii="Times New Roman" w:hAnsi="Times New Roman" w:cs="Times New Roman"/>
          <w:i/>
          <w:iCs/>
          <w:noProof/>
        </w:rPr>
        <w:t>An introduction to population genetics theory</w:t>
      </w:r>
      <w:r w:rsidRPr="00746829">
        <w:rPr>
          <w:rFonts w:ascii="Times New Roman" w:hAnsi="Times New Roman" w:cs="Times New Roman"/>
          <w:noProof/>
        </w:rPr>
        <w:t xml:space="preserve"> (Burgess Pub. Co., Minneapolis).</w:t>
      </w:r>
    </w:p>
    <w:p w14:paraId="69882BA2"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7. </w:t>
      </w:r>
      <w:r w:rsidRPr="00746829">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746829">
        <w:rPr>
          <w:rFonts w:ascii="Times New Roman" w:hAnsi="Times New Roman" w:cs="Times New Roman"/>
          <w:i/>
          <w:iCs/>
          <w:noProof/>
        </w:rPr>
        <w:t>Am Nat</w:t>
      </w:r>
      <w:r w:rsidRPr="00746829">
        <w:rPr>
          <w:rFonts w:ascii="Times New Roman" w:hAnsi="Times New Roman" w:cs="Times New Roman"/>
          <w:noProof/>
        </w:rPr>
        <w:t xml:space="preserve"> 138(6):1315.</w:t>
      </w:r>
    </w:p>
    <w:p w14:paraId="27FED16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8. </w:t>
      </w:r>
      <w:r w:rsidRPr="00746829">
        <w:rPr>
          <w:rFonts w:ascii="Times New Roman" w:hAnsi="Times New Roman" w:cs="Times New Roman"/>
          <w:noProof/>
        </w:rPr>
        <w:tab/>
        <w:t xml:space="preserve">Wahl LM, Zhu AD (2015) Survival probability of beneficial mutations in bacterial batch culture. </w:t>
      </w:r>
      <w:r w:rsidRPr="00746829">
        <w:rPr>
          <w:rFonts w:ascii="Times New Roman" w:hAnsi="Times New Roman" w:cs="Times New Roman"/>
          <w:i/>
          <w:iCs/>
          <w:noProof/>
        </w:rPr>
        <w:t>Genetics</w:t>
      </w:r>
      <w:r w:rsidRPr="00746829">
        <w:rPr>
          <w:rFonts w:ascii="Times New Roman" w:hAnsi="Times New Roman" w:cs="Times New Roman"/>
          <w:noProof/>
        </w:rPr>
        <w:t xml:space="preserve"> 200(1):309–20.</w:t>
      </w:r>
    </w:p>
    <w:p w14:paraId="75B31C7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9. </w:t>
      </w:r>
      <w:r w:rsidRPr="00746829">
        <w:rPr>
          <w:rFonts w:ascii="Times New Roman" w:hAnsi="Times New Roman" w:cs="Times New Roman"/>
          <w:noProof/>
        </w:rPr>
        <w:tab/>
        <w:t xml:space="preserve">Wiser MJ, Lenski RE (2015) A Comparison of Methods to Measure Fitness in </w:t>
      </w:r>
      <w:r w:rsidRPr="00746829">
        <w:rPr>
          <w:rFonts w:ascii="Times New Roman" w:hAnsi="Times New Roman" w:cs="Times New Roman"/>
          <w:i/>
          <w:iCs/>
          <w:noProof/>
        </w:rPr>
        <w:t>Escherichia coli</w:t>
      </w:r>
      <w:r w:rsidRPr="00746829">
        <w:rPr>
          <w:rFonts w:ascii="Times New Roman" w:hAnsi="Times New Roman" w:cs="Times New Roman"/>
          <w:noProof/>
        </w:rPr>
        <w:t xml:space="preserve">. </w:t>
      </w:r>
      <w:r w:rsidRPr="00746829">
        <w:rPr>
          <w:rFonts w:ascii="Times New Roman" w:hAnsi="Times New Roman" w:cs="Times New Roman"/>
          <w:i/>
          <w:iCs/>
          <w:noProof/>
        </w:rPr>
        <w:t>PLoS One</w:t>
      </w:r>
      <w:r w:rsidRPr="00746829">
        <w:rPr>
          <w:rFonts w:ascii="Times New Roman" w:hAnsi="Times New Roman" w:cs="Times New Roman"/>
          <w:noProof/>
        </w:rPr>
        <w:t xml:space="preserve"> 10(5):e0126210.</w:t>
      </w:r>
    </w:p>
    <w:p w14:paraId="73575A0A"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10. </w:t>
      </w:r>
      <w:r w:rsidRPr="00746829">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746829">
        <w:rPr>
          <w:rFonts w:ascii="Times New Roman" w:hAnsi="Times New Roman" w:cs="Times New Roman"/>
          <w:noProof/>
        </w:rPr>
        <w:lastRenderedPageBreak/>
        <w:t xml:space="preserve">Potential for Adaptive Walks in Challenging Environments. </w:t>
      </w:r>
      <w:r w:rsidRPr="00746829">
        <w:rPr>
          <w:rFonts w:ascii="Times New Roman" w:hAnsi="Times New Roman" w:cs="Times New Roman"/>
          <w:i/>
          <w:iCs/>
          <w:noProof/>
        </w:rPr>
        <w:t>Genetics</w:t>
      </w:r>
      <w:r w:rsidRPr="00746829">
        <w:rPr>
          <w:rFonts w:ascii="Times New Roman" w:hAnsi="Times New Roman" w:cs="Times New Roman"/>
          <w:noProof/>
        </w:rPr>
        <w:t xml:space="preserve"> 196(3):1–35.</w:t>
      </w:r>
    </w:p>
    <w:p w14:paraId="792631F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11. </w:t>
      </w:r>
      <w:r w:rsidRPr="00746829">
        <w:rPr>
          <w:rFonts w:ascii="Times New Roman" w:hAnsi="Times New Roman" w:cs="Times New Roman"/>
          <w:noProof/>
        </w:rPr>
        <w:tab/>
        <w:t xml:space="preserve">Levy SF, et al. (2015) Quantitative evolutionary dynamics using high-resolution lineage tracking. </w:t>
      </w:r>
      <w:r w:rsidRPr="00746829">
        <w:rPr>
          <w:rFonts w:ascii="Times New Roman" w:hAnsi="Times New Roman" w:cs="Times New Roman"/>
          <w:i/>
          <w:iCs/>
          <w:noProof/>
        </w:rPr>
        <w:t>Nature</w:t>
      </w:r>
      <w:r w:rsidRPr="00746829">
        <w:rPr>
          <w:rFonts w:ascii="Times New Roman" w:hAnsi="Times New Roman" w:cs="Times New Roman"/>
          <w:noProof/>
        </w:rPr>
        <w:t xml:space="preserve"> 519(7542):181–186.</w:t>
      </w:r>
    </w:p>
    <w:p w14:paraId="4958703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12. </w:t>
      </w:r>
      <w:r w:rsidRPr="00746829">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746829">
        <w:rPr>
          <w:rFonts w:ascii="Times New Roman" w:hAnsi="Times New Roman" w:cs="Times New Roman"/>
          <w:i/>
          <w:iCs/>
          <w:noProof/>
        </w:rPr>
        <w:t>Am Nat</w:t>
      </w:r>
      <w:r w:rsidRPr="00746829">
        <w:rPr>
          <w:rFonts w:ascii="Times New Roman" w:hAnsi="Times New Roman" w:cs="Times New Roman"/>
          <w:noProof/>
        </w:rPr>
        <w:t xml:space="preserve"> 144(3):432–456.</w:t>
      </w:r>
    </w:p>
    <w:p w14:paraId="60D65F9F"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13. </w:t>
      </w:r>
      <w:r w:rsidRPr="00746829">
        <w:rPr>
          <w:rFonts w:ascii="Times New Roman" w:hAnsi="Times New Roman" w:cs="Times New Roman"/>
          <w:noProof/>
        </w:rPr>
        <w:tab/>
        <w:t xml:space="preserve">Li Y, et al. (2018) Hidden Complexity of Yeast Adaptation under Simple Evolutionary Conditions. </w:t>
      </w:r>
      <w:r w:rsidRPr="00746829">
        <w:rPr>
          <w:rFonts w:ascii="Times New Roman" w:hAnsi="Times New Roman" w:cs="Times New Roman"/>
          <w:i/>
          <w:iCs/>
          <w:noProof/>
        </w:rPr>
        <w:t>Curr Biol</w:t>
      </w:r>
      <w:r w:rsidRPr="00746829">
        <w:rPr>
          <w:rFonts w:ascii="Times New Roman" w:hAnsi="Times New Roman" w:cs="Times New Roman"/>
          <w:noProof/>
        </w:rPr>
        <w:t xml:space="preserve"> 28(4):515–525.e6.</w:t>
      </w:r>
    </w:p>
    <w:p w14:paraId="1B1F4EF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14. </w:t>
      </w:r>
      <w:r w:rsidRPr="00746829">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746829">
        <w:rPr>
          <w:rFonts w:ascii="Times New Roman" w:hAnsi="Times New Roman" w:cs="Times New Roman"/>
          <w:i/>
          <w:iCs/>
          <w:noProof/>
        </w:rPr>
        <w:t>BMC Evol Biol</w:t>
      </w:r>
      <w:r w:rsidRPr="00746829">
        <w:rPr>
          <w:rFonts w:ascii="Times New Roman" w:hAnsi="Times New Roman" w:cs="Times New Roman"/>
          <w:noProof/>
        </w:rPr>
        <w:t xml:space="preserve"> 10(1). doi:10.1186/1471-2148-10-11.</w:t>
      </w:r>
    </w:p>
    <w:p w14:paraId="1B24813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15. </w:t>
      </w:r>
      <w:r w:rsidRPr="00746829">
        <w:rPr>
          <w:rFonts w:ascii="Times New Roman" w:hAnsi="Times New Roman" w:cs="Times New Roman"/>
          <w:noProof/>
        </w:rPr>
        <w:tab/>
        <w:t xml:space="preserve">Baranyi J, Roberts TA (1994) A dynamic approach to predicting bacterial growth in food. </w:t>
      </w:r>
      <w:r w:rsidRPr="00746829">
        <w:rPr>
          <w:rFonts w:ascii="Times New Roman" w:hAnsi="Times New Roman" w:cs="Times New Roman"/>
          <w:i/>
          <w:iCs/>
          <w:noProof/>
        </w:rPr>
        <w:t>Int J Food Microbiol</w:t>
      </w:r>
      <w:r w:rsidRPr="00746829">
        <w:rPr>
          <w:rFonts w:ascii="Times New Roman" w:hAnsi="Times New Roman" w:cs="Times New Roman"/>
          <w:noProof/>
        </w:rPr>
        <w:t xml:space="preserve"> 23:277–294.</w:t>
      </w:r>
    </w:p>
    <w:p w14:paraId="627EED81"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16. </w:t>
      </w:r>
      <w:r w:rsidRPr="00746829">
        <w:rPr>
          <w:rFonts w:ascii="Times New Roman" w:hAnsi="Times New Roman" w:cs="Times New Roman"/>
          <w:noProof/>
        </w:rPr>
        <w:tab/>
        <w:t xml:space="preserve">Williams FM (1967) A model of cell growth dynamics. </w:t>
      </w:r>
      <w:r w:rsidRPr="00746829">
        <w:rPr>
          <w:rFonts w:ascii="Times New Roman" w:hAnsi="Times New Roman" w:cs="Times New Roman"/>
          <w:i/>
          <w:iCs/>
          <w:noProof/>
        </w:rPr>
        <w:t>J Theor Biol</w:t>
      </w:r>
      <w:r w:rsidRPr="00746829">
        <w:rPr>
          <w:rFonts w:ascii="Times New Roman" w:hAnsi="Times New Roman" w:cs="Times New Roman"/>
          <w:noProof/>
        </w:rPr>
        <w:t xml:space="preserve"> 15(2):190–207.</w:t>
      </w:r>
    </w:p>
    <w:p w14:paraId="3A6A60B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17. </w:t>
      </w:r>
      <w:r w:rsidRPr="00746829">
        <w:rPr>
          <w:rFonts w:ascii="Times New Roman" w:hAnsi="Times New Roman" w:cs="Times New Roman"/>
          <w:noProof/>
        </w:rPr>
        <w:tab/>
        <w:t xml:space="preserve">Van Dedem G, Moo-Young M (1975) A model for diauxic growth. </w:t>
      </w:r>
      <w:r w:rsidRPr="00746829">
        <w:rPr>
          <w:rFonts w:ascii="Times New Roman" w:hAnsi="Times New Roman" w:cs="Times New Roman"/>
          <w:i/>
          <w:iCs/>
          <w:noProof/>
        </w:rPr>
        <w:t>Biotechnol Bioeng</w:t>
      </w:r>
      <w:r w:rsidRPr="00746829">
        <w:rPr>
          <w:rFonts w:ascii="Times New Roman" w:hAnsi="Times New Roman" w:cs="Times New Roman"/>
          <w:noProof/>
        </w:rPr>
        <w:t xml:space="preserve"> 17(9):1301–1312.</w:t>
      </w:r>
    </w:p>
    <w:p w14:paraId="1E0DAADF"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18. </w:t>
      </w:r>
      <w:r w:rsidRPr="00746829">
        <w:rPr>
          <w:rFonts w:ascii="Times New Roman" w:hAnsi="Times New Roman" w:cs="Times New Roman"/>
          <w:noProof/>
        </w:rPr>
        <w:tab/>
        <w:t xml:space="preserve">Majeed H, Gillor O, Kerr B, Riley MA (2011) Competitive interactions in </w:t>
      </w:r>
      <w:r w:rsidRPr="00746829">
        <w:rPr>
          <w:rFonts w:ascii="Times New Roman" w:hAnsi="Times New Roman" w:cs="Times New Roman"/>
          <w:i/>
          <w:iCs/>
          <w:noProof/>
        </w:rPr>
        <w:t>Escherichia coli</w:t>
      </w:r>
      <w:r w:rsidRPr="00746829">
        <w:rPr>
          <w:rFonts w:ascii="Times New Roman" w:hAnsi="Times New Roman" w:cs="Times New Roman"/>
          <w:noProof/>
        </w:rPr>
        <w:t xml:space="preserve"> populations: The role of bacteriocins. </w:t>
      </w:r>
      <w:r w:rsidRPr="00746829">
        <w:rPr>
          <w:rFonts w:ascii="Times New Roman" w:hAnsi="Times New Roman" w:cs="Times New Roman"/>
          <w:i/>
          <w:iCs/>
          <w:noProof/>
        </w:rPr>
        <w:t>ISME J</w:t>
      </w:r>
      <w:r w:rsidRPr="00746829">
        <w:rPr>
          <w:rFonts w:ascii="Times New Roman" w:hAnsi="Times New Roman" w:cs="Times New Roman"/>
          <w:noProof/>
        </w:rPr>
        <w:t xml:space="preserve"> 5(1):71–81.</w:t>
      </w:r>
    </w:p>
    <w:p w14:paraId="0D60E4B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19. </w:t>
      </w:r>
      <w:r w:rsidRPr="00746829">
        <w:rPr>
          <w:rFonts w:ascii="Times New Roman" w:hAnsi="Times New Roman" w:cs="Times New Roman"/>
          <w:noProof/>
        </w:rPr>
        <w:tab/>
        <w:t xml:space="preserve">Özkaya Ö, Balbontín R, Gordo I, Xavier KB (2018) Cheating on Cheaters Stabilizes Cooperation in </w:t>
      </w:r>
      <w:r w:rsidRPr="00746829">
        <w:rPr>
          <w:rFonts w:ascii="Times New Roman" w:hAnsi="Times New Roman" w:cs="Times New Roman"/>
          <w:i/>
          <w:iCs/>
          <w:noProof/>
        </w:rPr>
        <w:t>Pseudomonas aeruginosa</w:t>
      </w:r>
      <w:r w:rsidRPr="00746829">
        <w:rPr>
          <w:rFonts w:ascii="Times New Roman" w:hAnsi="Times New Roman" w:cs="Times New Roman"/>
          <w:noProof/>
        </w:rPr>
        <w:t xml:space="preserve">. </w:t>
      </w:r>
      <w:r w:rsidRPr="00746829">
        <w:rPr>
          <w:rFonts w:ascii="Times New Roman" w:hAnsi="Times New Roman" w:cs="Times New Roman"/>
          <w:i/>
          <w:iCs/>
          <w:noProof/>
        </w:rPr>
        <w:t>Curr Biol</w:t>
      </w:r>
      <w:r w:rsidRPr="00746829">
        <w:rPr>
          <w:rFonts w:ascii="Times New Roman" w:hAnsi="Times New Roman" w:cs="Times New Roman"/>
          <w:noProof/>
        </w:rPr>
        <w:t xml:space="preserve"> 28(13):2070–2080.e6.</w:t>
      </w:r>
    </w:p>
    <w:p w14:paraId="5931E5D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20. </w:t>
      </w:r>
      <w:r w:rsidRPr="00746829">
        <w:rPr>
          <w:rFonts w:ascii="Times New Roman" w:hAnsi="Times New Roman" w:cs="Times New Roman"/>
          <w:noProof/>
        </w:rPr>
        <w:tab/>
        <w:t xml:space="preserve">Otto SP, Day T (2007) </w:t>
      </w:r>
      <w:r w:rsidRPr="00746829">
        <w:rPr>
          <w:rFonts w:ascii="Times New Roman" w:hAnsi="Times New Roman" w:cs="Times New Roman"/>
          <w:i/>
          <w:iCs/>
          <w:noProof/>
        </w:rPr>
        <w:t>A biologist’s guide to mathematical modeling in ecology and evolution</w:t>
      </w:r>
      <w:r w:rsidRPr="00746829">
        <w:rPr>
          <w:rFonts w:ascii="Times New Roman" w:hAnsi="Times New Roman" w:cs="Times New Roman"/>
          <w:noProof/>
        </w:rPr>
        <w:t xml:space="preserve"> (Princeton University Press).</w:t>
      </w:r>
    </w:p>
    <w:p w14:paraId="6A4B41E5"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21. </w:t>
      </w:r>
      <w:r w:rsidRPr="00746829">
        <w:rPr>
          <w:rFonts w:ascii="Times New Roman" w:hAnsi="Times New Roman" w:cs="Times New Roman"/>
          <w:noProof/>
        </w:rPr>
        <w:tab/>
        <w:t xml:space="preserve">Frumkin I, et al. (2018) Codon usage of highly expressed genes affects proteome-wide translation efficiency. </w:t>
      </w:r>
      <w:r w:rsidRPr="00746829">
        <w:rPr>
          <w:rFonts w:ascii="Times New Roman" w:hAnsi="Times New Roman" w:cs="Times New Roman"/>
          <w:i/>
          <w:iCs/>
          <w:noProof/>
        </w:rPr>
        <w:t>Proc Natl Acad Sci</w:t>
      </w:r>
      <w:r w:rsidRPr="00746829">
        <w:rPr>
          <w:rFonts w:ascii="Times New Roman" w:hAnsi="Times New Roman" w:cs="Times New Roman"/>
          <w:noProof/>
        </w:rPr>
        <w:t xml:space="preserve"> 115(21):E4940–E4949.</w:t>
      </w:r>
    </w:p>
    <w:p w14:paraId="642BD165"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22. </w:t>
      </w:r>
      <w:r w:rsidRPr="00746829">
        <w:rPr>
          <w:rFonts w:ascii="Times New Roman" w:hAnsi="Times New Roman" w:cs="Times New Roman"/>
          <w:noProof/>
        </w:rPr>
        <w:tab/>
        <w:t xml:space="preserve">Hegreness M, Shoresh N, Hartl DL, Kishony R (2006) An equivalence principle for the incorporation of favorable mutations in asexual populations. </w:t>
      </w:r>
      <w:r w:rsidRPr="00746829">
        <w:rPr>
          <w:rFonts w:ascii="Times New Roman" w:hAnsi="Times New Roman" w:cs="Times New Roman"/>
          <w:i/>
          <w:iCs/>
          <w:noProof/>
        </w:rPr>
        <w:t>Science (80- )</w:t>
      </w:r>
      <w:r w:rsidRPr="00746829">
        <w:rPr>
          <w:rFonts w:ascii="Times New Roman" w:hAnsi="Times New Roman" w:cs="Times New Roman"/>
          <w:noProof/>
        </w:rPr>
        <w:t xml:space="preserve"> 311(5767):1615–7.</w:t>
      </w:r>
    </w:p>
    <w:p w14:paraId="000CFC6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23. </w:t>
      </w:r>
      <w:r w:rsidRPr="00746829">
        <w:rPr>
          <w:rFonts w:ascii="Times New Roman" w:hAnsi="Times New Roman" w:cs="Times New Roman"/>
          <w:noProof/>
        </w:rPr>
        <w:tab/>
        <w:t xml:space="preserve">Bell G (2010) Experimental genomics of fitness in yeast. </w:t>
      </w:r>
      <w:r w:rsidRPr="00746829">
        <w:rPr>
          <w:rFonts w:ascii="Times New Roman" w:hAnsi="Times New Roman" w:cs="Times New Roman"/>
          <w:i/>
          <w:iCs/>
          <w:noProof/>
        </w:rPr>
        <w:t>Proc R Soc B Biol Sci</w:t>
      </w:r>
      <w:r w:rsidRPr="00746829">
        <w:rPr>
          <w:rFonts w:ascii="Times New Roman" w:hAnsi="Times New Roman" w:cs="Times New Roman"/>
          <w:noProof/>
        </w:rPr>
        <w:t xml:space="preserve"> 277(1687):1459–1467.</w:t>
      </w:r>
    </w:p>
    <w:p w14:paraId="0D3C377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24. </w:t>
      </w:r>
      <w:r w:rsidRPr="00746829">
        <w:rPr>
          <w:rFonts w:ascii="Times New Roman" w:hAnsi="Times New Roman" w:cs="Times New Roman"/>
          <w:noProof/>
        </w:rPr>
        <w:tab/>
        <w:t xml:space="preserve">Sprouffske K, Wagner A (2016) Growthcurver: An R package for obtaining interpretable metrics from microbial growth curves. </w:t>
      </w:r>
      <w:r w:rsidRPr="00746829">
        <w:rPr>
          <w:rFonts w:ascii="Times New Roman" w:hAnsi="Times New Roman" w:cs="Times New Roman"/>
          <w:i/>
          <w:iCs/>
          <w:noProof/>
        </w:rPr>
        <w:t>BMC Bioinformatics</w:t>
      </w:r>
      <w:r w:rsidRPr="00746829">
        <w:rPr>
          <w:rFonts w:ascii="Times New Roman" w:hAnsi="Times New Roman" w:cs="Times New Roman"/>
          <w:noProof/>
        </w:rPr>
        <w:t xml:space="preserve"> 17(1):17–20.</w:t>
      </w:r>
    </w:p>
    <w:p w14:paraId="5A298D1A"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25. </w:t>
      </w:r>
      <w:r w:rsidRPr="00746829">
        <w:rPr>
          <w:rFonts w:ascii="Times New Roman" w:hAnsi="Times New Roman" w:cs="Times New Roman"/>
          <w:noProof/>
        </w:rPr>
        <w:tab/>
        <w:t xml:space="preserve">Van Rossum G, others (2007) Python Programming Language. </w:t>
      </w:r>
      <w:r w:rsidRPr="00746829">
        <w:rPr>
          <w:rFonts w:ascii="Times New Roman" w:hAnsi="Times New Roman" w:cs="Times New Roman"/>
          <w:i/>
          <w:iCs/>
          <w:noProof/>
        </w:rPr>
        <w:t>USENIX Annual Technical Conference</w:t>
      </w:r>
      <w:r w:rsidRPr="00746829">
        <w:rPr>
          <w:rFonts w:ascii="Times New Roman" w:hAnsi="Times New Roman" w:cs="Times New Roman"/>
          <w:noProof/>
        </w:rPr>
        <w:t>.</w:t>
      </w:r>
    </w:p>
    <w:p w14:paraId="07170C0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26. </w:t>
      </w:r>
      <w:r w:rsidRPr="00746829">
        <w:rPr>
          <w:rFonts w:ascii="Times New Roman" w:hAnsi="Times New Roman" w:cs="Times New Roman"/>
          <w:noProof/>
        </w:rPr>
        <w:tab/>
        <w:t xml:space="preserve">Zelcbuch L, et al. (2013) Spanning high-dimensional expression space using ribosome-binding site combinatorics. </w:t>
      </w:r>
      <w:r w:rsidRPr="00746829">
        <w:rPr>
          <w:rFonts w:ascii="Times New Roman" w:hAnsi="Times New Roman" w:cs="Times New Roman"/>
          <w:i/>
          <w:iCs/>
          <w:noProof/>
        </w:rPr>
        <w:t>Nucleic Acids Res</w:t>
      </w:r>
      <w:r w:rsidRPr="00746829">
        <w:rPr>
          <w:rFonts w:ascii="Times New Roman" w:hAnsi="Times New Roman" w:cs="Times New Roman"/>
          <w:noProof/>
        </w:rPr>
        <w:t xml:space="preserve"> 41(9):e98–e98.</w:t>
      </w:r>
    </w:p>
    <w:p w14:paraId="1A349021"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27. </w:t>
      </w:r>
      <w:r w:rsidRPr="00746829">
        <w:rPr>
          <w:rFonts w:ascii="Times New Roman" w:hAnsi="Times New Roman" w:cs="Times New Roman"/>
          <w:noProof/>
        </w:rPr>
        <w:tab/>
        <w:t xml:space="preserve">R Development Core Team (2012) R: A Language and Environment for Statistical </w:t>
      </w:r>
      <w:r w:rsidRPr="00746829">
        <w:rPr>
          <w:rFonts w:ascii="Times New Roman" w:hAnsi="Times New Roman" w:cs="Times New Roman"/>
          <w:noProof/>
        </w:rPr>
        <w:lastRenderedPageBreak/>
        <w:t>Computing.</w:t>
      </w:r>
    </w:p>
    <w:p w14:paraId="6D8A0EF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28. </w:t>
      </w:r>
      <w:r w:rsidRPr="00746829">
        <w:rPr>
          <w:rFonts w:ascii="Times New Roman" w:hAnsi="Times New Roman" w:cs="Times New Roman"/>
          <w:noProof/>
        </w:rPr>
        <w:tab/>
        <w:t xml:space="preserve">Ge Y, Sealfon SC (2012) flowPeaks: a fast unsupervised clustering for flow cytometry data via K-means and density peak finding. </w:t>
      </w:r>
      <w:r w:rsidRPr="00746829">
        <w:rPr>
          <w:rFonts w:ascii="Times New Roman" w:hAnsi="Times New Roman" w:cs="Times New Roman"/>
          <w:i/>
          <w:iCs/>
          <w:noProof/>
        </w:rPr>
        <w:t>Bioinformatics</w:t>
      </w:r>
      <w:r w:rsidRPr="00746829">
        <w:rPr>
          <w:rFonts w:ascii="Times New Roman" w:hAnsi="Times New Roman" w:cs="Times New Roman"/>
          <w:noProof/>
        </w:rPr>
        <w:t xml:space="preserve"> 28(15):2052–2058.</w:t>
      </w:r>
    </w:p>
    <w:p w14:paraId="646BFBE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29. </w:t>
      </w:r>
      <w:r w:rsidRPr="00746829">
        <w:rPr>
          <w:rFonts w:ascii="Times New Roman" w:hAnsi="Times New Roman" w:cs="Times New Roman"/>
          <w:noProof/>
        </w:rPr>
        <w:tab/>
        <w:t xml:space="preserve">van der Walt S, Colbert SC, Varoquaux G (2011) The NumPy Array: A Structure for Efficient Numerical Computation. </w:t>
      </w:r>
      <w:r w:rsidRPr="00746829">
        <w:rPr>
          <w:rFonts w:ascii="Times New Roman" w:hAnsi="Times New Roman" w:cs="Times New Roman"/>
          <w:i/>
          <w:iCs/>
          <w:noProof/>
        </w:rPr>
        <w:t>Comput Sci Eng</w:t>
      </w:r>
      <w:r w:rsidRPr="00746829">
        <w:rPr>
          <w:rFonts w:ascii="Times New Roman" w:hAnsi="Times New Roman" w:cs="Times New Roman"/>
          <w:noProof/>
        </w:rPr>
        <w:t xml:space="preserve"> 13(2):22–30.</w:t>
      </w:r>
    </w:p>
    <w:p w14:paraId="1DACC549"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30. </w:t>
      </w:r>
      <w:r w:rsidRPr="00746829">
        <w:rPr>
          <w:rFonts w:ascii="Times New Roman" w:hAnsi="Times New Roman" w:cs="Times New Roman"/>
          <w:noProof/>
        </w:rPr>
        <w:tab/>
        <w:t>Jones E, Oliphant T, Peterson P, others (2001) SciPy: Open source scientific tools for Python. Available at: http://www.scipy.org/.</w:t>
      </w:r>
    </w:p>
    <w:p w14:paraId="0819439C"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31. </w:t>
      </w:r>
      <w:r w:rsidRPr="00746829">
        <w:rPr>
          <w:rFonts w:ascii="Times New Roman" w:hAnsi="Times New Roman" w:cs="Times New Roman"/>
          <w:noProof/>
        </w:rPr>
        <w:tab/>
        <w:t xml:space="preserve">Hunter JD (2007) Matplotlib: A 2D Graphics Environment. </w:t>
      </w:r>
      <w:r w:rsidRPr="00746829">
        <w:rPr>
          <w:rFonts w:ascii="Times New Roman" w:hAnsi="Times New Roman" w:cs="Times New Roman"/>
          <w:i/>
          <w:iCs/>
          <w:noProof/>
        </w:rPr>
        <w:t>Comput Sci Eng</w:t>
      </w:r>
      <w:r w:rsidRPr="00746829">
        <w:rPr>
          <w:rFonts w:ascii="Times New Roman" w:hAnsi="Times New Roman" w:cs="Times New Roman"/>
          <w:noProof/>
        </w:rPr>
        <w:t xml:space="preserve"> 9(3):90–95.</w:t>
      </w:r>
    </w:p>
    <w:p w14:paraId="4C43731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32. </w:t>
      </w:r>
      <w:r w:rsidRPr="00746829">
        <w:rPr>
          <w:rFonts w:ascii="Times New Roman" w:hAnsi="Times New Roman" w:cs="Times New Roman"/>
          <w:noProof/>
        </w:rPr>
        <w:tab/>
        <w:t xml:space="preserve">McKinney W (2010) Data Structures for Statistical Computing in Python. </w:t>
      </w:r>
      <w:r w:rsidRPr="00746829">
        <w:rPr>
          <w:rFonts w:ascii="Times New Roman" w:hAnsi="Times New Roman" w:cs="Times New Roman"/>
          <w:i/>
          <w:iCs/>
          <w:noProof/>
        </w:rPr>
        <w:t>Proceedings of the 9th Python in Science Conference</w:t>
      </w:r>
      <w:r w:rsidRPr="00746829">
        <w:rPr>
          <w:rFonts w:ascii="Times New Roman" w:hAnsi="Times New Roman" w:cs="Times New Roman"/>
          <w:noProof/>
        </w:rPr>
        <w:t>, eds van der Walt S, Millman J, pp 51–56.</w:t>
      </w:r>
    </w:p>
    <w:p w14:paraId="52A314C4"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33. </w:t>
      </w:r>
      <w:r w:rsidRPr="00746829">
        <w:rPr>
          <w:rFonts w:ascii="Times New Roman" w:hAnsi="Times New Roman" w:cs="Times New Roman"/>
          <w:noProof/>
        </w:rPr>
        <w:tab/>
        <w:t>Waskom M, et al. (2016) seaborn: v0.7.0 (January 2016). doi:10.5281/zenodo.45133.</w:t>
      </w:r>
    </w:p>
    <w:p w14:paraId="5560941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34. </w:t>
      </w:r>
      <w:r w:rsidRPr="00746829">
        <w:rPr>
          <w:rFonts w:ascii="Times New Roman" w:hAnsi="Times New Roman" w:cs="Times New Roman"/>
          <w:noProof/>
        </w:rPr>
        <w:tab/>
        <w:t>Newville M, Ingargiola A, Stensitzki T, Allen DB (2014) LMFIT: Non-Linear Least-Square Minimization and Curve-Fitting for Python. doi:10.5281/zenodo.11813.</w:t>
      </w:r>
    </w:p>
    <w:p w14:paraId="751F38D5"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35. </w:t>
      </w:r>
      <w:r w:rsidRPr="00746829">
        <w:rPr>
          <w:rFonts w:ascii="Times New Roman" w:hAnsi="Times New Roman" w:cs="Times New Roman"/>
          <w:noProof/>
        </w:rPr>
        <w:tab/>
        <w:t xml:space="preserve">Pedregosa F, et al. (2011) Scikit-learn: Machine Learning in Python. </w:t>
      </w:r>
      <w:r w:rsidRPr="00746829">
        <w:rPr>
          <w:rFonts w:ascii="Times New Roman" w:hAnsi="Times New Roman" w:cs="Times New Roman"/>
          <w:i/>
          <w:iCs/>
          <w:noProof/>
        </w:rPr>
        <w:t>J Mach Learn Res</w:t>
      </w:r>
      <w:r w:rsidRPr="00746829">
        <w:rPr>
          <w:rFonts w:ascii="Times New Roman" w:hAnsi="Times New Roman" w:cs="Times New Roman"/>
          <w:noProof/>
        </w:rPr>
        <w:t xml:space="preserve"> 12:2825–2830.</w:t>
      </w:r>
    </w:p>
    <w:p w14:paraId="49D43FD6"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36. </w:t>
      </w:r>
      <w:r w:rsidRPr="00746829">
        <w:rPr>
          <w:rFonts w:ascii="Times New Roman" w:hAnsi="Times New Roman" w:cs="Times New Roman"/>
          <w:noProof/>
        </w:rPr>
        <w:tab/>
        <w:t>SymPy Development Team (2014) SymPy: Python library for symbolic mathematics.</w:t>
      </w:r>
    </w:p>
    <w:p w14:paraId="6EA1C35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37. </w:t>
      </w:r>
      <w:r w:rsidRPr="00746829">
        <w:rPr>
          <w:rFonts w:ascii="Times New Roman" w:hAnsi="Times New Roman" w:cs="Times New Roman"/>
          <w:noProof/>
        </w:rPr>
        <w:tab/>
        <w:t xml:space="preserve">Kass R, Raftery A (1995) Bayes Factors. </w:t>
      </w:r>
      <w:r w:rsidRPr="00746829">
        <w:rPr>
          <w:rFonts w:ascii="Times New Roman" w:hAnsi="Times New Roman" w:cs="Times New Roman"/>
          <w:i/>
          <w:iCs/>
          <w:noProof/>
        </w:rPr>
        <w:t>J Am Stat Assoc</w:t>
      </w:r>
      <w:r w:rsidRPr="00746829">
        <w:rPr>
          <w:rFonts w:ascii="Times New Roman" w:hAnsi="Times New Roman" w:cs="Times New Roman"/>
          <w:noProof/>
        </w:rPr>
        <w:t>:773–795.</w:t>
      </w:r>
    </w:p>
    <w:p w14:paraId="4ECFCF3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38. </w:t>
      </w:r>
      <w:r w:rsidRPr="00746829">
        <w:rPr>
          <w:rFonts w:ascii="Times New Roman" w:hAnsi="Times New Roman" w:cs="Times New Roman"/>
          <w:noProof/>
        </w:rPr>
        <w:tab/>
        <w:t xml:space="preserve">Ward EJ (2008) A review and comparison of four commonly used Bayesian and maximum likelihood model selection tools. </w:t>
      </w:r>
      <w:r w:rsidRPr="00746829">
        <w:rPr>
          <w:rFonts w:ascii="Times New Roman" w:hAnsi="Times New Roman" w:cs="Times New Roman"/>
          <w:i/>
          <w:iCs/>
          <w:noProof/>
        </w:rPr>
        <w:t>Ecol Modell</w:t>
      </w:r>
      <w:r w:rsidRPr="00746829">
        <w:rPr>
          <w:rFonts w:ascii="Times New Roman" w:hAnsi="Times New Roman" w:cs="Times New Roman"/>
          <w:noProof/>
        </w:rPr>
        <w:t xml:space="preserve"> 211(1–2):1–10.</w:t>
      </w:r>
    </w:p>
    <w:p w14:paraId="154CB544"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39. </w:t>
      </w:r>
      <w:r w:rsidRPr="00746829">
        <w:rPr>
          <w:rFonts w:ascii="Times New Roman" w:hAnsi="Times New Roman" w:cs="Times New Roman"/>
          <w:noProof/>
        </w:rPr>
        <w:tab/>
        <w:t>Baranyi J (2010) Modelling and parameter estimation of bacterial growth with distributed lag time. Dissertation (University of Szeged, Hungary).</w:t>
      </w:r>
    </w:p>
    <w:p w14:paraId="3AD2AE19"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40. </w:t>
      </w:r>
      <w:r w:rsidRPr="00746829">
        <w:rPr>
          <w:rFonts w:ascii="Times New Roman" w:hAnsi="Times New Roman" w:cs="Times New Roman"/>
          <w:noProof/>
        </w:rPr>
        <w:tab/>
        <w:t xml:space="preserve">Baranyi J (1997) Simple is good as long as it is enough. </w:t>
      </w:r>
      <w:r w:rsidRPr="00746829">
        <w:rPr>
          <w:rFonts w:ascii="Times New Roman" w:hAnsi="Times New Roman" w:cs="Times New Roman"/>
          <w:i/>
          <w:iCs/>
          <w:noProof/>
        </w:rPr>
        <w:t>Commentary</w:t>
      </w:r>
      <w:r w:rsidRPr="00746829">
        <w:rPr>
          <w:rFonts w:ascii="Times New Roman" w:hAnsi="Times New Roman" w:cs="Times New Roman"/>
          <w:noProof/>
        </w:rPr>
        <w:t xml:space="preserve"> (1996):391–394.</w:t>
      </w:r>
    </w:p>
    <w:p w14:paraId="3F6DB7F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41. </w:t>
      </w:r>
      <w:r w:rsidRPr="00746829">
        <w:rPr>
          <w:rFonts w:ascii="Times New Roman" w:hAnsi="Times New Roman" w:cs="Times New Roman"/>
          <w:noProof/>
        </w:rPr>
        <w:tab/>
        <w:t xml:space="preserve">Perez F, Granger BE (2007) IPython: A System for Interactive Scientific Computing. </w:t>
      </w:r>
      <w:r w:rsidRPr="00746829">
        <w:rPr>
          <w:rFonts w:ascii="Times New Roman" w:hAnsi="Times New Roman" w:cs="Times New Roman"/>
          <w:i/>
          <w:iCs/>
          <w:noProof/>
        </w:rPr>
        <w:t>Comput Sci Eng</w:t>
      </w:r>
      <w:r w:rsidRPr="00746829">
        <w:rPr>
          <w:rFonts w:ascii="Times New Roman" w:hAnsi="Times New Roman" w:cs="Times New Roman"/>
          <w:noProof/>
        </w:rPr>
        <w:t xml:space="preserve"> 9(3):21–29.</w:t>
      </w:r>
    </w:p>
    <w:p w14:paraId="6F386CFA"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42. </w:t>
      </w:r>
      <w:r w:rsidRPr="00746829">
        <w:rPr>
          <w:rFonts w:ascii="Times New Roman" w:hAnsi="Times New Roman" w:cs="Times New Roman"/>
          <w:noProof/>
        </w:rPr>
        <w:tab/>
        <w:t xml:space="preserve">Gopalsamy K (1986) Convergence in a resource-based competition system. </w:t>
      </w:r>
      <w:r w:rsidRPr="00746829">
        <w:rPr>
          <w:rFonts w:ascii="Times New Roman" w:hAnsi="Times New Roman" w:cs="Times New Roman"/>
          <w:i/>
          <w:iCs/>
          <w:noProof/>
        </w:rPr>
        <w:t>Bull Math Biol</w:t>
      </w:r>
      <w:r w:rsidRPr="00746829">
        <w:rPr>
          <w:rFonts w:ascii="Times New Roman" w:hAnsi="Times New Roman" w:cs="Times New Roman"/>
          <w:noProof/>
        </w:rPr>
        <w:t xml:space="preserve"> 48(5–6):681–699.</w:t>
      </w:r>
    </w:p>
    <w:p w14:paraId="62B9ADA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43. </w:t>
      </w:r>
      <w:r w:rsidRPr="00746829">
        <w:rPr>
          <w:rFonts w:ascii="Times New Roman" w:hAnsi="Times New Roman" w:cs="Times New Roman"/>
          <w:noProof/>
        </w:rPr>
        <w:tab/>
        <w:t xml:space="preserve">Dilao R, Domingos T (1999) A General Approach to the Modelling of Trophic Chains. </w:t>
      </w:r>
      <w:r w:rsidRPr="00746829">
        <w:rPr>
          <w:rFonts w:ascii="Times New Roman" w:hAnsi="Times New Roman" w:cs="Times New Roman"/>
          <w:i/>
          <w:iCs/>
          <w:noProof/>
        </w:rPr>
        <w:t>Ecol Modell</w:t>
      </w:r>
      <w:r w:rsidRPr="00746829">
        <w:rPr>
          <w:rFonts w:ascii="Times New Roman" w:hAnsi="Times New Roman" w:cs="Times New Roman"/>
          <w:noProof/>
        </w:rPr>
        <w:t xml:space="preserve"> 132(3):20.</w:t>
      </w:r>
    </w:p>
    <w:p w14:paraId="0846C83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44. </w:t>
      </w:r>
      <w:r w:rsidRPr="00746829">
        <w:rPr>
          <w:rFonts w:ascii="Times New Roman" w:hAnsi="Times New Roman" w:cs="Times New Roman"/>
          <w:noProof/>
        </w:rPr>
        <w:tab/>
        <w:t xml:space="preserve">Richards FJ (1959) A Flexible Growth Function for Empirical Use. </w:t>
      </w:r>
      <w:r w:rsidRPr="00746829">
        <w:rPr>
          <w:rFonts w:ascii="Times New Roman" w:hAnsi="Times New Roman" w:cs="Times New Roman"/>
          <w:i/>
          <w:iCs/>
          <w:noProof/>
        </w:rPr>
        <w:t>J Exp Bot</w:t>
      </w:r>
      <w:r w:rsidRPr="00746829">
        <w:rPr>
          <w:rFonts w:ascii="Times New Roman" w:hAnsi="Times New Roman" w:cs="Times New Roman"/>
          <w:noProof/>
        </w:rPr>
        <w:t xml:space="preserve"> 10(2):290–301.</w:t>
      </w:r>
    </w:p>
    <w:p w14:paraId="1E7CA254"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45. </w:t>
      </w:r>
      <w:r w:rsidRPr="00746829">
        <w:rPr>
          <w:rFonts w:ascii="Times New Roman" w:hAnsi="Times New Roman" w:cs="Times New Roman"/>
          <w:noProof/>
        </w:rPr>
        <w:tab/>
        <w:t xml:space="preserve">Clark F, Brook BW, Delean S, Reşit Akçakaya H, Bradshaw CJA (2010) The theta-logistic is unreliable for modelling most census data. </w:t>
      </w:r>
      <w:r w:rsidRPr="00746829">
        <w:rPr>
          <w:rFonts w:ascii="Times New Roman" w:hAnsi="Times New Roman" w:cs="Times New Roman"/>
          <w:i/>
          <w:iCs/>
          <w:noProof/>
        </w:rPr>
        <w:t>Methods Ecol Evol</w:t>
      </w:r>
      <w:r w:rsidRPr="00746829">
        <w:rPr>
          <w:rFonts w:ascii="Times New Roman" w:hAnsi="Times New Roman" w:cs="Times New Roman"/>
          <w:noProof/>
        </w:rPr>
        <w:t xml:space="preserve"> 1(3):253–262.</w:t>
      </w:r>
    </w:p>
    <w:p w14:paraId="2E6C460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46. </w:t>
      </w:r>
      <w:r w:rsidRPr="00746829">
        <w:rPr>
          <w:rFonts w:ascii="Times New Roman" w:hAnsi="Times New Roman" w:cs="Times New Roman"/>
          <w:noProof/>
        </w:rPr>
        <w:tab/>
        <w:t xml:space="preserve">Gilpin ME, Ayala FJ (1973) Global Models of Growth and Competition. </w:t>
      </w:r>
      <w:r w:rsidRPr="00746829">
        <w:rPr>
          <w:rFonts w:ascii="Times New Roman" w:hAnsi="Times New Roman" w:cs="Times New Roman"/>
          <w:i/>
          <w:iCs/>
          <w:noProof/>
        </w:rPr>
        <w:t>Proc Natl Acad Sci</w:t>
      </w:r>
      <w:r w:rsidRPr="00746829">
        <w:rPr>
          <w:rFonts w:ascii="Times New Roman" w:hAnsi="Times New Roman" w:cs="Times New Roman"/>
          <w:noProof/>
        </w:rPr>
        <w:t xml:space="preserve"> 70(12 Pt 1-2):3590–3593.</w:t>
      </w:r>
    </w:p>
    <w:p w14:paraId="0AC69E3C"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47. </w:t>
      </w:r>
      <w:r w:rsidRPr="00746829">
        <w:rPr>
          <w:rFonts w:ascii="Times New Roman" w:hAnsi="Times New Roman" w:cs="Times New Roman"/>
          <w:noProof/>
        </w:rPr>
        <w:tab/>
        <w:t xml:space="preserve">Verhulst P-F (1838) Notice sur la loi que la population suit dans son accroissement. Correspondance Mathématique et Physique Publiée par A. </w:t>
      </w:r>
      <w:r w:rsidRPr="00746829">
        <w:rPr>
          <w:rFonts w:ascii="Times New Roman" w:hAnsi="Times New Roman" w:cs="Times New Roman"/>
          <w:i/>
          <w:iCs/>
          <w:noProof/>
        </w:rPr>
        <w:t>Quetelet</w:t>
      </w:r>
      <w:r w:rsidRPr="00746829">
        <w:rPr>
          <w:rFonts w:ascii="Times New Roman" w:hAnsi="Times New Roman" w:cs="Times New Roman"/>
          <w:noProof/>
        </w:rPr>
        <w:t xml:space="preserve"> 10:113–121.</w:t>
      </w:r>
    </w:p>
    <w:p w14:paraId="36E18830" w14:textId="59730D54" w:rsidR="007C5E66" w:rsidRPr="0025589C" w:rsidRDefault="007C5E66" w:rsidP="00746829">
      <w:pPr>
        <w:widowControl w:val="0"/>
        <w:autoSpaceDE w:val="0"/>
        <w:autoSpaceDN w:val="0"/>
        <w:adjustRightInd w:val="0"/>
        <w:ind w:left="640" w:hanging="640"/>
        <w:rPr>
          <w:rFonts w:eastAsiaTheme="majorEastAsia"/>
          <w:b/>
          <w:bCs/>
          <w:kern w:val="32"/>
          <w:sz w:val="32"/>
          <w:szCs w:val="32"/>
        </w:rPr>
      </w:pPr>
      <w:r w:rsidRPr="007E41E1">
        <w:lastRenderedPageBreak/>
        <w:fldChar w:fldCharType="end"/>
      </w:r>
      <w:r w:rsidRPr="0025589C">
        <w:br w:type="page"/>
      </w:r>
    </w:p>
    <w:p w14:paraId="0532753B" w14:textId="77777777" w:rsidR="007C5E66" w:rsidRPr="0025589C" w:rsidRDefault="007C5E66" w:rsidP="007C5E66">
      <w:pPr>
        <w:pStyle w:val="Heading1"/>
        <w:spacing w:line="360" w:lineRule="auto"/>
        <w:ind w:firstLine="284"/>
      </w:pPr>
      <w:r w:rsidRPr="0025589C">
        <w:lastRenderedPageBreak/>
        <w:t>Appendices</w:t>
      </w:r>
    </w:p>
    <w:p w14:paraId="7BC7F919" w14:textId="77777777" w:rsidR="007C5E66" w:rsidRPr="0025589C" w:rsidRDefault="007C5E66" w:rsidP="007C5E66">
      <w:pPr>
        <w:pStyle w:val="Heading2"/>
        <w:spacing w:line="360" w:lineRule="auto"/>
        <w:ind w:firstLine="284"/>
      </w:pPr>
      <w:r w:rsidRPr="0025589C">
        <w:t xml:space="preserve">Appendix </w:t>
      </w:r>
      <w:r>
        <w:t xml:space="preserve">A: Mono-culture </w:t>
      </w:r>
      <w:r w:rsidRPr="0025589C">
        <w:t xml:space="preserve"> model</w:t>
      </w:r>
    </w:p>
    <w:p w14:paraId="41AC3BC7" w14:textId="47AB35FA" w:rsidR="007C5E66" w:rsidRPr="0025589C" w:rsidRDefault="007C5E66" w:rsidP="007C5E66">
      <w:r w:rsidRPr="0025589C">
        <w:t xml:space="preserve">We derive our growth models from a resource consumption perspective </w:t>
      </w:r>
      <w:r w:rsidRPr="0025589C">
        <w:fldChar w:fldCharType="begin" w:fldLock="1"/>
      </w:r>
      <w:r w:rsidR="00746829">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system","type":"article-journal","volume":"48"},"uris":["http://www.mendeley.com/documents/?uuid=7f983b80-9c38-49db-898a-8e01013157f8"]}],"mendeley":{"formattedCitation":"(20, 42)","plainTextFormattedCitation":"(20, 42)","previouslyFormattedCitation":"(19, 41)"},"properties":{"noteIndex":0},"schema":"https://github.com/citation-style-language/schema/raw/master/csl-citation.json"}</w:instrText>
      </w:r>
      <w:r w:rsidRPr="0025589C">
        <w:fldChar w:fldCharType="separate"/>
      </w:r>
      <w:r w:rsidR="00746829" w:rsidRPr="00746829">
        <w:rPr>
          <w:noProof/>
        </w:rPr>
        <w:t>(20, 42)</w:t>
      </w:r>
      <w:r w:rsidRPr="0025589C">
        <w:fldChar w:fldCharType="end"/>
      </w:r>
      <w:r w:rsidRPr="0025589C">
        <w:t xml:space="preserve">.  We denote by </w:t>
      </w:r>
      <m:oMath>
        <m:r>
          <w:rPr>
            <w:rFonts w:ascii="Cambria Math" w:hAnsi="Cambria Math"/>
          </w:rPr>
          <m:t>R</m:t>
        </m:r>
      </m:oMath>
      <w:r w:rsidRPr="0025589C">
        <w:t xml:space="preserve"> the density of a limiting resource, and by </w:t>
      </w:r>
      <m:oMath>
        <m:r>
          <w:rPr>
            <w:rFonts w:ascii="Cambria Math" w:hAnsi="Cambria Math"/>
          </w:rPr>
          <m:t>N</m:t>
        </m:r>
      </m:oMath>
      <w:r w:rsidRPr="0025589C">
        <w:t xml:space="preserve"> the density of the cell population, both in total mass per unit of volume. </w:t>
      </w:r>
    </w:p>
    <w:p w14:paraId="077E1956" w14:textId="77777777" w:rsidR="007C5E66" w:rsidRPr="0025589C" w:rsidRDefault="007C5E66" w:rsidP="007C5E66">
      <w:r w:rsidRPr="0025589C">
        <w:t>We assume that the culture is well-mixed and homogeneous and that the resource is depleted by the growing cell population without being replenished. Therefore, the intake of resources occurs when cells meet resource via a mass action law with res</w:t>
      </w:r>
      <w:r>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conversion rate of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xml:space="preserve">, whereas resource intake is proportional to a power of cell density,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 xml:space="preserve">. We </w:t>
      </w:r>
      <w:r>
        <w:t>set</w:t>
      </w:r>
      <w:r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0B9EBC21" w14:textId="77777777" w:rsidR="007C5E66" w:rsidRPr="0025589C" w:rsidRDefault="007C5E66" w:rsidP="007C5E66">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03E74ADD" w14:textId="77777777" w:rsidTr="00282251">
        <w:tc>
          <w:tcPr>
            <w:tcW w:w="1242" w:type="dxa"/>
            <w:vAlign w:val="center"/>
          </w:tcPr>
          <w:p w14:paraId="63A40731" w14:textId="77777777" w:rsidR="007C5E66" w:rsidRPr="0025589C" w:rsidRDefault="007C5E66" w:rsidP="00282251">
            <w:pPr>
              <w:jc w:val="right"/>
            </w:pPr>
          </w:p>
        </w:tc>
        <w:tc>
          <w:tcPr>
            <w:tcW w:w="5812" w:type="dxa"/>
            <w:vAlign w:val="center"/>
          </w:tcPr>
          <w:p w14:paraId="26B4CE66" w14:textId="77777777" w:rsidR="007C5E66" w:rsidRPr="0025589C" w:rsidRDefault="0003460C"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015EF29B" w14:textId="77777777" w:rsidR="007C5E66" w:rsidRPr="0025589C" w:rsidRDefault="007C5E66" w:rsidP="00282251">
            <w:pPr>
              <w:jc w:val="right"/>
            </w:pPr>
            <w:r>
              <w:t>(</w:t>
            </w:r>
            <w:r w:rsidRPr="0025589C">
              <w:t>A1a</w:t>
            </w:r>
            <w:r>
              <w:t>)</w:t>
            </w:r>
          </w:p>
          <w:p w14:paraId="328DC5BA" w14:textId="77777777" w:rsidR="007C5E66" w:rsidRPr="0025589C" w:rsidRDefault="007C5E66" w:rsidP="00282251">
            <w:pPr>
              <w:jc w:val="right"/>
            </w:pPr>
            <w:r>
              <w:t>(</w:t>
            </w:r>
            <w:r w:rsidRPr="0025589C">
              <w:t>A1b</w:t>
            </w:r>
            <w:r>
              <w:t>)</w:t>
            </w:r>
          </w:p>
        </w:tc>
      </w:tr>
    </w:tbl>
    <w:p w14:paraId="5B2FBA8A" w14:textId="77777777" w:rsidR="007C5E66" w:rsidRPr="0025589C" w:rsidRDefault="007C5E66" w:rsidP="007C5E66">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511435CF" w14:textId="77777777" w:rsidR="007C5E66" w:rsidRPr="0025589C" w:rsidRDefault="007C5E66" w:rsidP="007C5E66">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0F611720" w14:textId="77777777" w:rsidR="007C5E66" w:rsidRPr="0025589C" w:rsidRDefault="0003460C" w:rsidP="007C5E66">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1AC0E0B2" w14:textId="77777777" w:rsidR="007C5E66" w:rsidRPr="0025589C" w:rsidRDefault="007C5E66" w:rsidP="007C5E66">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7478DDBC" w14:textId="77777777" w:rsidR="007C5E66" w:rsidRPr="0025589C" w:rsidRDefault="007C5E66" w:rsidP="007C5E66">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53CDD294" w14:textId="77777777" w:rsidTr="00282251">
        <w:tc>
          <w:tcPr>
            <w:tcW w:w="1242" w:type="dxa"/>
            <w:vAlign w:val="center"/>
          </w:tcPr>
          <w:p w14:paraId="5BDF63AA" w14:textId="77777777" w:rsidR="007C5E66" w:rsidRPr="0025589C" w:rsidRDefault="007C5E66" w:rsidP="00282251">
            <w:pPr>
              <w:jc w:val="right"/>
            </w:pPr>
          </w:p>
        </w:tc>
        <w:tc>
          <w:tcPr>
            <w:tcW w:w="5812" w:type="dxa"/>
            <w:vAlign w:val="center"/>
          </w:tcPr>
          <w:p w14:paraId="23FF6007" w14:textId="77777777" w:rsidR="007C5E66" w:rsidRPr="0025589C" w:rsidRDefault="0003460C"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713BC45" w14:textId="77777777" w:rsidR="007C5E66" w:rsidRPr="0025589C" w:rsidRDefault="007C5E66" w:rsidP="00282251">
            <w:pPr>
              <w:jc w:val="right"/>
            </w:pPr>
            <w:r>
              <w:t>(</w:t>
            </w:r>
            <w:r w:rsidRPr="0025589C">
              <w:t>A2a</w:t>
            </w:r>
            <w:r>
              <w:t>)</w:t>
            </w:r>
          </w:p>
          <w:p w14:paraId="6B2A60BB" w14:textId="77777777" w:rsidR="007C5E66" w:rsidRPr="0025589C" w:rsidRDefault="007C5E66" w:rsidP="00282251">
            <w:pPr>
              <w:jc w:val="right"/>
            </w:pPr>
            <w:r>
              <w:t>(</w:t>
            </w:r>
            <w:r w:rsidRPr="0025589C">
              <w:t>A2b</w:t>
            </w:r>
            <w:r>
              <w:t>)</w:t>
            </w:r>
          </w:p>
        </w:tc>
      </w:tr>
    </w:tbl>
    <w:p w14:paraId="1A14604B" w14:textId="77777777" w:rsidR="007C5E66" w:rsidRPr="0025589C" w:rsidRDefault="007C5E66" w:rsidP="007C5E66">
      <w:pPr>
        <w:ind w:firstLine="0"/>
      </w:pPr>
      <w:r w:rsidRPr="0025589C">
        <w:t xml:space="preserve">with </w:t>
      </w:r>
      <m:oMath>
        <m:r>
          <w:rPr>
            <w:rFonts w:ascii="Cambria Math" w:hAnsi="Cambria Math"/>
          </w:rPr>
          <m:t>μ=ϵν</m:t>
        </m:r>
      </m:oMath>
      <w:r w:rsidRPr="0025589C">
        <w:t xml:space="preserve">. </w:t>
      </w:r>
    </w:p>
    <w:p w14:paraId="1ABEDFA3" w14:textId="48F01561" w:rsidR="007C5E66" w:rsidRPr="0025589C" w:rsidRDefault="007C5E66" w:rsidP="007C5E66">
      <w:r w:rsidRPr="0025589C">
        <w:t xml:space="preserve">To solve this system, we use a conservation law approach by setting </w:t>
      </w:r>
      <m:oMath>
        <m:r>
          <w:rPr>
            <w:rFonts w:ascii="Cambria Math" w:hAnsi="Cambria Math"/>
          </w:rPr>
          <m:t>M=μR+Y</m:t>
        </m:r>
      </m:oMath>
      <w:r w:rsidRPr="0025589C">
        <w:t xml:space="preserve"> </w:t>
      </w:r>
      <w:r w:rsidRPr="0025589C">
        <w:fldChar w:fldCharType="begin" w:fldLock="1"/>
      </w:r>
      <w:r w:rsidR="00746829">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(43)","plainTextFormattedCitation":"(43)","previouslyFormattedCitation":"(42)"},"properties":{"noteIndex":0},"schema":"https://github.com/citation-style-language/schema/raw/master/csl-citation.json"}</w:instrText>
      </w:r>
      <w:r w:rsidRPr="0025589C">
        <w:fldChar w:fldCharType="separate"/>
      </w:r>
      <w:r w:rsidR="00746829" w:rsidRPr="00746829">
        <w:rPr>
          <w:noProof/>
        </w:rPr>
        <w:t>(43)</w:t>
      </w:r>
      <w:r w:rsidRPr="0025589C">
        <w:fldChar w:fldCharType="end"/>
      </w:r>
      <w:r w:rsidRPr="0025589C">
        <w:t xml:space="preserve">. We find that </w:t>
      </w:r>
      <w:r w:rsidRPr="0025589C">
        <w:rPr>
          <w:i/>
          <w:iCs/>
        </w:rPr>
        <w:t>M</w:t>
      </w:r>
      <w:r w:rsidRPr="0025589C">
        <w:t xml:space="preserve"> is constant</w:t>
      </w:r>
    </w:p>
    <w:p w14:paraId="27962125" w14:textId="77777777" w:rsidR="007C5E66" w:rsidRPr="0025589C" w:rsidRDefault="0003460C" w:rsidP="007C5E66">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C5E66" w:rsidRPr="0025589C">
        <w:t>,</w:t>
      </w:r>
    </w:p>
    <w:p w14:paraId="4582535F" w14:textId="77777777" w:rsidR="007C5E66" w:rsidRPr="0025589C" w:rsidRDefault="007C5E66" w:rsidP="007C5E66">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A2b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B4A190C" w14:textId="77777777" w:rsidTr="00282251">
        <w:tc>
          <w:tcPr>
            <w:tcW w:w="1951" w:type="dxa"/>
            <w:vAlign w:val="center"/>
          </w:tcPr>
          <w:p w14:paraId="33C52F91" w14:textId="77777777" w:rsidR="007C5E66" w:rsidRPr="0025589C" w:rsidRDefault="007C5E66" w:rsidP="00282251">
            <w:pPr>
              <w:jc w:val="right"/>
            </w:pPr>
          </w:p>
        </w:tc>
        <w:tc>
          <w:tcPr>
            <w:tcW w:w="5103" w:type="dxa"/>
            <w:vAlign w:val="center"/>
          </w:tcPr>
          <w:p w14:paraId="2EBE8F2A" w14:textId="77777777" w:rsidR="007C5E66" w:rsidRPr="0025589C" w:rsidRDefault="0003460C" w:rsidP="00282251">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C5E66" w:rsidRPr="0025589C">
              <w:t>.</w:t>
            </w:r>
          </w:p>
        </w:tc>
        <w:tc>
          <w:tcPr>
            <w:tcW w:w="1468" w:type="dxa"/>
            <w:vAlign w:val="center"/>
          </w:tcPr>
          <w:p w14:paraId="5F870EA7" w14:textId="77777777" w:rsidR="007C5E66" w:rsidRPr="0025589C" w:rsidRDefault="007C5E66" w:rsidP="00282251">
            <w:pPr>
              <w:jc w:val="right"/>
            </w:pPr>
            <w:r>
              <w:t>(</w:t>
            </w:r>
            <w:r w:rsidRPr="0025589C">
              <w:t>A3</w:t>
            </w:r>
            <w:r>
              <w:t>)</w:t>
            </w:r>
          </w:p>
        </w:tc>
      </w:tr>
    </w:tbl>
    <w:p w14:paraId="44AFCF47" w14:textId="77777777" w:rsidR="007C5E66" w:rsidRPr="0025589C" w:rsidRDefault="007C5E66" w:rsidP="007C5E66">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05F1F3A" w14:textId="77777777" w:rsidTr="00282251">
        <w:tc>
          <w:tcPr>
            <w:tcW w:w="1951" w:type="dxa"/>
            <w:vAlign w:val="center"/>
          </w:tcPr>
          <w:p w14:paraId="27AFC28B" w14:textId="77777777" w:rsidR="007C5E66" w:rsidRPr="0025589C" w:rsidRDefault="007C5E66" w:rsidP="00282251">
            <w:pPr>
              <w:jc w:val="right"/>
            </w:pPr>
          </w:p>
        </w:tc>
        <w:tc>
          <w:tcPr>
            <w:tcW w:w="5103" w:type="dxa"/>
            <w:vAlign w:val="center"/>
          </w:tcPr>
          <w:p w14:paraId="1CC7099E" w14:textId="77777777" w:rsidR="007C5E66" w:rsidRPr="0025589C" w:rsidRDefault="0003460C"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1AC8B1F1" w14:textId="77777777" w:rsidR="007C5E66" w:rsidRPr="0025589C" w:rsidRDefault="007C5E66" w:rsidP="00282251">
            <w:pPr>
              <w:jc w:val="right"/>
            </w:pPr>
            <w:r>
              <w:t>(</w:t>
            </w:r>
            <w:r w:rsidRPr="0025589C">
              <w:t>A4</w:t>
            </w:r>
            <w:r>
              <w:t>)</w:t>
            </w:r>
          </w:p>
        </w:tc>
      </w:tr>
    </w:tbl>
    <w:p w14:paraId="7C3DC224" w14:textId="4322D86C" w:rsidR="007C5E66" w:rsidRPr="0025589C" w:rsidRDefault="007C5E66" w:rsidP="007C5E66">
      <w:pPr>
        <w:ind w:firstLine="0"/>
      </w:pPr>
      <w:r w:rsidRPr="0025589C">
        <w:t xml:space="preserve">which is the Richards differential equation </w:t>
      </w:r>
      <w:r w:rsidRPr="0025589C">
        <w:fldChar w:fldCharType="begin" w:fldLock="1"/>
      </w:r>
      <w:r w:rsidR="00746829">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plainTextFormattedCitation":"(44)","previouslyFormattedCitation":"(43)"},"properties":{"noteIndex":0},"schema":"https://github.com/citation-style-language/schema/raw/master/csl-citation.json"}</w:instrText>
      </w:r>
      <w:r w:rsidRPr="0025589C">
        <w:fldChar w:fldCharType="separate"/>
      </w:r>
      <w:r w:rsidR="00746829" w:rsidRPr="00746829">
        <w:rPr>
          <w:noProof/>
        </w:rPr>
        <w:t>(44)</w:t>
      </w:r>
      <w:r w:rsidRPr="0025589C">
        <w:fldChar w:fldCharType="end"/>
      </w:r>
      <w:r w:rsidRPr="0025589C">
        <w:t xml:space="preserve">, with the maximum population density </w:t>
      </w:r>
      <w:r w:rsidRPr="0025589C">
        <w:rPr>
          <w:i/>
          <w:iCs/>
        </w:rPr>
        <w:t>K</w:t>
      </w:r>
      <w:r w:rsidRPr="0025589C">
        <w:t xml:space="preserve"> and the specific growth rate </w:t>
      </w:r>
      <w:r>
        <w:t>at</w:t>
      </w:r>
      <w:r w:rsidRPr="0025589C">
        <w:t xml:space="preserve"> low density</w:t>
      </w:r>
      <m:oMath>
        <m:r>
          <w:rPr>
            <w:rFonts w:ascii="Cambria Math" w:hAnsi="Cambria Math"/>
          </w:rPr>
          <m:t xml:space="preserve"> r</m:t>
        </m:r>
      </m:oMath>
      <w:r>
        <w:t>.</w:t>
      </w:r>
      <w:r w:rsidRPr="0025589C">
        <w:t xml:space="preserve"> </w:t>
      </w:r>
    </w:p>
    <w:p w14:paraId="684DE99E" w14:textId="77777777" w:rsidR="007C5E66" w:rsidRPr="0025589C" w:rsidRDefault="007C5E66" w:rsidP="007C5E66">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Pr="0025589C">
        <w:t xml:space="preserve"> we have</w:t>
      </w:r>
    </w:p>
    <w:p w14:paraId="10084D0F" w14:textId="77777777" w:rsidR="007C5E66" w:rsidRPr="0025589C" w:rsidRDefault="007C5E66" w:rsidP="007C5E66">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2980F930" w14:textId="77777777" w:rsidR="007C5E66" w:rsidRPr="0025589C" w:rsidRDefault="007C5E66" w:rsidP="007C5E66">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explicitly depend on </w:t>
      </w:r>
      <m:oMath>
        <m:r>
          <w:rPr>
            <w:rFonts w:ascii="Cambria Math" w:hAnsi="Cambria Math"/>
          </w:rPr>
          <m:t>t</m:t>
        </m:r>
      </m:oMath>
      <w:r w:rsidRPr="0025589C">
        <w:t xml:space="preserve">). To include a lag phase, Baranyi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suggested add</w:t>
      </w:r>
      <w:r>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which makes the equation non-autonomous (explicitly 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2D62E93" w14:textId="77777777" w:rsidTr="00282251">
        <w:tc>
          <w:tcPr>
            <w:tcW w:w="1951" w:type="dxa"/>
            <w:vAlign w:val="center"/>
          </w:tcPr>
          <w:p w14:paraId="53E47DE1" w14:textId="77777777" w:rsidR="007C5E66" w:rsidRPr="0025589C" w:rsidRDefault="007C5E66" w:rsidP="00282251">
            <w:pPr>
              <w:jc w:val="right"/>
            </w:pPr>
          </w:p>
        </w:tc>
        <w:tc>
          <w:tcPr>
            <w:tcW w:w="5103" w:type="dxa"/>
            <w:vAlign w:val="center"/>
          </w:tcPr>
          <w:p w14:paraId="7FBDF99A" w14:textId="77777777" w:rsidR="007C5E66" w:rsidRPr="0025589C" w:rsidRDefault="0003460C"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361D731F" w14:textId="77777777" w:rsidR="007C5E66" w:rsidRPr="0025589C" w:rsidRDefault="007C5E66" w:rsidP="00282251">
            <w:pPr>
              <w:jc w:val="right"/>
            </w:pPr>
            <w:r>
              <w:t>(</w:t>
            </w:r>
            <w:r w:rsidRPr="0025589C">
              <w:t>A5</w:t>
            </w:r>
            <w:r>
              <w:t>)</w:t>
            </w:r>
          </w:p>
        </w:tc>
      </w:tr>
    </w:tbl>
    <w:p w14:paraId="0DC58DBB" w14:textId="2CEBD19C" w:rsidR="007C5E66" w:rsidRPr="0025589C" w:rsidRDefault="007C5E66" w:rsidP="007C5E66">
      <w:proofErr w:type="spellStart"/>
      <w:r w:rsidRPr="0025589C">
        <w:t>Baranyi</w:t>
      </w:r>
      <w:proofErr w:type="spellEnd"/>
      <w:r w:rsidRPr="0025589C">
        <w:t xml:space="preserve"> and Roberts suggested a </w:t>
      </w:r>
      <w:proofErr w:type="spellStart"/>
      <w:r w:rsidRPr="0025589C">
        <w:t>Michaelis</w:t>
      </w:r>
      <w:proofErr w:type="spellEnd"/>
      <w:r w:rsidRPr="0025589C">
        <w:t>-Menten type of function</w:t>
      </w:r>
      <w:r>
        <w:t xml:space="preserve"> </w:t>
      </w:r>
      <w:r w:rsidRPr="0025589C">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(40)","plainTextFormattedCitation":"(40)","previouslyFormattedCitation":"(39)"},"properties":{"noteIndex":0},"schema":"https://github.com/citation-style-language/schema/raw/master/csl-citation.json"}</w:instrText>
      </w:r>
      <w:r w:rsidRPr="0025589C">
        <w:fldChar w:fldCharType="separate"/>
      </w:r>
      <w:r w:rsidR="00746829" w:rsidRPr="00746829">
        <w:rPr>
          <w:noProof/>
        </w:rPr>
        <w:t>(40)</w:t>
      </w:r>
      <w:r w:rsidRPr="0025589C">
        <w:fldChar w:fldCharType="end"/>
      </w:r>
    </w:p>
    <w:p w14:paraId="6EDAE79E" w14:textId="77777777" w:rsidR="007C5E66" w:rsidRPr="0025589C" w:rsidRDefault="007C5E66" w:rsidP="007C5E66">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Pr="0025589C">
        <w:t>,</w:t>
      </w:r>
    </w:p>
    <w:p w14:paraId="5EF48A70" w14:textId="77777777" w:rsidR="007C5E66" w:rsidRPr="0025589C" w:rsidRDefault="007C5E66" w:rsidP="007C5E66">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 </w:t>
      </w:r>
      <m:oMath>
        <m:r>
          <w:rPr>
            <w:rFonts w:ascii="Cambria Math" w:hAnsi="Cambria Math"/>
          </w:rPr>
          <m:t>α(t)</m:t>
        </m:r>
      </m:oMath>
      <w:r w:rsidRPr="0025589C">
        <w:t xml:space="preserve"> gives</w:t>
      </w:r>
    </w:p>
    <w:p w14:paraId="666FD635" w14:textId="77777777" w:rsidR="007C5E66" w:rsidRPr="0025589C" w:rsidRDefault="007C5E66" w:rsidP="007C5E66">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6B79A231" w14:textId="77777777" w:rsidR="007C5E66" w:rsidRPr="0025589C" w:rsidRDefault="007C5E66" w:rsidP="007C5E66">
      <w:pPr>
        <w:ind w:firstLine="0"/>
      </w:pPr>
      <w:r w:rsidRPr="0025589C">
        <w:t xml:space="preserve">Therefore, integrating eq. A5 produces </w:t>
      </w:r>
      <w:proofErr w:type="spellStart"/>
      <w:r w:rsidRPr="0025589C">
        <w:t>eq</w:t>
      </w:r>
      <w:r>
        <w:t>s</w:t>
      </w:r>
      <w:proofErr w:type="spellEnd"/>
      <w:r w:rsidRPr="0025589C">
        <w:t xml:space="preserve">. 2. </w:t>
      </w:r>
    </w:p>
    <w:p w14:paraId="34502411" w14:textId="6D2DA055" w:rsidR="007C5E66" w:rsidRPr="0025589C" w:rsidRDefault="007C5E66" w:rsidP="007C5E66">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t xml:space="preserve">in </w:t>
      </w:r>
      <w:r w:rsidRPr="0025589C">
        <w:t>eq. A5</w:t>
      </w:r>
      <w:r>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population 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746829">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Use","type":"article-journal","volume":"10"},"uris":["http://www.mendeley.com/documents/?uuid=670b32bc-a345-4abf-bcea-0172a7cce2b9"]}],"mendeley":{"formattedCitation":"(44)","manualFormatting":"(see Richards 1959, who uses different variables: W=N,A=K,m=ν+1,k=r</w:instrText>
      </w:r>
      <w:r w:rsidR="00746829">
        <w:rPr>
          <w:rFonts w:ascii="Cambria Math" w:hAnsi="Cambria Math" w:cs="Cambria Math"/>
          <w:noProof/>
        </w:rPr>
        <w:instrText>⋅</w:instrText>
      </w:r>
      <w:r w:rsidR="00746829">
        <w:rPr>
          <w:noProof/>
        </w:rPr>
        <w:instrText>ν)","plainTextFormattedCitation":"(44)","previouslyFormattedCitation":"(43)"},"properties":{"noteIndex":0},"schema":"https://github.com/citation-style-language/schema/raw/master/csl-citation.json"}</w:instrText>
      </w:r>
      <w:r w:rsidRPr="0025589C">
        <w:rPr>
          <w:noProof/>
        </w:rPr>
        <w:fldChar w:fldCharType="separate"/>
      </w:r>
      <w:r w:rsidRPr="0025589C">
        <w:rPr>
          <w:noProof/>
        </w:rPr>
        <w:t>(</w:t>
      </w:r>
      <w:r>
        <w:rPr>
          <w:noProof/>
        </w:rPr>
        <w:t xml:space="preserve">see </w:t>
      </w:r>
      <w:r w:rsidRPr="0025589C">
        <w:rPr>
          <w:noProof/>
        </w:rPr>
        <w:t>Richards 1959</w:t>
      </w:r>
      <w:r>
        <w:rPr>
          <w:noProof/>
        </w:rPr>
        <w:t>, who uses different variables:</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Pr="0025589C">
        <w:rPr>
          <w:noProof/>
        </w:rPr>
        <w:t>.</w:t>
      </w:r>
    </w:p>
    <w:p w14:paraId="01847A2B" w14:textId="654F7ACC" w:rsidR="007C5E66" w:rsidRPr="0025589C" w:rsidRDefault="007C5E66" w:rsidP="007C5E66">
      <w:r w:rsidRPr="0025589C">
        <w:t xml:space="preserve">We use six forms of the </w:t>
      </w:r>
      <w:proofErr w:type="spellStart"/>
      <w:r w:rsidRPr="0025589C">
        <w:t>Baranyi</w:t>
      </w:r>
      <w:proofErr w:type="spellEnd"/>
      <w:r w:rsidRPr="0025589C">
        <w:t>-Roberts model (</w:t>
      </w:r>
      <w:r>
        <w:t xml:space="preserve">see </w:t>
      </w:r>
      <w:r w:rsidRPr="002D0284">
        <w:t>Figure S2, Table S</w:t>
      </w:r>
      <w:r w:rsidRPr="002D0284">
        <w:rPr>
          <w:b/>
          <w:bCs/>
        </w:rPr>
        <w:t>1</w:t>
      </w:r>
      <w:r w:rsidRPr="0025589C">
        <w:t xml:space="preserve">). The full model is described by </w:t>
      </w:r>
      <w:proofErr w:type="spellStart"/>
      <w:r w:rsidRPr="0025589C">
        <w:t>eq</w:t>
      </w:r>
      <w:r>
        <w:t>s</w:t>
      </w:r>
      <w:proofErr w:type="spellEnd"/>
      <w:r w:rsidRPr="0025589C">
        <w:t>. 2 and has six parameters. A five-parameter form of the model assumes</w:t>
      </w:r>
      <w:r>
        <w:t xml:space="preserve"> </w:t>
      </w:r>
      <m:oMath>
        <m:r>
          <w:rPr>
            <w:rFonts w:ascii="Cambria Math" w:hAnsi="Cambria Math"/>
          </w:rPr>
          <m:t>ν=1</m:t>
        </m:r>
      </m:oMath>
      <w:r w:rsidRPr="0025589C">
        <w:t>,</w:t>
      </w:r>
      <w:r>
        <w:t xml:space="preserve"> such that the curve is symmetric as </w:t>
      </w:r>
      <w:r w:rsidRPr="0025589C">
        <w:t xml:space="preserve">in the standard logistic model,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and therefore includes a lag phase. Another five-parameter form has both rate parameters set to the same value (</w:t>
      </w:r>
      <m:oMath>
        <m:r>
          <w:rPr>
            <w:rFonts w:ascii="Cambria Math" w:hAnsi="Cambria Math"/>
          </w:rPr>
          <m:t>m=r</m:t>
        </m:r>
      </m:oMath>
      <w:r w:rsidRPr="0025589C">
        <w:t>), which was suggested</w:t>
      </w:r>
      <w:r>
        <w:t xml:space="preserve"> in order</w:t>
      </w:r>
      <w:r w:rsidRPr="0025589C">
        <w:t xml:space="preserve"> to make the fitting procedure more stable </w:t>
      </w:r>
      <w:r w:rsidRPr="0025589C">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data","type":"article-journal","volume":"1"},"uris":["http://www.mendeley.com/documents/?uuid=0167c58e-d4b5-4fe6-84ad-1929baacf2e0"]}],"mendeley":{"formattedCitation":"(40, 45)","plainTextFormattedCitation":"(40, 45)","previouslyFormattedCitation":"(39, 44)"},"properties":{"noteIndex":0},"schema":"https://github.com/citation-style-language/schema/raw/master/csl-citation.json"}</w:instrText>
      </w:r>
      <w:r w:rsidRPr="0025589C">
        <w:fldChar w:fldCharType="separate"/>
      </w:r>
      <w:r w:rsidR="00746829" w:rsidRPr="00746829">
        <w:rPr>
          <w:noProof/>
        </w:rPr>
        <w:t>(40, 45)</w:t>
      </w:r>
      <w:r w:rsidRPr="0025589C">
        <w:fldChar w:fldCharType="end"/>
      </w:r>
      <w:r w:rsidRPr="0025589C">
        <w:t xml:space="preserve">. A four-parameter form has both of the previous constraints, setting </w:t>
      </w:r>
      <m:oMath>
        <m:r>
          <w:rPr>
            <w:rFonts w:ascii="Cambria Math" w:hAnsi="Cambria Math"/>
          </w:rPr>
          <m:t>m=r</m:t>
        </m:r>
      </m:oMath>
      <w:r w:rsidRPr="0025589C">
        <w:t xml:space="preserve"> and </w:t>
      </w:r>
      <m:oMath>
        <m:r>
          <w:rPr>
            <w:rFonts w:ascii="Cambria Math" w:hAnsi="Cambria Math"/>
          </w:rPr>
          <m:t>ν=1</m:t>
        </m:r>
      </m:oMath>
      <w:r w:rsidRPr="0025589C">
        <w:t xml:space="preserve"> </w:t>
      </w:r>
      <w:r w:rsidRPr="0025589C">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(40)","plainTextFormattedCitation":"(40)","previouslyFormattedCitation":"(39)"},"properties":{"noteIndex":0},"schema":"https://github.com/citation-style-language/schema/raw/master/csl-citation.json"}</w:instrText>
      </w:r>
      <w:r w:rsidRPr="0025589C">
        <w:fldChar w:fldCharType="separate"/>
      </w:r>
      <w:r w:rsidR="00746829" w:rsidRPr="00746829">
        <w:rPr>
          <w:noProof/>
        </w:rPr>
        <w:t>(40)</w:t>
      </w:r>
      <w:r w:rsidRPr="0025589C">
        <w:fldChar w:fldCharType="end"/>
      </w:r>
      <w:r w:rsidRPr="0025589C">
        <w:t xml:space="preserve">. Another four-parameter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 xml:space="preserve">1, which yields the Richards model </w:t>
      </w:r>
      <w:r w:rsidRPr="0025589C">
        <w:fldChar w:fldCharType="begin" w:fldLock="1"/>
      </w:r>
      <w:r w:rsidR="00746829">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plainTextFormattedCitation":"(44)","previouslyFormattedCitation":"(43)"},"properties":{"noteIndex":0},"schema":"https://github.com/citation-style-language/schema/raw/master/csl-citation.json"}</w:instrText>
      </w:r>
      <w:r w:rsidRPr="0025589C">
        <w:fldChar w:fldCharType="separate"/>
      </w:r>
      <w:r w:rsidR="00746829" w:rsidRPr="00746829">
        <w:rPr>
          <w:noProof/>
        </w:rPr>
        <w:t>(44)</w:t>
      </w:r>
      <w:r w:rsidRPr="0025589C">
        <w:fldChar w:fldCharType="end"/>
      </w:r>
      <w:r w:rsidRPr="0025589C">
        <w:t xml:space="preserve">, also called the </w:t>
      </w:r>
      <m:oMath>
        <m:r>
          <w:rPr>
            <w:rFonts w:ascii="Cambria Math" w:hAnsi="Cambria Math"/>
          </w:rPr>
          <m:t>θ</m:t>
        </m:r>
      </m:oMath>
      <w:r w:rsidRPr="0025589C">
        <w:t xml:space="preserve">-logistic model </w:t>
      </w:r>
      <w:r w:rsidRPr="0025589C">
        <w:fldChar w:fldCharType="begin" w:fldLock="1"/>
      </w:r>
      <w:r w:rsidR="00746829">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(46)","plainTextFormattedCitation":"(46)","previouslyFormattedCitation":"(45)"},"properties":{"noteIndex":0},"schema":"https://github.com/citation-style-language/schema/raw/master/csl-citation.json"}</w:instrText>
      </w:r>
      <w:r w:rsidRPr="0025589C">
        <w:fldChar w:fldCharType="separate"/>
      </w:r>
      <w:r w:rsidR="00746829" w:rsidRPr="00746829">
        <w:rPr>
          <w:noProof/>
        </w:rPr>
        <w:t>(46)</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t>was</w:t>
      </w:r>
      <w:r w:rsidRPr="0025589C">
        <w:t xml:space="preserve"> already adjusted prior to the growth experiment, possibly by pre-growing it in fresh media before the beginning of the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524F7CDE" w14:textId="77777777" w:rsidR="007C5E66" w:rsidRPr="0025589C" w:rsidRDefault="007C5E66" w:rsidP="007C5E66">
      <w:pPr>
        <w:pStyle w:val="Heading2"/>
        <w:spacing w:line="360" w:lineRule="auto"/>
        <w:ind w:firstLine="284"/>
      </w:pPr>
      <w:bookmarkStart w:id="282" w:name="_Ref439853477"/>
      <w:r w:rsidRPr="0025589C">
        <w:t xml:space="preserve">Appendix </w:t>
      </w:r>
      <w:r>
        <w:t xml:space="preserve">B: </w:t>
      </w:r>
      <w:r w:rsidRPr="0025589C">
        <w:t>Mixed culture model</w:t>
      </w:r>
      <w:bookmarkEnd w:id="282"/>
    </w:p>
    <w:p w14:paraId="4E7621CC" w14:textId="77777777" w:rsidR="007C5E66" w:rsidRPr="0025589C" w:rsidRDefault="007C5E66" w:rsidP="007C5E66">
      <w:r w:rsidRPr="0025589C">
        <w:t>We consider the case in which two species or strains grow in the same culture, competing for a single limiting resource, similarly to eq. A1: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068AA94D" w14:textId="77777777" w:rsidTr="00282251">
        <w:tc>
          <w:tcPr>
            <w:tcW w:w="1951" w:type="dxa"/>
            <w:vAlign w:val="center"/>
          </w:tcPr>
          <w:p w14:paraId="24FB698D" w14:textId="77777777" w:rsidR="007C5E66" w:rsidRPr="0025589C" w:rsidRDefault="007C5E66" w:rsidP="00282251">
            <w:pPr>
              <w:jc w:val="right"/>
              <w:rPr>
                <w:i/>
                <w:iCs/>
              </w:rPr>
            </w:pPr>
          </w:p>
        </w:tc>
        <w:tc>
          <w:tcPr>
            <w:tcW w:w="5103" w:type="dxa"/>
            <w:vAlign w:val="center"/>
          </w:tcPr>
          <w:p w14:paraId="5C0D02EA" w14:textId="77777777" w:rsidR="007C5E66" w:rsidRPr="0025589C" w:rsidRDefault="0003460C"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7A35A9CA" w14:textId="77777777" w:rsidR="007C5E66" w:rsidRPr="0025589C" w:rsidRDefault="007C5E66" w:rsidP="00282251">
            <w:pPr>
              <w:jc w:val="right"/>
            </w:pPr>
            <w:r>
              <w:t>(</w:t>
            </w:r>
            <w:r w:rsidRPr="0025589C">
              <w:t>B1a</w:t>
            </w:r>
            <w:r>
              <w:t>)</w:t>
            </w:r>
          </w:p>
          <w:p w14:paraId="77BFA1F7" w14:textId="77777777" w:rsidR="007C5E66" w:rsidRPr="0025589C" w:rsidRDefault="007C5E66" w:rsidP="00282251">
            <w:pPr>
              <w:jc w:val="right"/>
            </w:pPr>
            <w:r>
              <w:t>(B1b)</w:t>
            </w:r>
          </w:p>
          <w:p w14:paraId="0DB57D0A" w14:textId="77777777" w:rsidR="007C5E66" w:rsidRPr="0025589C" w:rsidRDefault="007C5E66" w:rsidP="00282251">
            <w:pPr>
              <w:jc w:val="right"/>
              <w:rPr>
                <w:i/>
                <w:iCs/>
              </w:rPr>
            </w:pPr>
            <w:r>
              <w:t>(</w:t>
            </w:r>
            <w:r w:rsidRPr="0025589C">
              <w:t>B1c</w:t>
            </w:r>
            <w:r>
              <w:t>)</w:t>
            </w:r>
          </w:p>
        </w:tc>
      </w:tr>
    </w:tbl>
    <w:p w14:paraId="108D9916" w14:textId="77777777" w:rsidR="007C5E66" w:rsidRPr="0025589C" w:rsidRDefault="007C5E66" w:rsidP="007C5E66">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703308C" w14:textId="77777777" w:rsidTr="00282251">
        <w:tc>
          <w:tcPr>
            <w:tcW w:w="1951" w:type="dxa"/>
            <w:vAlign w:val="center"/>
          </w:tcPr>
          <w:p w14:paraId="2336979E" w14:textId="77777777" w:rsidR="007C5E66" w:rsidRPr="0025589C" w:rsidRDefault="007C5E66" w:rsidP="00282251">
            <w:pPr>
              <w:jc w:val="right"/>
              <w:rPr>
                <w:i/>
                <w:iCs/>
              </w:rPr>
            </w:pPr>
          </w:p>
        </w:tc>
        <w:tc>
          <w:tcPr>
            <w:tcW w:w="5103" w:type="dxa"/>
            <w:vAlign w:val="center"/>
          </w:tcPr>
          <w:p w14:paraId="00634BD7" w14:textId="77777777" w:rsidR="007C5E66" w:rsidRPr="0025589C" w:rsidRDefault="0003460C"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C61167F" w14:textId="77777777" w:rsidR="007C5E66" w:rsidRPr="0025589C" w:rsidRDefault="007C5E66" w:rsidP="00282251">
            <w:pPr>
              <w:jc w:val="right"/>
            </w:pPr>
            <w:r>
              <w:t>(B2a)</w:t>
            </w:r>
          </w:p>
          <w:p w14:paraId="33A90A76" w14:textId="77777777" w:rsidR="007C5E66" w:rsidRPr="0025589C" w:rsidRDefault="007C5E66" w:rsidP="00282251">
            <w:pPr>
              <w:jc w:val="right"/>
              <w:rPr>
                <w:i/>
                <w:iCs/>
              </w:rPr>
            </w:pPr>
            <w:r>
              <w:t>(</w:t>
            </w:r>
            <w:r w:rsidRPr="0025589C">
              <w:t>B2b</w:t>
            </w:r>
            <w:r>
              <w:t>)</w:t>
            </w:r>
          </w:p>
        </w:tc>
      </w:tr>
    </w:tbl>
    <w:p w14:paraId="506A6956" w14:textId="77777777" w:rsidR="007C5E66" w:rsidRPr="0025589C" w:rsidRDefault="007C5E66" w:rsidP="007C5E66">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t xml:space="preserve">To get </w:t>
      </w:r>
      <w:proofErr w:type="spellStart"/>
      <w:r>
        <w:t>eqs</w:t>
      </w:r>
      <w:proofErr w:type="spellEnd"/>
      <w:r>
        <w:t xml:space="preserve">. 3 from </w:t>
      </w:r>
      <w:proofErr w:type="spellStart"/>
      <w:r>
        <w:t>eqs</w:t>
      </w:r>
      <w:proofErr w:type="spellEnd"/>
      <w:r>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t xml:space="preserve">; see details in A5 in </w:t>
      </w:r>
      <w:r w:rsidRPr="00876E70">
        <w:rPr>
          <w:b/>
          <w:bCs/>
        </w:rPr>
        <w:t xml:space="preserve">Appendix </w:t>
      </w:r>
      <w:r>
        <w:rPr>
          <w:b/>
          <w:bCs/>
        </w:rPr>
        <w:t>A</w:t>
      </w:r>
      <w:r>
        <w:t>.</w:t>
      </w:r>
    </w:p>
    <w:p w14:paraId="1D57F976" w14:textId="77777777" w:rsidR="007C5E66" w:rsidRPr="0025589C" w:rsidRDefault="007C5E66" w:rsidP="007C5E66">
      <w:pPr>
        <w:tabs>
          <w:tab w:val="left" w:pos="1803"/>
          <w:tab w:val="center" w:pos="4153"/>
        </w:tabs>
      </w:pPr>
      <w:r w:rsidRPr="0025589C">
        <w:t xml:space="preserve">We get a similar result if </w:t>
      </w:r>
      <w:r>
        <w:t>the</w:t>
      </w:r>
      <w:r w:rsidRPr="0025589C">
        <w:t xml:space="preserve"> strain</w:t>
      </w:r>
      <w:r>
        <w:t>s</w:t>
      </w:r>
      <w:r w:rsidRPr="0025589C">
        <w:t xml:space="preserve"> </w:t>
      </w:r>
      <w:r>
        <w:t>are limited by two</w:t>
      </w:r>
      <w:r w:rsidRPr="0025589C">
        <w:t xml:space="preserve"> resource</w:t>
      </w:r>
      <w:r>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4384F423" w14:textId="77777777" w:rsidTr="00282251">
        <w:tc>
          <w:tcPr>
            <w:tcW w:w="1951" w:type="dxa"/>
            <w:vAlign w:val="center"/>
          </w:tcPr>
          <w:p w14:paraId="5309E8F3" w14:textId="77777777" w:rsidR="007C5E66" w:rsidRPr="0025589C" w:rsidRDefault="007C5E66" w:rsidP="00282251">
            <w:pPr>
              <w:jc w:val="right"/>
              <w:rPr>
                <w:i/>
                <w:iCs/>
              </w:rPr>
            </w:pPr>
          </w:p>
        </w:tc>
        <w:tc>
          <w:tcPr>
            <w:tcW w:w="5103" w:type="dxa"/>
            <w:vAlign w:val="center"/>
          </w:tcPr>
          <w:p w14:paraId="3E3A9E40" w14:textId="77777777" w:rsidR="007C5E66" w:rsidRPr="0025589C" w:rsidRDefault="0003460C"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69D5CD45" w14:textId="77777777" w:rsidR="007C5E66" w:rsidRPr="0025589C" w:rsidRDefault="007C5E66" w:rsidP="00282251">
            <w:pPr>
              <w:jc w:val="right"/>
            </w:pPr>
            <w:r>
              <w:t>(B3a)</w:t>
            </w:r>
          </w:p>
          <w:p w14:paraId="4A30CFF8" w14:textId="77777777" w:rsidR="007C5E66" w:rsidRPr="0025589C" w:rsidRDefault="007C5E66" w:rsidP="00282251">
            <w:pPr>
              <w:jc w:val="right"/>
            </w:pPr>
            <w:r>
              <w:t>(B3b)</w:t>
            </w:r>
          </w:p>
          <w:p w14:paraId="4DA73941" w14:textId="77777777" w:rsidR="007C5E66" w:rsidRPr="0025589C" w:rsidRDefault="007C5E66" w:rsidP="00282251">
            <w:pPr>
              <w:jc w:val="right"/>
            </w:pPr>
            <w:r>
              <w:t>(B3c)</w:t>
            </w:r>
          </w:p>
          <w:p w14:paraId="234C5C7D" w14:textId="77777777" w:rsidR="007C5E66" w:rsidRPr="0025589C" w:rsidRDefault="007C5E66" w:rsidP="00282251">
            <w:pPr>
              <w:jc w:val="right"/>
            </w:pPr>
            <w:r>
              <w:t>(B3d)</w:t>
            </w:r>
          </w:p>
        </w:tc>
      </w:tr>
    </w:tbl>
    <w:p w14:paraId="5E96BC8D" w14:textId="77777777" w:rsidR="007C5E66" w:rsidRPr="0025589C" w:rsidRDefault="007C5E66" w:rsidP="007C5E66">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w:t>
      </w:r>
      <w:proofErr w:type="spellStart"/>
      <w:r w:rsidRPr="0025589C">
        <w:t>eqs</w:t>
      </w:r>
      <w:proofErr w:type="spellEnd"/>
      <w:r w:rsidRPr="0025589C">
        <w:t>. B3 and continue as above. This changes the definition of</w:t>
      </w:r>
      <w:r>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Pr="0025589C">
        <w:t>.</w:t>
      </w:r>
    </w:p>
    <w:p w14:paraId="57CC6542" w14:textId="77777777" w:rsidR="007C5E66" w:rsidRPr="0025589C" w:rsidRDefault="007C5E66" w:rsidP="007C5E66">
      <w:pPr>
        <w:tabs>
          <w:tab w:val="left" w:pos="1803"/>
          <w:tab w:val="center" w:pos="4153"/>
        </w:tabs>
      </w:pPr>
      <w:r w:rsidRPr="0025589C">
        <w:t xml:space="preserve">If the </w:t>
      </w:r>
      <w:r>
        <w:t>up</w:t>
      </w:r>
      <w:r w:rsidRPr="0025589C">
        <w:t>take rates</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5589C">
        <w:t xml:space="preserve"> </w:t>
      </w:r>
      <w:r>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t>
      </w:r>
      <w:r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F84D21C" w14:textId="77777777" w:rsidTr="00282251">
        <w:tc>
          <w:tcPr>
            <w:tcW w:w="1951" w:type="dxa"/>
            <w:vAlign w:val="center"/>
          </w:tcPr>
          <w:p w14:paraId="57556E5D" w14:textId="77777777" w:rsidR="007C5E66" w:rsidRPr="0025589C" w:rsidRDefault="007C5E66" w:rsidP="00282251">
            <w:pPr>
              <w:jc w:val="right"/>
              <w:rPr>
                <w:i/>
                <w:iCs/>
              </w:rPr>
            </w:pPr>
          </w:p>
        </w:tc>
        <w:tc>
          <w:tcPr>
            <w:tcW w:w="5103" w:type="dxa"/>
            <w:vAlign w:val="center"/>
          </w:tcPr>
          <w:p w14:paraId="0377DA61" w14:textId="77777777" w:rsidR="007C5E66" w:rsidRPr="0025589C" w:rsidRDefault="0003460C"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280160A1" w14:textId="77777777" w:rsidR="007C5E66" w:rsidRPr="0025589C" w:rsidRDefault="007C5E66" w:rsidP="00282251">
            <w:pPr>
              <w:jc w:val="right"/>
            </w:pPr>
            <w:r>
              <w:t>(B4a)</w:t>
            </w:r>
          </w:p>
          <w:p w14:paraId="57E4CC77" w14:textId="77777777" w:rsidR="007C5E66" w:rsidRPr="0025589C" w:rsidRDefault="007C5E66" w:rsidP="00282251">
            <w:pPr>
              <w:jc w:val="right"/>
            </w:pPr>
            <w:r>
              <w:t>(B4b)</w:t>
            </w:r>
          </w:p>
        </w:tc>
      </w:tr>
    </w:tbl>
    <w:p w14:paraId="257D770E" w14:textId="77777777" w:rsidR="007C5E66" w:rsidRDefault="007C5E66" w:rsidP="007C5E66">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594D29BA" w14:textId="77777777" w:rsidR="007C5E66" w:rsidRDefault="007C5E66" w:rsidP="007C5E66">
      <w:pPr>
        <w:spacing w:after="200"/>
      </w:pPr>
      <w:r>
        <w:br w:type="page"/>
      </w:r>
    </w:p>
    <w:p w14:paraId="0046B604" w14:textId="77777777" w:rsidR="007C5E66" w:rsidRDefault="007C5E66" w:rsidP="007C5E66">
      <w:pPr>
        <w:pStyle w:val="Heading1"/>
        <w:spacing w:line="360" w:lineRule="auto"/>
        <w:ind w:firstLine="284"/>
      </w:pPr>
      <w:r>
        <w:lastRenderedPageBreak/>
        <w:t>Supporting information</w:t>
      </w:r>
    </w:p>
    <w:p w14:paraId="33C16B14" w14:textId="77777777" w:rsidR="007C5E66" w:rsidRDefault="007C5E66" w:rsidP="007C5E66">
      <w:pPr>
        <w:pStyle w:val="Caption"/>
        <w:keepNext/>
        <w:spacing w:line="360" w:lineRule="auto"/>
        <w:jc w:val="center"/>
      </w:pPr>
      <w:bookmarkStart w:id="283" w:name="_Ref447623874"/>
      <w:r>
        <w:rPr>
          <w:noProof/>
          <w:color w:val="auto"/>
          <w:sz w:val="24"/>
          <w:szCs w:val="24"/>
        </w:rPr>
        <w:drawing>
          <wp:inline distT="0" distB="0" distL="0" distR="0" wp14:anchorId="124F3A4F" wp14:editId="047C9489">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1E35BDE1"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1</w:t>
      </w:r>
      <w:r w:rsidRPr="009B1A45">
        <w:rPr>
          <w:color w:val="auto"/>
          <w:sz w:val="22"/>
          <w:szCs w:val="22"/>
        </w:rPr>
        <w:fldChar w:fldCharType="end"/>
      </w:r>
      <w:r w:rsidRPr="009B1A45">
        <w:rPr>
          <w:color w:val="auto"/>
          <w:sz w:val="22"/>
          <w:szCs w:val="22"/>
        </w:rPr>
        <w:t xml:space="preserve">. </w:t>
      </w:r>
      <w:bookmarkEnd w:id="283"/>
      <w:r w:rsidRPr="009B1A45">
        <w:rPr>
          <w:color w:val="auto"/>
          <w:sz w:val="22"/>
          <w:szCs w:val="22"/>
        </w:rPr>
        <w:t xml:space="preserve">Fluorescence microscopy of </w:t>
      </w:r>
      <w:r w:rsidRPr="009B1A45">
        <w:rPr>
          <w:i/>
          <w:iCs/>
          <w:color w:val="auto"/>
          <w:sz w:val="22"/>
          <w:szCs w:val="22"/>
        </w:rPr>
        <w:t xml:space="preserve">E. coli </w:t>
      </w:r>
      <w:r w:rsidRPr="009B1A45">
        <w:rPr>
          <w:color w:val="auto"/>
          <w:sz w:val="22"/>
          <w:szCs w:val="22"/>
        </w:rPr>
        <w:t xml:space="preserve">strains carrying GFP or RFP. </w:t>
      </w:r>
      <w:r w:rsidRPr="009B1A45">
        <w:rPr>
          <w:b w:val="0"/>
          <w:bCs w:val="0"/>
          <w:color w:val="auto"/>
          <w:sz w:val="22"/>
          <w:szCs w:val="22"/>
        </w:rPr>
        <w:t>Image of a mixture of TG1-RFP (strain A1 and B1) and DH5α-GFP (strain A2 and B2) cells.</w:t>
      </w:r>
    </w:p>
    <w:p w14:paraId="0EC219E9" w14:textId="77777777" w:rsidR="007C5E66" w:rsidRDefault="007C5E66" w:rsidP="007C5E66">
      <w:pPr>
        <w:spacing w:after="200"/>
        <w:rPr>
          <w:b/>
          <w:bCs/>
        </w:rPr>
      </w:pPr>
      <w:bookmarkStart w:id="284" w:name="_Ref453761140"/>
      <w:bookmarkStart w:id="285" w:name="_Ref453761136"/>
      <w:r>
        <w:br w:type="page"/>
      </w:r>
    </w:p>
    <w:p w14:paraId="4768C9D3" w14:textId="77777777" w:rsidR="007C5E66" w:rsidRDefault="007C5E66" w:rsidP="007C5E66">
      <w:pPr>
        <w:pStyle w:val="Caption"/>
        <w:keepNext/>
        <w:spacing w:line="360" w:lineRule="auto"/>
        <w:jc w:val="center"/>
      </w:pPr>
      <w:r>
        <w:rPr>
          <w:noProof/>
          <w:color w:val="auto"/>
          <w:sz w:val="24"/>
          <w:szCs w:val="24"/>
        </w:rPr>
        <w:lastRenderedPageBreak/>
        <w:drawing>
          <wp:inline distT="0" distB="0" distL="0" distR="0" wp14:anchorId="3A5B0936" wp14:editId="517D345C">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1A1376C0" w14:textId="77777777" w:rsidR="007C5E66" w:rsidRPr="009B1A45" w:rsidRDefault="007C5E66" w:rsidP="007C5E66">
      <w:pPr>
        <w:pStyle w:val="Caption"/>
        <w:spacing w:line="360" w:lineRule="auto"/>
        <w:rPr>
          <w:b w:val="0"/>
          <w:bCs w:val="0"/>
          <w:color w:val="auto"/>
          <w:sz w:val="22"/>
          <w:szCs w:val="22"/>
        </w:rPr>
      </w:pPr>
      <w:bookmarkStart w:id="286"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2</w:t>
      </w:r>
      <w:r w:rsidRPr="009B1A45">
        <w:rPr>
          <w:color w:val="auto"/>
          <w:sz w:val="22"/>
          <w:szCs w:val="22"/>
        </w:rPr>
        <w:fldChar w:fldCharType="end"/>
      </w:r>
      <w:bookmarkEnd w:id="286"/>
      <w:r w:rsidRPr="009B1A45">
        <w:rPr>
          <w:color w:val="auto"/>
          <w:sz w:val="22"/>
          <w:szCs w:val="22"/>
        </w:rPr>
        <w:t xml:space="preserve">. </w:t>
      </w:r>
      <w:bookmarkEnd w:id="284"/>
      <w:r w:rsidRPr="009B1A45">
        <w:rPr>
          <w:color w:val="auto"/>
          <w:sz w:val="22"/>
          <w:szCs w:val="22"/>
        </w:rPr>
        <w:t xml:space="preserve">Growth models hierarchy. </w:t>
      </w:r>
      <w:r w:rsidRPr="009B1A45">
        <w:rPr>
          <w:b w:val="0"/>
          <w:bCs w:val="0"/>
          <w:color w:val="auto"/>
          <w:sz w:val="22"/>
          <w:szCs w:val="22"/>
        </w:rPr>
        <w:t xml:space="preserve">The </w:t>
      </w:r>
      <w:proofErr w:type="spellStart"/>
      <w:r w:rsidRPr="009B1A45">
        <w:rPr>
          <w:b w:val="0"/>
          <w:bCs w:val="0"/>
          <w:color w:val="auto"/>
          <w:sz w:val="22"/>
          <w:szCs w:val="22"/>
        </w:rPr>
        <w:t>Baranyi</w:t>
      </w:r>
      <w:proofErr w:type="spellEnd"/>
      <w:r w:rsidRPr="009B1A45">
        <w:rPr>
          <w:b w:val="0"/>
          <w:bCs w:val="0"/>
          <w:color w:val="auto"/>
          <w:sz w:val="22"/>
          <w:szCs w:val="22"/>
        </w:rPr>
        <w:t xml:space="preserve">-Roberts model and five nested models defined by fixing one or two parameters. See </w:t>
      </w:r>
      <w:r w:rsidRPr="009B1A45">
        <w:rPr>
          <w:color w:val="auto"/>
          <w:sz w:val="22"/>
          <w:szCs w:val="22"/>
        </w:rPr>
        <w:t xml:space="preserve">Appendix </w:t>
      </w:r>
      <w:r>
        <w:rPr>
          <w:color w:val="auto"/>
          <w:sz w:val="22"/>
          <w:szCs w:val="22"/>
        </w:rPr>
        <w:t>A</w:t>
      </w:r>
      <w:r w:rsidRPr="009B1A45">
        <w:rPr>
          <w:color w:val="auto"/>
          <w:sz w:val="22"/>
          <w:szCs w:val="22"/>
        </w:rPr>
        <w:t xml:space="preserve"> </w:t>
      </w:r>
      <w:r w:rsidRPr="009B1A45">
        <w:rPr>
          <w:b w:val="0"/>
          <w:bCs w:val="0"/>
          <w:color w:val="auto"/>
          <w:sz w:val="22"/>
          <w:szCs w:val="22"/>
        </w:rPr>
        <w:t xml:space="preserve">and </w:t>
      </w:r>
      <w:r w:rsidRPr="009B1A45">
        <w:rPr>
          <w:color w:val="auto"/>
          <w:sz w:val="22"/>
          <w:szCs w:val="22"/>
        </w:rPr>
        <w:t>Table S1</w:t>
      </w:r>
      <w:r w:rsidRPr="009B1A45">
        <w:rPr>
          <w:b w:val="0"/>
          <w:bCs w:val="0"/>
          <w:color w:val="auto"/>
          <w:sz w:val="22"/>
          <w:szCs w:val="22"/>
        </w:rPr>
        <w:t xml:space="preserve"> for more details.</w:t>
      </w:r>
      <w:bookmarkEnd w:id="285"/>
    </w:p>
    <w:p w14:paraId="77BF6815" w14:textId="77777777" w:rsidR="007C5E66" w:rsidRDefault="007C5E66" w:rsidP="007C5E66">
      <w:pPr>
        <w:spacing w:after="200"/>
        <w:rPr>
          <w:b/>
          <w:bCs/>
        </w:rPr>
      </w:pPr>
      <w:bookmarkStart w:id="287" w:name="_Ref454205793"/>
    </w:p>
    <w:p w14:paraId="0508E0A6" w14:textId="77777777" w:rsidR="007C5E66" w:rsidRDefault="007C5E66" w:rsidP="007C5E66">
      <w:pPr>
        <w:spacing w:after="200"/>
        <w:rPr>
          <w:b/>
          <w:bCs/>
        </w:rPr>
      </w:pPr>
    </w:p>
    <w:p w14:paraId="409EECE3" w14:textId="77777777" w:rsidR="007C5E66" w:rsidRDefault="007C5E66" w:rsidP="007C5E66">
      <w:pPr>
        <w:spacing w:after="200"/>
        <w:rPr>
          <w:b/>
          <w:bCs/>
        </w:rPr>
      </w:pPr>
    </w:p>
    <w:p w14:paraId="2BF29D3A" w14:textId="77777777" w:rsidR="007C5E66" w:rsidRDefault="007C5E66" w:rsidP="007C5E66">
      <w:pPr>
        <w:pStyle w:val="Caption"/>
        <w:keepNext/>
        <w:spacing w:line="360" w:lineRule="auto"/>
        <w:jc w:val="center"/>
      </w:pPr>
      <w:r>
        <w:rPr>
          <w:noProof/>
          <w:sz w:val="24"/>
          <w:szCs w:val="24"/>
        </w:rPr>
        <w:drawing>
          <wp:inline distT="0" distB="0" distL="0" distR="0" wp14:anchorId="4B4E7BCC" wp14:editId="1CF01ACD">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15868EF8"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3</w:t>
      </w:r>
      <w:r w:rsidRPr="009B1A45">
        <w:rPr>
          <w:color w:val="auto"/>
          <w:sz w:val="22"/>
          <w:szCs w:val="22"/>
        </w:rPr>
        <w:fldChar w:fldCharType="end"/>
      </w:r>
      <w:r w:rsidRPr="009B1A45">
        <w:rPr>
          <w:color w:val="auto"/>
          <w:sz w:val="22"/>
          <w:szCs w:val="22"/>
        </w:rPr>
        <w:t xml:space="preserve">. </w:t>
      </w:r>
      <w:bookmarkEnd w:id="287"/>
      <w:r w:rsidRPr="009B1A45">
        <w:rPr>
          <w:color w:val="auto"/>
          <w:sz w:val="22"/>
          <w:szCs w:val="22"/>
        </w:rPr>
        <w:t>Mixed culture growth predictions with confidence intervals.</w:t>
      </w:r>
      <w:r w:rsidRPr="009B1A45">
        <w:rPr>
          <w:b w:val="0"/>
          <w:bCs w:val="0"/>
          <w:color w:val="auto"/>
          <w:sz w:val="22"/>
          <w:szCs w:val="22"/>
        </w:rPr>
        <w:t xml:space="preserve"> See legend of </w:t>
      </w:r>
      <w:r w:rsidRPr="009B1A45">
        <w:rPr>
          <w:b w:val="0"/>
          <w:bCs w:val="0"/>
          <w:color w:val="auto"/>
          <w:sz w:val="22"/>
          <w:szCs w:val="22"/>
        </w:rPr>
        <w:fldChar w:fldCharType="begin"/>
      </w:r>
      <w:r w:rsidRPr="009B1A45">
        <w:rPr>
          <w:b w:val="0"/>
          <w:bCs w:val="0"/>
          <w:color w:val="auto"/>
          <w:sz w:val="22"/>
          <w:szCs w:val="22"/>
        </w:rPr>
        <w:instrText xml:space="preserve"> REF _Ref509481405 \h  \* MERGEFORMAT </w:instrText>
      </w:r>
      <w:r w:rsidRPr="009B1A45">
        <w:rPr>
          <w:b w:val="0"/>
          <w:bCs w:val="0"/>
          <w:color w:val="auto"/>
          <w:sz w:val="22"/>
          <w:szCs w:val="22"/>
        </w:rPr>
      </w:r>
      <w:r w:rsidRPr="009B1A45">
        <w:rPr>
          <w:b w:val="0"/>
          <w:bCs w:val="0"/>
          <w:color w:val="auto"/>
          <w:sz w:val="22"/>
          <w:szCs w:val="22"/>
        </w:rPr>
        <w:fldChar w:fldCharType="separate"/>
      </w:r>
      <w:r w:rsidRPr="00F3419E">
        <w:rPr>
          <w:color w:val="000000" w:themeColor="text1"/>
          <w:sz w:val="22"/>
          <w:szCs w:val="22"/>
        </w:rPr>
        <w:t xml:space="preserve">Figure </w:t>
      </w:r>
      <w:r>
        <w:rPr>
          <w:noProof/>
          <w:color w:val="000000" w:themeColor="text1"/>
          <w:sz w:val="22"/>
          <w:szCs w:val="22"/>
        </w:rPr>
        <w:t>5</w:t>
      </w:r>
      <w:r w:rsidRPr="009B1A45">
        <w:rPr>
          <w:b w:val="0"/>
          <w:bCs w:val="0"/>
          <w:color w:val="auto"/>
          <w:sz w:val="22"/>
          <w:szCs w:val="22"/>
        </w:rPr>
        <w:fldChar w:fldCharType="end"/>
      </w:r>
      <w:r w:rsidRPr="009B1A45">
        <w:rPr>
          <w:b w:val="0"/>
          <w:bCs w:val="0"/>
          <w:color w:val="auto"/>
          <w:sz w:val="22"/>
          <w:szCs w:val="22"/>
        </w:rPr>
        <w:t xml:space="preserve"> for description of the markers and lines. The gray area shows the 95% confidence interval of the best-fit model, calculated using bootstrap (1,000 samples).</w:t>
      </w:r>
    </w:p>
    <w:p w14:paraId="66276BDA" w14:textId="77777777" w:rsidR="007C5E66" w:rsidRDefault="007C5E66" w:rsidP="007C5E66">
      <w:pPr>
        <w:spacing w:after="200"/>
        <w:rPr>
          <w:b/>
          <w:bCs/>
        </w:rPr>
      </w:pPr>
      <w:bookmarkStart w:id="288" w:name="_Ref453761035"/>
      <w:r>
        <w:br w:type="page"/>
      </w:r>
    </w:p>
    <w:bookmarkEnd w:id="288"/>
    <w:p w14:paraId="11616709" w14:textId="77777777" w:rsidR="007C5E66" w:rsidRPr="002732BE" w:rsidRDefault="007C5E66" w:rsidP="007C5E66">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 S1</w:t>
      </w:r>
      <w:r w:rsidRPr="002732BE">
        <w:rPr>
          <w:color w:val="auto"/>
          <w:sz w:val="24"/>
          <w:szCs w:val="24"/>
        </w:rPr>
        <w:t>. Growth models.</w:t>
      </w:r>
    </w:p>
    <w:tbl>
      <w:tblPr>
        <w:tblStyle w:val="MediumList1"/>
        <w:tblW w:w="0" w:type="auto"/>
        <w:jc w:val="center"/>
        <w:tblLook w:val="04A0" w:firstRow="1" w:lastRow="0" w:firstColumn="1" w:lastColumn="0" w:noHBand="0" w:noVBand="1"/>
        <w:tblPrChange w:id="289" w:author="Yoav Ram" w:date="2019-02-05T14:11:00Z">
          <w:tblPr>
            <w:tblStyle w:val="MediumList1"/>
            <w:tblW w:w="0" w:type="auto"/>
            <w:jc w:val="center"/>
            <w:tblLook w:val="04A0" w:firstRow="1" w:lastRow="0" w:firstColumn="1" w:lastColumn="0" w:noHBand="0" w:noVBand="1"/>
          </w:tblPr>
        </w:tblPrChange>
      </w:tblPr>
      <w:tblGrid>
        <w:gridCol w:w="2270"/>
        <w:gridCol w:w="1615"/>
        <w:gridCol w:w="1875"/>
        <w:gridCol w:w="1955"/>
        <w:gridCol w:w="1430"/>
        <w:tblGridChange w:id="290">
          <w:tblGrid>
            <w:gridCol w:w="1201"/>
            <w:gridCol w:w="1106"/>
            <w:gridCol w:w="1377"/>
            <w:gridCol w:w="1106"/>
            <w:gridCol w:w="1340"/>
          </w:tblGrid>
        </w:tblGridChange>
      </w:tblGrid>
      <w:tr w:rsidR="007C5E66" w:rsidRPr="001E0803" w14:paraId="5F88234D" w14:textId="77777777" w:rsidTr="00F862FF">
        <w:trPr>
          <w:cnfStyle w:val="100000000000" w:firstRow="1" w:lastRow="0" w:firstColumn="0" w:lastColumn="0" w:oddVBand="0" w:evenVBand="0" w:oddHBand="0" w:evenHBand="0" w:firstRowFirstColumn="0" w:firstRowLastColumn="0" w:lastRowFirstColumn="0" w:lastRowLastColumn="0"/>
          <w:jc w:val="center"/>
          <w:trPrChange w:id="291"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292" w:author="Yoav Ram" w:date="2019-02-05T14:11:00Z">
              <w:tcPr>
                <w:tcW w:w="0" w:type="dxa"/>
                <w:vAlign w:val="center"/>
              </w:tcPr>
            </w:tcPrChange>
          </w:tcPr>
          <w:p w14:paraId="60BA79C4" w14:textId="77777777" w:rsidR="007C5E66" w:rsidRPr="001E0803" w:rsidRDefault="007C5E66" w:rsidP="00282251">
            <w:pPr>
              <w:jc w:val="center"/>
              <w:cnfStyle w:val="101000000000" w:firstRow="1" w:lastRow="0" w:firstColumn="1" w:lastColumn="0" w:oddVBand="0" w:evenVBand="0" w:oddHBand="0" w:evenHBand="0" w:firstRowFirstColumn="0" w:firstRowLastColumn="0" w:lastRowFirstColumn="0" w:lastRowLastColumn="0"/>
              <w:rPr>
                <w:sz w:val="18"/>
                <w:szCs w:val="18"/>
              </w:rPr>
            </w:pPr>
            <w:r w:rsidRPr="001E0803">
              <w:rPr>
                <w:sz w:val="18"/>
                <w:szCs w:val="18"/>
              </w:rPr>
              <w:t>Model name</w:t>
            </w:r>
          </w:p>
        </w:tc>
        <w:tc>
          <w:tcPr>
            <w:tcW w:w="1615" w:type="dxa"/>
            <w:vAlign w:val="center"/>
            <w:tcPrChange w:id="293" w:author="Yoav Ram" w:date="2019-02-05T14:11:00Z">
              <w:tcPr>
                <w:tcW w:w="0" w:type="dxa"/>
                <w:vAlign w:val="center"/>
              </w:tcPr>
            </w:tcPrChange>
          </w:tcPr>
          <w:p w14:paraId="6CDE4890"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75" w:type="dxa"/>
            <w:vAlign w:val="center"/>
            <w:tcPrChange w:id="294" w:author="Yoav Ram" w:date="2019-02-05T14:11:00Z">
              <w:tcPr>
                <w:tcW w:w="0" w:type="dxa"/>
                <w:vAlign w:val="center"/>
              </w:tcPr>
            </w:tcPrChange>
          </w:tcPr>
          <w:p w14:paraId="2692BFE3"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55" w:type="dxa"/>
            <w:vAlign w:val="center"/>
            <w:tcPrChange w:id="295" w:author="Yoav Ram" w:date="2019-02-05T14:11:00Z">
              <w:tcPr>
                <w:tcW w:w="0" w:type="dxa"/>
                <w:vAlign w:val="center"/>
              </w:tcPr>
            </w:tcPrChange>
          </w:tcPr>
          <w:p w14:paraId="66D83FCE"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30" w:type="dxa"/>
            <w:vAlign w:val="center"/>
            <w:tcPrChange w:id="296" w:author="Yoav Ram" w:date="2019-02-05T14:11:00Z">
              <w:tcPr>
                <w:tcW w:w="0" w:type="dxa"/>
                <w:vAlign w:val="center"/>
              </w:tcPr>
            </w:tcPrChange>
          </w:tcPr>
          <w:p w14:paraId="1114A199"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7C5E66" w:rsidRPr="001E0803" w14:paraId="1470F826" w14:textId="77777777" w:rsidTr="00F862FF">
        <w:trPr>
          <w:cnfStyle w:val="000000100000" w:firstRow="0" w:lastRow="0" w:firstColumn="0" w:lastColumn="0" w:oddVBand="0" w:evenVBand="0" w:oddHBand="1" w:evenHBand="0" w:firstRowFirstColumn="0" w:firstRowLastColumn="0" w:lastRowFirstColumn="0" w:lastRowLastColumn="0"/>
          <w:jc w:val="center"/>
          <w:trPrChange w:id="297"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298" w:author="Yoav Ram" w:date="2019-02-05T14:11:00Z">
              <w:tcPr>
                <w:tcW w:w="0" w:type="dxa"/>
                <w:vAlign w:val="center"/>
              </w:tcPr>
            </w:tcPrChange>
          </w:tcPr>
          <w:p w14:paraId="04BF2E12" w14:textId="77777777" w:rsidR="007C5E66" w:rsidRPr="001E0803" w:rsidRDefault="007C5E66" w:rsidP="00282251">
            <w:pPr>
              <w:jc w:val="center"/>
              <w:cnfStyle w:val="001000100000" w:firstRow="0" w:lastRow="0" w:firstColumn="1" w:lastColumn="0" w:oddVBand="0" w:evenVBand="0" w:oddHBand="1" w:evenHBand="0" w:firstRowFirstColumn="0" w:firstRowLastColumn="0" w:lastRowFirstColumn="0" w:lastRowLastColumn="0"/>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Change w:id="299" w:author="Yoav Ram" w:date="2019-02-05T14:11:00Z">
              <w:tcPr>
                <w:tcW w:w="0" w:type="dxa"/>
                <w:vAlign w:val="center"/>
              </w:tcPr>
            </w:tcPrChange>
          </w:tcPr>
          <w:p w14:paraId="35572E00"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75" w:type="dxa"/>
            <w:vAlign w:val="center"/>
            <w:tcPrChange w:id="300" w:author="Yoav Ram" w:date="2019-02-05T14:11:00Z">
              <w:tcPr>
                <w:tcW w:w="0" w:type="dxa"/>
                <w:vAlign w:val="center"/>
              </w:tcPr>
            </w:tcPrChange>
          </w:tcPr>
          <w:p w14:paraId="6C8C7816" w14:textId="77777777" w:rsidR="007C5E66" w:rsidRPr="001E0803" w:rsidRDefault="0003460C"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Change w:id="301" w:author="Yoav Ram" w:date="2019-02-05T14:11:00Z">
              <w:tcPr>
                <w:tcW w:w="0" w:type="dxa"/>
                <w:vAlign w:val="center"/>
              </w:tcPr>
            </w:tcPrChange>
          </w:tcPr>
          <w:p w14:paraId="63E7C5C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D9B186B"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30" w:type="dxa"/>
            <w:vAlign w:val="center"/>
            <w:tcPrChange w:id="302" w:author="Yoav Ram" w:date="2019-02-05T14:11:00Z">
              <w:tcPr>
                <w:tcW w:w="0" w:type="dxa"/>
                <w:vAlign w:val="center"/>
              </w:tcPr>
            </w:tcPrChange>
          </w:tcPr>
          <w:p w14:paraId="5204926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Pr="00DB2152">
              <w:rPr>
                <w:noProof/>
                <w:sz w:val="18"/>
                <w:szCs w:val="18"/>
              </w:rPr>
              <w:t>(15)</w:t>
            </w:r>
            <w:r w:rsidRPr="001E0803">
              <w:rPr>
                <w:sz w:val="18"/>
                <w:szCs w:val="18"/>
              </w:rPr>
              <w:fldChar w:fldCharType="end"/>
            </w:r>
          </w:p>
        </w:tc>
      </w:tr>
      <w:tr w:rsidR="007C5E66" w:rsidRPr="001E0803" w14:paraId="75430DDE" w14:textId="77777777" w:rsidTr="00F862FF">
        <w:trPr>
          <w:jc w:val="center"/>
          <w:trPrChange w:id="303"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304" w:author="Yoav Ram" w:date="2019-02-05T14:11:00Z">
              <w:tcPr>
                <w:tcW w:w="0" w:type="dxa"/>
                <w:vAlign w:val="center"/>
              </w:tcPr>
            </w:tcPrChange>
          </w:tcPr>
          <w:p w14:paraId="4CEC79E8"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Change w:id="305" w:author="Yoav Ram" w:date="2019-02-05T14:11:00Z">
              <w:tcPr>
                <w:tcW w:w="0" w:type="dxa"/>
                <w:vAlign w:val="center"/>
              </w:tcPr>
            </w:tcPrChange>
          </w:tcPr>
          <w:p w14:paraId="270DAAA6"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75" w:type="dxa"/>
            <w:vAlign w:val="center"/>
            <w:tcPrChange w:id="306" w:author="Yoav Ram" w:date="2019-02-05T14:11:00Z">
              <w:tcPr>
                <w:tcW w:w="0" w:type="dxa"/>
                <w:vAlign w:val="center"/>
              </w:tcPr>
            </w:tcPrChange>
          </w:tcPr>
          <w:p w14:paraId="52587553" w14:textId="77777777" w:rsidR="007C5E66" w:rsidRPr="001E0803" w:rsidRDefault="0003460C"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Change w:id="307" w:author="Yoav Ram" w:date="2019-02-05T14:11:00Z">
              <w:tcPr>
                <w:tcW w:w="0" w:type="dxa"/>
                <w:vAlign w:val="center"/>
              </w:tcPr>
            </w:tcPrChange>
          </w:tcPr>
          <w:p w14:paraId="2699D4E2"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Change w:id="308" w:author="Yoav Ram" w:date="2019-02-05T14:11:00Z">
              <w:tcPr>
                <w:tcW w:w="0" w:type="dxa"/>
                <w:vAlign w:val="center"/>
              </w:tcPr>
            </w:tcPrChange>
          </w:tcPr>
          <w:p w14:paraId="7688B2DF"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7C5E66" w:rsidRPr="001E0803" w14:paraId="2B4555C2" w14:textId="77777777" w:rsidTr="00F862FF">
        <w:trPr>
          <w:cnfStyle w:val="000000100000" w:firstRow="0" w:lastRow="0" w:firstColumn="0" w:lastColumn="0" w:oddVBand="0" w:evenVBand="0" w:oddHBand="1" w:evenHBand="0" w:firstRowFirstColumn="0" w:firstRowLastColumn="0" w:lastRowFirstColumn="0" w:lastRowLastColumn="0"/>
          <w:jc w:val="center"/>
          <w:trPrChange w:id="309"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310" w:author="Yoav Ram" w:date="2019-02-05T14:11:00Z">
              <w:tcPr>
                <w:tcW w:w="0" w:type="dxa"/>
                <w:vAlign w:val="center"/>
              </w:tcPr>
            </w:tcPrChange>
          </w:tcPr>
          <w:p w14:paraId="2877FD67" w14:textId="77777777" w:rsidR="007C5E66" w:rsidRPr="001E0803" w:rsidRDefault="007C5E66" w:rsidP="00282251">
            <w:pPr>
              <w:jc w:val="center"/>
              <w:cnfStyle w:val="001000100000" w:firstRow="0" w:lastRow="0" w:firstColumn="1" w:lastColumn="0" w:oddVBand="0" w:evenVBand="0" w:oddHBand="1" w:evenHBand="0" w:firstRowFirstColumn="0" w:firstRowLastColumn="0" w:lastRowFirstColumn="0" w:lastRowLastColumn="0"/>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Change w:id="311" w:author="Yoav Ram" w:date="2019-02-05T14:11:00Z">
              <w:tcPr>
                <w:tcW w:w="0" w:type="dxa"/>
                <w:vAlign w:val="center"/>
              </w:tcPr>
            </w:tcPrChange>
          </w:tcPr>
          <w:p w14:paraId="1E4126B8"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75" w:type="dxa"/>
            <w:vAlign w:val="center"/>
            <w:tcPrChange w:id="312" w:author="Yoav Ram" w:date="2019-02-05T14:11:00Z">
              <w:tcPr>
                <w:tcW w:w="0" w:type="dxa"/>
                <w:vAlign w:val="center"/>
              </w:tcPr>
            </w:tcPrChange>
          </w:tcPr>
          <w:p w14:paraId="44773391" w14:textId="77777777" w:rsidR="007C5E66" w:rsidRPr="001E0803" w:rsidRDefault="0003460C"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Change w:id="313" w:author="Yoav Ram" w:date="2019-02-05T14:11:00Z">
              <w:tcPr>
                <w:tcW w:w="0" w:type="dxa"/>
                <w:vAlign w:val="center"/>
              </w:tcPr>
            </w:tcPrChange>
          </w:tcPr>
          <w:p w14:paraId="2C02098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30" w:type="dxa"/>
            <w:vAlign w:val="center"/>
            <w:tcPrChange w:id="314" w:author="Yoav Ram" w:date="2019-02-05T14:11:00Z">
              <w:tcPr>
                <w:tcW w:w="0" w:type="dxa"/>
                <w:vAlign w:val="center"/>
              </w:tcPr>
            </w:tcPrChange>
          </w:tcPr>
          <w:p w14:paraId="653487A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7C5E66" w:rsidRPr="001E0803" w14:paraId="1864E2D6" w14:textId="77777777" w:rsidTr="00F862FF">
        <w:trPr>
          <w:jc w:val="center"/>
          <w:trPrChange w:id="315"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316" w:author="Yoav Ram" w:date="2019-02-05T14:11:00Z">
              <w:tcPr>
                <w:tcW w:w="0" w:type="dxa"/>
                <w:vAlign w:val="center"/>
              </w:tcPr>
            </w:tcPrChange>
          </w:tcPr>
          <w:p w14:paraId="1DF7B484" w14:textId="77777777" w:rsidR="007C5E66" w:rsidRPr="001E0803" w:rsidRDefault="007C5E66" w:rsidP="00282251">
            <w:pPr>
              <w:jc w:val="center"/>
              <w:rPr>
                <w:sz w:val="18"/>
                <w:szCs w:val="18"/>
              </w:rPr>
            </w:pPr>
            <w:r w:rsidRPr="001E0803">
              <w:rPr>
                <w:sz w:val="18"/>
                <w:szCs w:val="18"/>
              </w:rPr>
              <w:t>Richards 1959</w:t>
            </w:r>
          </w:p>
        </w:tc>
        <w:tc>
          <w:tcPr>
            <w:tcW w:w="1615" w:type="dxa"/>
            <w:vAlign w:val="center"/>
            <w:tcPrChange w:id="317" w:author="Yoav Ram" w:date="2019-02-05T14:11:00Z">
              <w:tcPr>
                <w:tcW w:w="0" w:type="dxa"/>
                <w:vAlign w:val="center"/>
              </w:tcPr>
            </w:tcPrChange>
          </w:tcPr>
          <w:p w14:paraId="42D4F8E8"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75" w:type="dxa"/>
            <w:vAlign w:val="center"/>
            <w:tcPrChange w:id="318" w:author="Yoav Ram" w:date="2019-02-05T14:11:00Z">
              <w:tcPr>
                <w:tcW w:w="0" w:type="dxa"/>
                <w:vAlign w:val="center"/>
              </w:tcPr>
            </w:tcPrChange>
          </w:tcPr>
          <w:p w14:paraId="7F5DA4A9" w14:textId="77777777" w:rsidR="007C5E66" w:rsidRPr="00B36A9E" w:rsidRDefault="0003460C"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55" w:type="dxa"/>
            <w:vAlign w:val="center"/>
            <w:tcPrChange w:id="319" w:author="Yoav Ram" w:date="2019-02-05T14:11:00Z">
              <w:tcPr>
                <w:tcW w:w="0" w:type="dxa"/>
                <w:vAlign w:val="center"/>
              </w:tcPr>
            </w:tcPrChange>
          </w:tcPr>
          <w:p w14:paraId="4682D311" w14:textId="77777777" w:rsidR="007C5E66" w:rsidRPr="001E0803" w:rsidRDefault="0003460C"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Change w:id="320" w:author="Yoav Ram" w:date="2019-02-05T14:11:00Z">
              <w:tcPr>
                <w:tcW w:w="0" w:type="dxa"/>
                <w:vAlign w:val="center"/>
              </w:tcPr>
            </w:tcPrChange>
          </w:tcPr>
          <w:p w14:paraId="23E80DC4" w14:textId="1856C9DE"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746829">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plainTextFormattedCitation":"(44)","previouslyFormattedCitation":"(43)"},"properties":{"noteIndex":0},"schema":"https://github.com/citation-style-language/schema/raw/master/csl-citation.json"}</w:instrText>
            </w:r>
            <w:r w:rsidRPr="001E0803">
              <w:rPr>
                <w:sz w:val="18"/>
                <w:szCs w:val="18"/>
              </w:rPr>
              <w:fldChar w:fldCharType="separate"/>
            </w:r>
            <w:r w:rsidR="00746829" w:rsidRPr="00746829">
              <w:rPr>
                <w:noProof/>
                <w:sz w:val="18"/>
                <w:szCs w:val="18"/>
              </w:rPr>
              <w:t>(44)</w:t>
            </w:r>
            <w:r w:rsidRPr="001E0803">
              <w:rPr>
                <w:sz w:val="18"/>
                <w:szCs w:val="18"/>
              </w:rPr>
              <w:fldChar w:fldCharType="end"/>
            </w:r>
          </w:p>
        </w:tc>
      </w:tr>
      <w:tr w:rsidR="007C5E66" w:rsidRPr="001E0803" w14:paraId="513CFCA8" w14:textId="77777777" w:rsidTr="00F862FF">
        <w:trPr>
          <w:cnfStyle w:val="000000100000" w:firstRow="0" w:lastRow="0" w:firstColumn="0" w:lastColumn="0" w:oddVBand="0" w:evenVBand="0" w:oddHBand="1" w:evenHBand="0" w:firstRowFirstColumn="0" w:firstRowLastColumn="0" w:lastRowFirstColumn="0" w:lastRowLastColumn="0"/>
          <w:jc w:val="center"/>
          <w:trPrChange w:id="321"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322" w:author="Yoav Ram" w:date="2019-02-05T14:11:00Z">
              <w:tcPr>
                <w:tcW w:w="0" w:type="dxa"/>
                <w:vAlign w:val="center"/>
              </w:tcPr>
            </w:tcPrChange>
          </w:tcPr>
          <w:p w14:paraId="715EDBEB" w14:textId="77777777" w:rsidR="007C5E66" w:rsidRPr="001E0803" w:rsidRDefault="007C5E66" w:rsidP="00282251">
            <w:pPr>
              <w:jc w:val="center"/>
              <w:cnfStyle w:val="001000100000" w:firstRow="0" w:lastRow="0" w:firstColumn="1" w:lastColumn="0" w:oddVBand="0" w:evenVBand="0" w:oddHBand="1" w:evenHBand="0" w:firstRowFirstColumn="0" w:firstRowLastColumn="0" w:lastRowFirstColumn="0" w:lastRowLastColumn="0"/>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Change w:id="323" w:author="Yoav Ram" w:date="2019-02-05T14:11:00Z">
              <w:tcPr>
                <w:tcW w:w="0" w:type="dxa"/>
                <w:vAlign w:val="center"/>
              </w:tcPr>
            </w:tcPrChange>
          </w:tcPr>
          <w:p w14:paraId="5F27BEB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75" w:type="dxa"/>
            <w:vAlign w:val="center"/>
            <w:tcPrChange w:id="324" w:author="Yoav Ram" w:date="2019-02-05T14:11:00Z">
              <w:tcPr>
                <w:tcW w:w="0" w:type="dxa"/>
                <w:vAlign w:val="center"/>
              </w:tcPr>
            </w:tcPrChange>
          </w:tcPr>
          <w:p w14:paraId="12CBF4CE" w14:textId="77777777" w:rsidR="007C5E66" w:rsidRPr="001E0803" w:rsidRDefault="0003460C"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Change w:id="325" w:author="Yoav Ram" w:date="2019-02-05T14:11:00Z">
              <w:tcPr>
                <w:tcW w:w="0" w:type="dxa"/>
                <w:vAlign w:val="center"/>
              </w:tcPr>
            </w:tcPrChange>
          </w:tcPr>
          <w:p w14:paraId="357B4E84" w14:textId="77777777" w:rsidR="007C5E66" w:rsidRPr="00B36A9E"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67FE2F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Change w:id="326" w:author="Yoav Ram" w:date="2019-02-05T14:11:00Z">
              <w:tcPr>
                <w:tcW w:w="0" w:type="dxa"/>
                <w:vAlign w:val="center"/>
              </w:tcPr>
            </w:tcPrChange>
          </w:tcPr>
          <w:p w14:paraId="0332DC60" w14:textId="56781CEE"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746829">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(40)","plainTextFormattedCitation":"(40)","previouslyFormattedCitation":"(39)"},"properties":{"noteIndex":0},"schema":"https://github.com/citation-style-language/schema/raw/master/csl-citation.json"}</w:instrText>
            </w:r>
            <w:r w:rsidRPr="001E0803">
              <w:rPr>
                <w:sz w:val="18"/>
                <w:szCs w:val="18"/>
              </w:rPr>
              <w:fldChar w:fldCharType="separate"/>
            </w:r>
            <w:r w:rsidR="00746829" w:rsidRPr="00746829">
              <w:rPr>
                <w:noProof/>
                <w:sz w:val="18"/>
                <w:szCs w:val="18"/>
              </w:rPr>
              <w:t>(40)</w:t>
            </w:r>
            <w:r w:rsidRPr="001E0803">
              <w:rPr>
                <w:sz w:val="18"/>
                <w:szCs w:val="18"/>
              </w:rPr>
              <w:fldChar w:fldCharType="end"/>
            </w:r>
          </w:p>
        </w:tc>
      </w:tr>
      <w:tr w:rsidR="007C5E66" w:rsidRPr="001E0803" w14:paraId="7BF25B1C" w14:textId="77777777" w:rsidTr="00F862FF">
        <w:trPr>
          <w:jc w:val="center"/>
          <w:trPrChange w:id="327"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328" w:author="Yoav Ram" w:date="2019-02-05T14:11:00Z">
              <w:tcPr>
                <w:tcW w:w="0" w:type="dxa"/>
                <w:vAlign w:val="center"/>
              </w:tcPr>
            </w:tcPrChange>
          </w:tcPr>
          <w:p w14:paraId="2BB59233" w14:textId="77777777" w:rsidR="007C5E66" w:rsidRPr="001E0803" w:rsidRDefault="007C5E66" w:rsidP="00282251">
            <w:pPr>
              <w:jc w:val="center"/>
              <w:rPr>
                <w:sz w:val="18"/>
                <w:szCs w:val="18"/>
              </w:rPr>
            </w:pPr>
            <w:r w:rsidRPr="001E0803">
              <w:rPr>
                <w:sz w:val="18"/>
                <w:szCs w:val="18"/>
              </w:rPr>
              <w:t>Logistic</w:t>
            </w:r>
          </w:p>
        </w:tc>
        <w:tc>
          <w:tcPr>
            <w:tcW w:w="1615" w:type="dxa"/>
            <w:vAlign w:val="center"/>
            <w:tcPrChange w:id="329" w:author="Yoav Ram" w:date="2019-02-05T14:11:00Z">
              <w:tcPr>
                <w:tcW w:w="0" w:type="dxa"/>
                <w:vAlign w:val="center"/>
              </w:tcPr>
            </w:tcPrChange>
          </w:tcPr>
          <w:p w14:paraId="6FB67ED9"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75" w:type="dxa"/>
            <w:vAlign w:val="center"/>
            <w:tcPrChange w:id="330" w:author="Yoav Ram" w:date="2019-02-05T14:11:00Z">
              <w:tcPr>
                <w:tcW w:w="0" w:type="dxa"/>
                <w:vAlign w:val="center"/>
              </w:tcPr>
            </w:tcPrChange>
          </w:tcPr>
          <w:p w14:paraId="472D403F" w14:textId="77777777" w:rsidR="007C5E66" w:rsidRPr="001E0803" w:rsidRDefault="0003460C"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55" w:type="dxa"/>
            <w:vAlign w:val="center"/>
            <w:tcPrChange w:id="331" w:author="Yoav Ram" w:date="2019-02-05T14:11:00Z">
              <w:tcPr>
                <w:tcW w:w="0" w:type="dxa"/>
                <w:vAlign w:val="center"/>
              </w:tcPr>
            </w:tcPrChange>
          </w:tcPr>
          <w:p w14:paraId="2E067CA4"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49E86B8E" w14:textId="77777777" w:rsidR="007C5E66" w:rsidRPr="001E0803" w:rsidRDefault="0003460C"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Change w:id="332" w:author="Yoav Ram" w:date="2019-02-05T14:11:00Z">
              <w:tcPr>
                <w:tcW w:w="0" w:type="dxa"/>
                <w:vAlign w:val="center"/>
              </w:tcPr>
            </w:tcPrChange>
          </w:tcPr>
          <w:p w14:paraId="74730777" w14:textId="75D2D416" w:rsidR="007C5E66" w:rsidRPr="001E0803" w:rsidRDefault="007C5E66" w:rsidP="00282251">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746829">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(47)","plainTextFormattedCitation":"(47)","previouslyFormattedCitation":"(46)"},"properties":{"noteIndex":0},"schema":"https://github.com/citation-style-language/schema/raw/master/csl-citation.json"}</w:instrText>
            </w:r>
            <w:r w:rsidRPr="001E0803">
              <w:rPr>
                <w:sz w:val="18"/>
                <w:szCs w:val="18"/>
              </w:rPr>
              <w:fldChar w:fldCharType="separate"/>
            </w:r>
            <w:r w:rsidR="00746829" w:rsidRPr="00746829">
              <w:rPr>
                <w:noProof/>
                <w:sz w:val="18"/>
                <w:szCs w:val="18"/>
              </w:rPr>
              <w:t>(47)</w:t>
            </w:r>
            <w:r w:rsidRPr="001E0803">
              <w:rPr>
                <w:sz w:val="18"/>
                <w:szCs w:val="18"/>
              </w:rPr>
              <w:fldChar w:fldCharType="end"/>
            </w:r>
          </w:p>
        </w:tc>
      </w:tr>
    </w:tbl>
    <w:p w14:paraId="1B9E3D2E" w14:textId="77777777" w:rsidR="007C5E66" w:rsidRPr="00C27778" w:rsidRDefault="007C5E66" w:rsidP="007C5E66">
      <w:pPr>
        <w:jc w:val="center"/>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xml:space="preserve">.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deceleration parameter;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 xml:space="preserve">evant. See also the hierarchy diagram in </w:t>
      </w:r>
      <w:r w:rsidRPr="009B1A45">
        <w:rPr>
          <w:b/>
          <w:bCs/>
          <w:sz w:val="22"/>
          <w:szCs w:val="22"/>
        </w:rPr>
        <w:fldChar w:fldCharType="begin"/>
      </w:r>
      <w:r w:rsidRPr="009B1A45">
        <w:rPr>
          <w:b/>
          <w:bCs/>
          <w:sz w:val="22"/>
          <w:szCs w:val="22"/>
        </w:rPr>
        <w:instrText xml:space="preserve"> REF _Ref509484308 \h  \* MERGEFORMAT </w:instrText>
      </w:r>
      <w:r w:rsidRPr="009B1A45">
        <w:rPr>
          <w:b/>
          <w:bCs/>
          <w:sz w:val="22"/>
          <w:szCs w:val="22"/>
        </w:rPr>
      </w:r>
      <w:r w:rsidRPr="009B1A45">
        <w:rPr>
          <w:b/>
          <w:bCs/>
          <w:sz w:val="22"/>
          <w:szCs w:val="22"/>
        </w:rPr>
        <w:fldChar w:fldCharType="separate"/>
      </w:r>
      <w:r w:rsidRPr="00E66975">
        <w:rPr>
          <w:b/>
          <w:bCs/>
          <w:sz w:val="22"/>
          <w:szCs w:val="22"/>
        </w:rPr>
        <w:t>Figure S2</w:t>
      </w:r>
      <w:r w:rsidRPr="009B1A45">
        <w:rPr>
          <w:b/>
          <w:bCs/>
          <w:sz w:val="22"/>
          <w:szCs w:val="22"/>
        </w:rPr>
        <w:fldChar w:fldCharType="end"/>
      </w:r>
      <w:r w:rsidRPr="009B1A45">
        <w:rPr>
          <w:sz w:val="22"/>
          <w:szCs w:val="22"/>
        </w:rPr>
        <w:t xml:space="preserve"> and a detailed discussion in </w:t>
      </w:r>
      <w:r w:rsidRPr="009B1A45">
        <w:rPr>
          <w:b/>
          <w:bCs/>
          <w:sz w:val="22"/>
          <w:szCs w:val="22"/>
        </w:rPr>
        <w:t xml:space="preserve">Appendix </w:t>
      </w:r>
      <w:r>
        <w:rPr>
          <w:b/>
          <w:bCs/>
          <w:sz w:val="22"/>
          <w:szCs w:val="22"/>
        </w:rPr>
        <w:t>A</w:t>
      </w:r>
      <w:r>
        <w:rPr>
          <w:sz w:val="22"/>
          <w:szCs w:val="22"/>
        </w:rPr>
        <w:t>.</w:t>
      </w:r>
    </w:p>
    <w:p w14:paraId="209DD8DE" w14:textId="77777777" w:rsidR="007C5E66" w:rsidRDefault="007C5E66" w:rsidP="007C5E66">
      <w:pPr>
        <w:spacing w:after="200"/>
      </w:pPr>
    </w:p>
    <w:p w14:paraId="6295773E" w14:textId="77777777" w:rsidR="007C5E66" w:rsidRDefault="007C5E66" w:rsidP="007C5E66">
      <w:pPr>
        <w:spacing w:after="200"/>
        <w:rPr>
          <w:b/>
          <w:bCs/>
        </w:rPr>
      </w:pPr>
      <w:bookmarkStart w:id="333" w:name="_Ref453683761"/>
      <w:r>
        <w:rPr>
          <w:b/>
          <w:bCs/>
        </w:rPr>
        <w:br w:type="page"/>
      </w:r>
    </w:p>
    <w:p w14:paraId="1B0C6103" w14:textId="77777777" w:rsidR="007C5E66" w:rsidRPr="002732BE" w:rsidRDefault="007C5E66" w:rsidP="007C5E66">
      <w:pPr>
        <w:outlineLvl w:val="0"/>
        <w:rPr>
          <w:b/>
          <w:bCs/>
        </w:rPr>
      </w:pPr>
      <w:r w:rsidRPr="002732BE">
        <w:rPr>
          <w:b/>
          <w:bCs/>
        </w:rPr>
        <w:lastRenderedPageBreak/>
        <w:t>Tabl</w:t>
      </w:r>
      <w:bookmarkEnd w:id="333"/>
      <w:r>
        <w:rPr>
          <w:b/>
          <w:bCs/>
        </w:rPr>
        <w:t>e S2</w:t>
      </w:r>
      <w:r w:rsidRPr="002732BE">
        <w:rPr>
          <w:b/>
          <w:bCs/>
        </w:rPr>
        <w:t xml:space="preserve">. Estimated </w:t>
      </w:r>
      <w:r>
        <w:rPr>
          <w:b/>
          <w:bCs/>
        </w:rPr>
        <w:t xml:space="preserve">growth </w:t>
      </w:r>
      <w:r w:rsidRPr="002732BE">
        <w:rPr>
          <w:b/>
          <w:bCs/>
        </w:rPr>
        <w:t>parameters.</w:t>
      </w:r>
    </w:p>
    <w:tbl>
      <w:tblPr>
        <w:tblStyle w:val="LightShading"/>
        <w:tblW w:w="0" w:type="auto"/>
        <w:jc w:val="center"/>
        <w:tblLayout w:type="fixed"/>
        <w:tblLook w:val="04A0" w:firstRow="1" w:lastRow="0" w:firstColumn="1" w:lastColumn="0" w:noHBand="0" w:noVBand="1"/>
        <w:tblPrChange w:id="334" w:author="Yoav Ram" w:date="2019-02-05T14:10:00Z">
          <w:tblPr>
            <w:tblStyle w:val="LightShading"/>
            <w:tblW w:w="0" w:type="auto"/>
            <w:jc w:val="center"/>
            <w:tblLook w:val="04A0" w:firstRow="1" w:lastRow="0" w:firstColumn="1" w:lastColumn="0" w:noHBand="0" w:noVBand="1"/>
          </w:tblPr>
        </w:tblPrChange>
      </w:tblPr>
      <w:tblGrid>
        <w:gridCol w:w="1418"/>
        <w:gridCol w:w="1134"/>
        <w:gridCol w:w="1134"/>
        <w:gridCol w:w="1134"/>
        <w:gridCol w:w="1134"/>
        <w:gridCol w:w="1134"/>
        <w:gridCol w:w="1134"/>
        <w:tblGridChange w:id="335">
          <w:tblGrid>
            <w:gridCol w:w="709"/>
            <w:gridCol w:w="931"/>
            <w:gridCol w:w="905"/>
            <w:gridCol w:w="574"/>
            <w:gridCol w:w="331"/>
            <w:gridCol w:w="600"/>
            <w:gridCol w:w="305"/>
            <w:gridCol w:w="600"/>
            <w:gridCol w:w="305"/>
            <w:gridCol w:w="600"/>
            <w:gridCol w:w="514"/>
            <w:gridCol w:w="391"/>
            <w:gridCol w:w="905"/>
            <w:gridCol w:w="1114"/>
          </w:tblGrid>
        </w:tblGridChange>
      </w:tblGrid>
      <w:tr w:rsidR="007C5E66" w:rsidRPr="001E0803" w14:paraId="24D84A0C" w14:textId="77777777" w:rsidTr="00D54257">
        <w:trPr>
          <w:cnfStyle w:val="100000000000" w:firstRow="1" w:lastRow="0" w:firstColumn="0" w:lastColumn="0" w:oddVBand="0" w:evenVBand="0" w:oddHBand="0" w:evenHBand="0" w:firstRowFirstColumn="0" w:firstRowLastColumn="0" w:lastRowFirstColumn="0" w:lastRowLastColumn="0"/>
          <w:jc w:val="center"/>
          <w:trPrChange w:id="336"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337" w:author="Yoav Ram" w:date="2019-02-05T14:10:00Z">
              <w:tcPr>
                <w:tcW w:w="0" w:type="dxa"/>
              </w:tcPr>
            </w:tcPrChange>
          </w:tcPr>
          <w:p w14:paraId="44F2819D" w14:textId="77777777" w:rsidR="007C5E66" w:rsidRPr="001E0803" w:rsidRDefault="007C5E66" w:rsidP="00282251">
            <w:pPr>
              <w:jc w:val="center"/>
              <w:cnfStyle w:val="101000000000" w:firstRow="1" w:lastRow="0" w:firstColumn="1" w:lastColumn="0" w:oddVBand="0" w:evenVBand="0" w:oddHBand="0" w:evenHBand="0" w:firstRowFirstColumn="0" w:firstRowLastColumn="0" w:lastRowFirstColumn="0" w:lastRowLastColumn="0"/>
              <w:rPr>
                <w:sz w:val="18"/>
                <w:szCs w:val="18"/>
              </w:rPr>
            </w:pPr>
          </w:p>
        </w:tc>
        <w:tc>
          <w:tcPr>
            <w:tcW w:w="2268" w:type="dxa"/>
            <w:gridSpan w:val="2"/>
            <w:tcPrChange w:id="338" w:author="Yoav Ram" w:date="2019-02-05T14:10:00Z">
              <w:tcPr>
                <w:tcW w:w="0" w:type="dxa"/>
                <w:gridSpan w:val="2"/>
              </w:tcPr>
            </w:tcPrChange>
          </w:tcPr>
          <w:p w14:paraId="26632F7D" w14:textId="77777777" w:rsidR="007C5E66" w:rsidRPr="001E0803" w:rsidRDefault="007C5E6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Change w:id="339" w:author="Yoav Ram" w:date="2019-02-05T14:11:00Z">
                <w:pPr>
                  <w:jc w:val="center"/>
                  <w:cnfStyle w:val="100000000000" w:firstRow="1" w:lastRow="0" w:firstColumn="0" w:lastColumn="0" w:oddVBand="0" w:evenVBand="0" w:oddHBand="0" w:evenHBand="0" w:firstRowFirstColumn="0" w:firstRowLastColumn="0" w:lastRowFirstColumn="0" w:lastRowLastColumn="0"/>
                </w:pPr>
              </w:pPrChange>
            </w:pPr>
            <w:r w:rsidRPr="001E0803">
              <w:rPr>
                <w:sz w:val="18"/>
                <w:szCs w:val="18"/>
              </w:rPr>
              <w:t>Experiment A</w:t>
            </w:r>
          </w:p>
        </w:tc>
        <w:tc>
          <w:tcPr>
            <w:tcW w:w="2268" w:type="dxa"/>
            <w:gridSpan w:val="2"/>
            <w:tcPrChange w:id="340" w:author="Yoav Ram" w:date="2019-02-05T14:10:00Z">
              <w:tcPr>
                <w:tcW w:w="0" w:type="dxa"/>
                <w:gridSpan w:val="4"/>
              </w:tcPr>
            </w:tcPrChange>
          </w:tcPr>
          <w:p w14:paraId="4621A4E1" w14:textId="77777777" w:rsidR="007C5E66" w:rsidRPr="001E0803" w:rsidRDefault="007C5E6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Change w:id="341" w:author="Yoav Ram" w:date="2019-02-05T14:11:00Z">
                <w:pPr>
                  <w:jc w:val="center"/>
                  <w:cnfStyle w:val="100000000000" w:firstRow="1" w:lastRow="0" w:firstColumn="0" w:lastColumn="0" w:oddVBand="0" w:evenVBand="0" w:oddHBand="0" w:evenHBand="0" w:firstRowFirstColumn="0" w:firstRowLastColumn="0" w:lastRowFirstColumn="0" w:lastRowLastColumn="0"/>
                </w:pPr>
              </w:pPrChange>
            </w:pPr>
            <w:r w:rsidRPr="001E0803">
              <w:rPr>
                <w:sz w:val="18"/>
                <w:szCs w:val="18"/>
              </w:rPr>
              <w:t>Experiment B</w:t>
            </w:r>
          </w:p>
        </w:tc>
        <w:tc>
          <w:tcPr>
            <w:tcW w:w="2268" w:type="dxa"/>
            <w:gridSpan w:val="2"/>
            <w:tcPrChange w:id="342" w:author="Yoav Ram" w:date="2019-02-05T14:10:00Z">
              <w:tcPr>
                <w:tcW w:w="0" w:type="dxa"/>
                <w:gridSpan w:val="4"/>
              </w:tcPr>
            </w:tcPrChange>
          </w:tcPr>
          <w:p w14:paraId="13BF16BF" w14:textId="77777777" w:rsidR="007C5E66" w:rsidRPr="001E0803" w:rsidRDefault="007C5E6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Change w:id="343" w:author="Yoav Ram" w:date="2019-02-05T14:11:00Z">
                <w:pPr>
                  <w:jc w:val="center"/>
                  <w:cnfStyle w:val="100000000000" w:firstRow="1" w:lastRow="0" w:firstColumn="0" w:lastColumn="0" w:oddVBand="0" w:evenVBand="0" w:oddHBand="0" w:evenHBand="0" w:firstRowFirstColumn="0" w:firstRowLastColumn="0" w:lastRowFirstColumn="0" w:lastRowLastColumn="0"/>
                </w:pPr>
              </w:pPrChange>
            </w:pPr>
            <w:r w:rsidRPr="001E0803">
              <w:rPr>
                <w:sz w:val="18"/>
                <w:szCs w:val="18"/>
              </w:rPr>
              <w:t>Experiment C</w:t>
            </w:r>
          </w:p>
        </w:tc>
      </w:tr>
      <w:tr w:rsidR="00D54257" w:rsidRPr="001E0803" w14:paraId="6A707796" w14:textId="77777777" w:rsidTr="00D54257">
        <w:trPr>
          <w:cnfStyle w:val="000000100000" w:firstRow="0" w:lastRow="0" w:firstColumn="0" w:lastColumn="0" w:oddVBand="0" w:evenVBand="0" w:oddHBand="1" w:evenHBand="0" w:firstRowFirstColumn="0" w:firstRowLastColumn="0" w:lastRowFirstColumn="0" w:lastRowLastColumn="0"/>
          <w:jc w:val="center"/>
          <w:ins w:id="344" w:author="Yoav Ram" w:date="2019-02-05T14:08:00Z"/>
          <w:trPrChange w:id="345" w:author="Yoav Ram" w:date="2019-02-05T14:10:00Z">
            <w:trPr>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346" w:author="Yoav Ram" w:date="2019-02-05T14:10:00Z">
              <w:tcPr>
                <w:tcW w:w="3119" w:type="dxa"/>
                <w:gridSpan w:val="4"/>
              </w:tcPr>
            </w:tcPrChange>
          </w:tcPr>
          <w:p w14:paraId="7AD00732" w14:textId="77777777" w:rsidR="00D54257" w:rsidRPr="00D54257" w:rsidRDefault="00D54257">
            <w:pPr>
              <w:ind w:firstLine="0"/>
              <w:cnfStyle w:val="001000100000" w:firstRow="0" w:lastRow="0" w:firstColumn="1" w:lastColumn="0" w:oddVBand="0" w:evenVBand="0" w:oddHBand="1" w:evenHBand="0" w:firstRowFirstColumn="0" w:firstRowLastColumn="0" w:lastRowFirstColumn="0" w:lastRowLastColumn="0"/>
              <w:rPr>
                <w:ins w:id="347" w:author="Yoav Ram" w:date="2019-02-05T14:08:00Z"/>
                <w:rFonts w:ascii="Times New Roman" w:eastAsia="Times New Roman" w:hAnsi="Times New Roman" w:cs="Times New Roman"/>
                <w:i/>
                <w:iCs/>
                <w:sz w:val="18"/>
                <w:szCs w:val="18"/>
                <w:rPrChange w:id="348" w:author="Yoav Ram" w:date="2019-02-05T14:09:00Z">
                  <w:rPr>
                    <w:ins w:id="349" w:author="Yoav Ram" w:date="2019-02-05T14:08:00Z"/>
                    <w:rFonts w:ascii="Times New Roman" w:eastAsia="Times New Roman" w:hAnsi="Times New Roman" w:cs="Times New Roman"/>
                    <w:b w:val="0"/>
                    <w:bCs w:val="0"/>
                    <w:i/>
                    <w:iCs/>
                    <w:sz w:val="18"/>
                    <w:szCs w:val="18"/>
                  </w:rPr>
                </w:rPrChange>
              </w:rPr>
              <w:pPrChange w:id="350" w:author="Yoav Ram" w:date="2019-02-05T14:12:00Z">
                <w:pPr>
                  <w:ind w:firstLine="0"/>
                  <w:jc w:val="center"/>
                  <w:cnfStyle w:val="001000100000" w:firstRow="0" w:lastRow="0" w:firstColumn="1" w:lastColumn="0" w:oddVBand="0" w:evenVBand="0" w:oddHBand="1" w:evenHBand="0" w:firstRowFirstColumn="0" w:firstRowLastColumn="0" w:lastRowFirstColumn="0" w:lastRowLastColumn="0"/>
                </w:pPr>
              </w:pPrChange>
            </w:pPr>
            <w:ins w:id="351" w:author="Yoav Ram" w:date="2019-02-05T14:08:00Z">
              <w:r w:rsidRPr="00D54257">
                <w:rPr>
                  <w:rFonts w:ascii="Times New Roman" w:eastAsia="Times New Roman" w:hAnsi="Times New Roman" w:cs="Times New Roman"/>
                  <w:i/>
                  <w:iCs/>
                  <w:sz w:val="18"/>
                  <w:szCs w:val="18"/>
                </w:rPr>
                <w:t>Strain</w:t>
              </w:r>
            </w:ins>
          </w:p>
          <w:p w14:paraId="4F23E35C" w14:textId="27B8CE7A" w:rsidR="00D54257" w:rsidRPr="00D54257" w:rsidRDefault="00D54257">
            <w:pPr>
              <w:ind w:firstLine="0"/>
              <w:cnfStyle w:val="001000100000" w:firstRow="0" w:lastRow="0" w:firstColumn="1" w:lastColumn="0" w:oddVBand="0" w:evenVBand="0" w:oddHBand="1" w:evenHBand="0" w:firstRowFirstColumn="0" w:firstRowLastColumn="0" w:lastRowFirstColumn="0" w:lastRowLastColumn="0"/>
              <w:rPr>
                <w:ins w:id="352" w:author="Yoav Ram" w:date="2019-02-05T14:08:00Z"/>
                <w:rFonts w:ascii="Times New Roman" w:eastAsia="Times New Roman" w:hAnsi="Times New Roman" w:cs="Times New Roman"/>
                <w:i/>
                <w:iCs/>
                <w:sz w:val="18"/>
                <w:szCs w:val="18"/>
                <w:rPrChange w:id="353" w:author="Yoav Ram" w:date="2019-02-05T14:09:00Z">
                  <w:rPr>
                    <w:ins w:id="354" w:author="Yoav Ram" w:date="2019-02-05T14:08:00Z"/>
                    <w:rFonts w:ascii="Times New Roman" w:eastAsia="Times New Roman" w:hAnsi="Times New Roman" w:cs="Times New Roman"/>
                    <w:sz w:val="18"/>
                    <w:szCs w:val="18"/>
                  </w:rPr>
                </w:rPrChange>
              </w:rPr>
              <w:pPrChange w:id="355" w:author="Yoav Ram" w:date="2019-02-05T14:12:00Z">
                <w:pPr>
                  <w:ind w:firstLine="0"/>
                  <w:jc w:val="center"/>
                  <w:cnfStyle w:val="001000100000" w:firstRow="0" w:lastRow="0" w:firstColumn="1" w:lastColumn="0" w:oddVBand="0" w:evenVBand="0" w:oddHBand="1" w:evenHBand="0" w:firstRowFirstColumn="0" w:firstRowLastColumn="0" w:lastRowFirstColumn="0" w:lastRowLastColumn="0"/>
                </w:pPr>
              </w:pPrChange>
            </w:pPr>
            <w:ins w:id="356" w:author="Yoav Ram" w:date="2019-02-05T14:08:00Z">
              <w:r w:rsidRPr="00D54257">
                <w:rPr>
                  <w:rFonts w:ascii="Times New Roman" w:eastAsia="Times New Roman" w:hAnsi="Times New Roman" w:cs="Times New Roman"/>
                  <w:i/>
                  <w:iCs/>
                  <w:sz w:val="18"/>
                  <w:szCs w:val="18"/>
                </w:rPr>
                <w:t>Parameter</w:t>
              </w:r>
            </w:ins>
          </w:p>
        </w:tc>
        <w:tc>
          <w:tcPr>
            <w:tcW w:w="1134" w:type="dxa"/>
            <w:tcPrChange w:id="357" w:author="Yoav Ram" w:date="2019-02-05T14:10:00Z">
              <w:tcPr>
                <w:tcW w:w="931" w:type="dxa"/>
                <w:gridSpan w:val="2"/>
              </w:tcPr>
            </w:tcPrChange>
          </w:tcPr>
          <w:p w14:paraId="2ED630F7" w14:textId="4F6D022A"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358" w:author="Yoav Ram" w:date="2019-02-05T14:08:00Z"/>
                <w:b/>
                <w:bCs/>
                <w:sz w:val="18"/>
                <w:szCs w:val="18"/>
                <w:rPrChange w:id="359" w:author="Yoav Ram" w:date="2019-02-05T14:09:00Z">
                  <w:rPr>
                    <w:ins w:id="360" w:author="Yoav Ram" w:date="2019-02-05T14:08:00Z"/>
                    <w:sz w:val="18"/>
                    <w:szCs w:val="18"/>
                  </w:rPr>
                </w:rPrChange>
              </w:rPr>
            </w:pPr>
            <w:ins w:id="361" w:author="Yoav Ram" w:date="2019-02-05T14:08:00Z">
              <w:r w:rsidRPr="00D54257">
                <w:rPr>
                  <w:b/>
                  <w:bCs/>
                  <w:sz w:val="18"/>
                  <w:szCs w:val="18"/>
                  <w:rPrChange w:id="362" w:author="Yoav Ram" w:date="2019-02-05T14:09:00Z">
                    <w:rPr>
                      <w:sz w:val="18"/>
                      <w:szCs w:val="18"/>
                    </w:rPr>
                  </w:rPrChange>
                </w:rPr>
                <w:t>A1 (red)</w:t>
              </w:r>
            </w:ins>
          </w:p>
        </w:tc>
        <w:tc>
          <w:tcPr>
            <w:tcW w:w="1134" w:type="dxa"/>
            <w:tcPrChange w:id="363" w:author="Yoav Ram" w:date="2019-02-05T14:10:00Z">
              <w:tcPr>
                <w:tcW w:w="905" w:type="dxa"/>
                <w:gridSpan w:val="2"/>
              </w:tcPr>
            </w:tcPrChange>
          </w:tcPr>
          <w:p w14:paraId="6A2146D3" w14:textId="0F00C0B0"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364" w:author="Yoav Ram" w:date="2019-02-05T14:08:00Z"/>
                <w:b/>
                <w:bCs/>
                <w:sz w:val="18"/>
                <w:szCs w:val="18"/>
                <w:rPrChange w:id="365" w:author="Yoav Ram" w:date="2019-02-05T14:09:00Z">
                  <w:rPr>
                    <w:ins w:id="366" w:author="Yoav Ram" w:date="2019-02-05T14:08:00Z"/>
                    <w:sz w:val="18"/>
                    <w:szCs w:val="18"/>
                  </w:rPr>
                </w:rPrChange>
              </w:rPr>
            </w:pPr>
            <w:ins w:id="367" w:author="Yoav Ram" w:date="2019-02-05T14:08:00Z">
              <w:r w:rsidRPr="00D54257">
                <w:rPr>
                  <w:b/>
                  <w:bCs/>
                  <w:sz w:val="18"/>
                  <w:szCs w:val="18"/>
                  <w:rPrChange w:id="368" w:author="Yoav Ram" w:date="2019-02-05T14:09:00Z">
                    <w:rPr>
                      <w:sz w:val="18"/>
                      <w:szCs w:val="18"/>
                    </w:rPr>
                  </w:rPrChange>
                </w:rPr>
                <w:t>A2 (green)</w:t>
              </w:r>
            </w:ins>
          </w:p>
        </w:tc>
        <w:tc>
          <w:tcPr>
            <w:tcW w:w="1134" w:type="dxa"/>
            <w:tcPrChange w:id="369" w:author="Yoav Ram" w:date="2019-02-05T14:10:00Z">
              <w:tcPr>
                <w:tcW w:w="905" w:type="dxa"/>
                <w:gridSpan w:val="2"/>
              </w:tcPr>
            </w:tcPrChange>
          </w:tcPr>
          <w:p w14:paraId="19A6F75A" w14:textId="7D96FD4E"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370" w:author="Yoav Ram" w:date="2019-02-05T14:08:00Z"/>
                <w:b/>
                <w:bCs/>
                <w:sz w:val="18"/>
                <w:szCs w:val="18"/>
                <w:rPrChange w:id="371" w:author="Yoav Ram" w:date="2019-02-05T14:09:00Z">
                  <w:rPr>
                    <w:ins w:id="372" w:author="Yoav Ram" w:date="2019-02-05T14:08:00Z"/>
                    <w:sz w:val="18"/>
                    <w:szCs w:val="18"/>
                  </w:rPr>
                </w:rPrChange>
              </w:rPr>
            </w:pPr>
            <w:ins w:id="373" w:author="Yoav Ram" w:date="2019-02-05T14:08:00Z">
              <w:r w:rsidRPr="00D54257">
                <w:rPr>
                  <w:b/>
                  <w:bCs/>
                  <w:sz w:val="18"/>
                  <w:szCs w:val="18"/>
                  <w:rPrChange w:id="374" w:author="Yoav Ram" w:date="2019-02-05T14:09:00Z">
                    <w:rPr>
                      <w:sz w:val="18"/>
                      <w:szCs w:val="18"/>
                    </w:rPr>
                  </w:rPrChange>
                </w:rPr>
                <w:t>B1 (red)</w:t>
              </w:r>
            </w:ins>
          </w:p>
        </w:tc>
        <w:tc>
          <w:tcPr>
            <w:tcW w:w="1134" w:type="dxa"/>
            <w:tcPrChange w:id="375" w:author="Yoav Ram" w:date="2019-02-05T14:10:00Z">
              <w:tcPr>
                <w:tcW w:w="905" w:type="dxa"/>
                <w:gridSpan w:val="2"/>
              </w:tcPr>
            </w:tcPrChange>
          </w:tcPr>
          <w:p w14:paraId="356C0459" w14:textId="63B278D8"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376" w:author="Yoav Ram" w:date="2019-02-05T14:08:00Z"/>
                <w:b/>
                <w:bCs/>
                <w:sz w:val="18"/>
                <w:szCs w:val="18"/>
                <w:rPrChange w:id="377" w:author="Yoav Ram" w:date="2019-02-05T14:09:00Z">
                  <w:rPr>
                    <w:ins w:id="378" w:author="Yoav Ram" w:date="2019-02-05T14:08:00Z"/>
                    <w:sz w:val="18"/>
                    <w:szCs w:val="18"/>
                  </w:rPr>
                </w:rPrChange>
              </w:rPr>
            </w:pPr>
            <w:ins w:id="379" w:author="Yoav Ram" w:date="2019-02-05T14:08:00Z">
              <w:r w:rsidRPr="00D54257">
                <w:rPr>
                  <w:b/>
                  <w:bCs/>
                  <w:sz w:val="18"/>
                  <w:szCs w:val="18"/>
                  <w:rPrChange w:id="380" w:author="Yoav Ram" w:date="2019-02-05T14:09:00Z">
                    <w:rPr>
                      <w:sz w:val="18"/>
                      <w:szCs w:val="18"/>
                    </w:rPr>
                  </w:rPrChange>
                </w:rPr>
                <w:t>B2 (green)</w:t>
              </w:r>
            </w:ins>
          </w:p>
        </w:tc>
        <w:tc>
          <w:tcPr>
            <w:tcW w:w="1134" w:type="dxa"/>
            <w:tcPrChange w:id="381" w:author="Yoav Ram" w:date="2019-02-05T14:10:00Z">
              <w:tcPr>
                <w:tcW w:w="905" w:type="dxa"/>
              </w:tcPr>
            </w:tcPrChange>
          </w:tcPr>
          <w:p w14:paraId="0BEF9D35" w14:textId="0FD4ED55"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382" w:author="Yoav Ram" w:date="2019-02-05T14:08:00Z"/>
                <w:b/>
                <w:bCs/>
                <w:sz w:val="18"/>
                <w:szCs w:val="18"/>
                <w:rPrChange w:id="383" w:author="Yoav Ram" w:date="2019-02-05T14:09:00Z">
                  <w:rPr>
                    <w:ins w:id="384" w:author="Yoav Ram" w:date="2019-02-05T14:08:00Z"/>
                    <w:sz w:val="18"/>
                    <w:szCs w:val="18"/>
                  </w:rPr>
                </w:rPrChange>
              </w:rPr>
            </w:pPr>
            <w:ins w:id="385" w:author="Yoav Ram" w:date="2019-02-05T14:08:00Z">
              <w:r w:rsidRPr="00D54257">
                <w:rPr>
                  <w:b/>
                  <w:bCs/>
                  <w:sz w:val="18"/>
                  <w:szCs w:val="18"/>
                  <w:rPrChange w:id="386" w:author="Yoav Ram" w:date="2019-02-05T14:09:00Z">
                    <w:rPr>
                      <w:sz w:val="18"/>
                      <w:szCs w:val="18"/>
                    </w:rPr>
                  </w:rPrChange>
                </w:rPr>
                <w:t>C3 (red)</w:t>
              </w:r>
            </w:ins>
          </w:p>
        </w:tc>
        <w:tc>
          <w:tcPr>
            <w:tcW w:w="1134" w:type="dxa"/>
            <w:tcPrChange w:id="387" w:author="Yoav Ram" w:date="2019-02-05T14:10:00Z">
              <w:tcPr>
                <w:tcW w:w="1114" w:type="dxa"/>
              </w:tcPr>
            </w:tcPrChange>
          </w:tcPr>
          <w:p w14:paraId="026EA9B0" w14:textId="534A89D4"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388" w:author="Yoav Ram" w:date="2019-02-05T14:08:00Z"/>
                <w:b/>
                <w:bCs/>
                <w:sz w:val="18"/>
                <w:szCs w:val="18"/>
                <w:rPrChange w:id="389" w:author="Yoav Ram" w:date="2019-02-05T14:09:00Z">
                  <w:rPr>
                    <w:ins w:id="390" w:author="Yoav Ram" w:date="2019-02-05T14:08:00Z"/>
                    <w:sz w:val="18"/>
                    <w:szCs w:val="18"/>
                  </w:rPr>
                </w:rPrChange>
              </w:rPr>
            </w:pPr>
            <w:ins w:id="391" w:author="Yoav Ram" w:date="2019-02-05T14:08:00Z">
              <w:r w:rsidRPr="00D54257">
                <w:rPr>
                  <w:b/>
                  <w:bCs/>
                  <w:sz w:val="18"/>
                  <w:szCs w:val="18"/>
                  <w:rPrChange w:id="392" w:author="Yoav Ram" w:date="2019-02-05T14:09:00Z">
                    <w:rPr>
                      <w:sz w:val="18"/>
                      <w:szCs w:val="18"/>
                    </w:rPr>
                  </w:rPrChange>
                </w:rPr>
                <w:t>C4 (green)</w:t>
              </w:r>
            </w:ins>
          </w:p>
        </w:tc>
      </w:tr>
      <w:tr w:rsidR="007C5E66" w:rsidRPr="001E0803" w14:paraId="725DB740" w14:textId="77777777" w:rsidTr="00D54257">
        <w:trPr>
          <w:jc w:val="center"/>
          <w:trPrChange w:id="393"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394" w:author="Yoav Ram" w:date="2019-02-05T14:10:00Z">
              <w:tcPr>
                <w:tcW w:w="0" w:type="dxa"/>
              </w:tcPr>
            </w:tcPrChange>
          </w:tcPr>
          <w:p w14:paraId="5D1598EC" w14:textId="77777777" w:rsidR="007C5E66" w:rsidRPr="0025569E" w:rsidRDefault="0003460C">
            <w:pPr>
              <w:ind w:firstLine="0"/>
              <w:rPr>
                <w:sz w:val="18"/>
                <w:szCs w:val="18"/>
                <w:vertAlign w:val="subscript"/>
              </w:rPr>
              <w:pPrChange w:id="395" w:author="Yoav Ram" w:date="2019-02-05T14:12:00Z">
                <w:pPr>
                  <w:jc w:val="center"/>
                </w:pPr>
              </w:pPrChange>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34" w:type="dxa"/>
            <w:tcPrChange w:id="396" w:author="Yoav Ram" w:date="2019-02-05T14:10:00Z">
              <w:tcPr>
                <w:tcW w:w="0" w:type="dxa"/>
              </w:tcPr>
            </w:tcPrChange>
          </w:tcPr>
          <w:p w14:paraId="2098726C"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397"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0.124</w:t>
            </w:r>
          </w:p>
        </w:tc>
        <w:tc>
          <w:tcPr>
            <w:tcW w:w="1134" w:type="dxa"/>
            <w:tcPrChange w:id="398" w:author="Yoav Ram" w:date="2019-02-05T14:10:00Z">
              <w:tcPr>
                <w:tcW w:w="0" w:type="dxa"/>
              </w:tcPr>
            </w:tcPrChange>
          </w:tcPr>
          <w:p w14:paraId="136A672A"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399"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0.125</w:t>
            </w:r>
          </w:p>
        </w:tc>
        <w:tc>
          <w:tcPr>
            <w:tcW w:w="1134" w:type="dxa"/>
            <w:tcPrChange w:id="400" w:author="Yoav Ram" w:date="2019-02-05T14:10:00Z">
              <w:tcPr>
                <w:tcW w:w="0" w:type="dxa"/>
                <w:gridSpan w:val="2"/>
              </w:tcPr>
            </w:tcPrChange>
          </w:tcPr>
          <w:p w14:paraId="74046622"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01"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0.23</w:t>
            </w:r>
          </w:p>
        </w:tc>
        <w:tc>
          <w:tcPr>
            <w:tcW w:w="1134" w:type="dxa"/>
            <w:tcPrChange w:id="402" w:author="Yoav Ram" w:date="2019-02-05T14:10:00Z">
              <w:tcPr>
                <w:tcW w:w="0" w:type="dxa"/>
                <w:gridSpan w:val="2"/>
              </w:tcPr>
            </w:tcPrChange>
          </w:tcPr>
          <w:p w14:paraId="67CF292D"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03"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0.286</w:t>
            </w:r>
          </w:p>
        </w:tc>
        <w:tc>
          <w:tcPr>
            <w:tcW w:w="1134" w:type="dxa"/>
            <w:tcPrChange w:id="404" w:author="Yoav Ram" w:date="2019-02-05T14:10:00Z">
              <w:tcPr>
                <w:tcW w:w="0" w:type="dxa"/>
                <w:gridSpan w:val="2"/>
              </w:tcPr>
            </w:tcPrChange>
          </w:tcPr>
          <w:p w14:paraId="116B82E2"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05"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0.204</w:t>
            </w:r>
          </w:p>
        </w:tc>
        <w:tc>
          <w:tcPr>
            <w:tcW w:w="1134" w:type="dxa"/>
            <w:tcPrChange w:id="406" w:author="Yoav Ram" w:date="2019-02-05T14:10:00Z">
              <w:tcPr>
                <w:tcW w:w="0" w:type="dxa"/>
                <w:gridSpan w:val="2"/>
              </w:tcPr>
            </w:tcPrChange>
          </w:tcPr>
          <w:p w14:paraId="6488E247"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07"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0.188</w:t>
            </w:r>
          </w:p>
        </w:tc>
      </w:tr>
      <w:tr w:rsidR="007C5E66" w:rsidRPr="001E0803" w14:paraId="514C9FFD" w14:textId="77777777" w:rsidTr="00D54257">
        <w:trPr>
          <w:cnfStyle w:val="000000100000" w:firstRow="0" w:lastRow="0" w:firstColumn="0" w:lastColumn="0" w:oddVBand="0" w:evenVBand="0" w:oddHBand="1" w:evenHBand="0" w:firstRowFirstColumn="0" w:firstRowLastColumn="0" w:lastRowFirstColumn="0" w:lastRowLastColumn="0"/>
          <w:jc w:val="center"/>
          <w:trPrChange w:id="408"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409" w:author="Yoav Ram" w:date="2019-02-05T14:10:00Z">
              <w:tcPr>
                <w:tcW w:w="0" w:type="dxa"/>
              </w:tcPr>
            </w:tcPrChange>
          </w:tcPr>
          <w:p w14:paraId="104BFCF3" w14:textId="77777777" w:rsidR="007C5E66" w:rsidRPr="0025569E" w:rsidRDefault="007C5E66">
            <w:pPr>
              <w:ind w:firstLine="0"/>
              <w:cnfStyle w:val="001000100000" w:firstRow="0" w:lastRow="0" w:firstColumn="1" w:lastColumn="0" w:oddVBand="0" w:evenVBand="0" w:oddHBand="1" w:evenHBand="0" w:firstRowFirstColumn="0" w:firstRowLastColumn="0" w:lastRowFirstColumn="0" w:lastRowLastColumn="0"/>
              <w:rPr>
                <w:sz w:val="18"/>
                <w:szCs w:val="18"/>
              </w:rPr>
              <w:pPrChange w:id="410" w:author="Yoav Ram" w:date="2019-02-05T14:13:00Z">
                <w:pPr>
                  <w:jc w:val="center"/>
                  <w:cnfStyle w:val="001000100000" w:firstRow="0" w:lastRow="0" w:firstColumn="1" w:lastColumn="0" w:oddVBand="0" w:evenVBand="0" w:oddHBand="1" w:evenHBand="0" w:firstRowFirstColumn="0" w:firstRowLastColumn="0" w:lastRowFirstColumn="0" w:lastRowLastColumn="0"/>
                </w:pPr>
              </w:pPrChange>
            </w:pPr>
            <m:oMathPara>
              <m:oMathParaPr>
                <m:jc m:val="left"/>
              </m:oMathParaPr>
              <m:oMath>
                <m:r>
                  <m:rPr>
                    <m:sty m:val="bi"/>
                  </m:rPr>
                  <w:rPr>
                    <w:rFonts w:ascii="Cambria Math" w:hAnsi="Cambria Math"/>
                    <w:color w:val="auto"/>
                    <w:sz w:val="18"/>
                    <w:szCs w:val="18"/>
                  </w:rPr>
                  <m:t>K</m:t>
                </m:r>
              </m:oMath>
            </m:oMathPara>
          </w:p>
        </w:tc>
        <w:tc>
          <w:tcPr>
            <w:tcW w:w="1134" w:type="dxa"/>
            <w:tcPrChange w:id="411" w:author="Yoav Ram" w:date="2019-02-05T14:10:00Z">
              <w:tcPr>
                <w:tcW w:w="0" w:type="dxa"/>
              </w:tcPr>
            </w:tcPrChange>
          </w:tcPr>
          <w:p w14:paraId="4E33C2EE"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12"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0.65</w:t>
            </w:r>
          </w:p>
        </w:tc>
        <w:tc>
          <w:tcPr>
            <w:tcW w:w="1134" w:type="dxa"/>
            <w:tcPrChange w:id="413" w:author="Yoav Ram" w:date="2019-02-05T14:10:00Z">
              <w:tcPr>
                <w:tcW w:w="0" w:type="dxa"/>
              </w:tcPr>
            </w:tcPrChange>
          </w:tcPr>
          <w:p w14:paraId="32C9F755"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14"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0.528</w:t>
            </w:r>
          </w:p>
        </w:tc>
        <w:tc>
          <w:tcPr>
            <w:tcW w:w="1134" w:type="dxa"/>
            <w:tcPrChange w:id="415" w:author="Yoav Ram" w:date="2019-02-05T14:10:00Z">
              <w:tcPr>
                <w:tcW w:w="0" w:type="dxa"/>
                <w:gridSpan w:val="2"/>
              </w:tcPr>
            </w:tcPrChange>
          </w:tcPr>
          <w:p w14:paraId="09224DAD"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16"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0.628</w:t>
            </w:r>
          </w:p>
        </w:tc>
        <w:tc>
          <w:tcPr>
            <w:tcW w:w="1134" w:type="dxa"/>
            <w:tcPrChange w:id="417" w:author="Yoav Ram" w:date="2019-02-05T14:10:00Z">
              <w:tcPr>
                <w:tcW w:w="0" w:type="dxa"/>
                <w:gridSpan w:val="2"/>
              </w:tcPr>
            </w:tcPrChange>
          </w:tcPr>
          <w:p w14:paraId="040A9881"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18"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0.619</w:t>
            </w:r>
          </w:p>
        </w:tc>
        <w:tc>
          <w:tcPr>
            <w:tcW w:w="1134" w:type="dxa"/>
            <w:tcPrChange w:id="419" w:author="Yoav Ram" w:date="2019-02-05T14:10:00Z">
              <w:tcPr>
                <w:tcW w:w="0" w:type="dxa"/>
                <w:gridSpan w:val="2"/>
              </w:tcPr>
            </w:tcPrChange>
          </w:tcPr>
          <w:p w14:paraId="25893840"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20"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0.741</w:t>
            </w:r>
          </w:p>
        </w:tc>
        <w:tc>
          <w:tcPr>
            <w:tcW w:w="1134" w:type="dxa"/>
            <w:tcPrChange w:id="421" w:author="Yoav Ram" w:date="2019-02-05T14:10:00Z">
              <w:tcPr>
                <w:tcW w:w="0" w:type="dxa"/>
                <w:gridSpan w:val="2"/>
              </w:tcPr>
            </w:tcPrChange>
          </w:tcPr>
          <w:p w14:paraId="1C3FA93F"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22"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0.633</w:t>
            </w:r>
          </w:p>
        </w:tc>
      </w:tr>
      <w:tr w:rsidR="007C5E66" w:rsidRPr="001E0803" w14:paraId="64FFB701" w14:textId="77777777" w:rsidTr="00D54257">
        <w:trPr>
          <w:jc w:val="center"/>
          <w:trPrChange w:id="423"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424" w:author="Yoav Ram" w:date="2019-02-05T14:10:00Z">
              <w:tcPr>
                <w:tcW w:w="0" w:type="dxa"/>
              </w:tcPr>
            </w:tcPrChange>
          </w:tcPr>
          <w:p w14:paraId="03A29F68" w14:textId="77777777" w:rsidR="007C5E66" w:rsidRPr="0025569E" w:rsidRDefault="007C5E66">
            <w:pPr>
              <w:ind w:firstLine="0"/>
              <w:rPr>
                <w:sz w:val="18"/>
                <w:szCs w:val="18"/>
              </w:rPr>
              <w:pPrChange w:id="425" w:author="Yoav Ram" w:date="2019-02-05T14:13:00Z">
                <w:pPr>
                  <w:jc w:val="center"/>
                </w:pPr>
              </w:pPrChange>
            </w:pPr>
            <m:oMathPara>
              <m:oMathParaPr>
                <m:jc m:val="left"/>
              </m:oMathParaPr>
              <m:oMath>
                <m:r>
                  <m:rPr>
                    <m:sty m:val="bi"/>
                  </m:rPr>
                  <w:rPr>
                    <w:rFonts w:ascii="Cambria Math" w:hAnsi="Cambria Math"/>
                    <w:color w:val="auto"/>
                    <w:sz w:val="18"/>
                    <w:szCs w:val="18"/>
                  </w:rPr>
                  <m:t>r</m:t>
                </m:r>
              </m:oMath>
            </m:oMathPara>
          </w:p>
        </w:tc>
        <w:tc>
          <w:tcPr>
            <w:tcW w:w="1134" w:type="dxa"/>
            <w:tcPrChange w:id="426" w:author="Yoav Ram" w:date="2019-02-05T14:10:00Z">
              <w:tcPr>
                <w:tcW w:w="0" w:type="dxa"/>
              </w:tcPr>
            </w:tcPrChange>
          </w:tcPr>
          <w:p w14:paraId="10C9FAE0"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27"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0.587</w:t>
            </w:r>
          </w:p>
        </w:tc>
        <w:tc>
          <w:tcPr>
            <w:tcW w:w="1134" w:type="dxa"/>
            <w:tcPrChange w:id="428" w:author="Yoav Ram" w:date="2019-02-05T14:10:00Z">
              <w:tcPr>
                <w:tcW w:w="0" w:type="dxa"/>
              </w:tcPr>
            </w:tcPrChange>
          </w:tcPr>
          <w:p w14:paraId="2FAA2FA7"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29"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0.376</w:t>
            </w:r>
          </w:p>
        </w:tc>
        <w:tc>
          <w:tcPr>
            <w:tcW w:w="1134" w:type="dxa"/>
            <w:tcPrChange w:id="430" w:author="Yoav Ram" w:date="2019-02-05T14:10:00Z">
              <w:tcPr>
                <w:tcW w:w="0" w:type="dxa"/>
                <w:gridSpan w:val="2"/>
              </w:tcPr>
            </w:tcPrChange>
          </w:tcPr>
          <w:p w14:paraId="2EF2F010"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31"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0.484</w:t>
            </w:r>
          </w:p>
        </w:tc>
        <w:tc>
          <w:tcPr>
            <w:tcW w:w="1134" w:type="dxa"/>
            <w:tcPrChange w:id="432" w:author="Yoav Ram" w:date="2019-02-05T14:10:00Z">
              <w:tcPr>
                <w:tcW w:w="0" w:type="dxa"/>
                <w:gridSpan w:val="2"/>
              </w:tcPr>
            </w:tcPrChange>
          </w:tcPr>
          <w:p w14:paraId="38F059D9"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33"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0.304</w:t>
            </w:r>
          </w:p>
        </w:tc>
        <w:tc>
          <w:tcPr>
            <w:tcW w:w="1134" w:type="dxa"/>
            <w:tcPrChange w:id="434" w:author="Yoav Ram" w:date="2019-02-05T14:10:00Z">
              <w:tcPr>
                <w:tcW w:w="0" w:type="dxa"/>
                <w:gridSpan w:val="2"/>
              </w:tcPr>
            </w:tcPrChange>
          </w:tcPr>
          <w:p w14:paraId="77B3B0F8"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35"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8</w:t>
            </w:r>
          </w:p>
        </w:tc>
        <w:tc>
          <w:tcPr>
            <w:tcW w:w="1134" w:type="dxa"/>
            <w:tcPrChange w:id="436" w:author="Yoav Ram" w:date="2019-02-05T14:10:00Z">
              <w:tcPr>
                <w:tcW w:w="0" w:type="dxa"/>
                <w:gridSpan w:val="2"/>
              </w:tcPr>
            </w:tcPrChange>
          </w:tcPr>
          <w:p w14:paraId="439923D0"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37"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8</w:t>
            </w:r>
          </w:p>
        </w:tc>
      </w:tr>
      <w:tr w:rsidR="007C5E66" w:rsidRPr="001E0803" w14:paraId="512176C8" w14:textId="77777777" w:rsidTr="00D54257">
        <w:trPr>
          <w:cnfStyle w:val="000000100000" w:firstRow="0" w:lastRow="0" w:firstColumn="0" w:lastColumn="0" w:oddVBand="0" w:evenVBand="0" w:oddHBand="1" w:evenHBand="0" w:firstRowFirstColumn="0" w:firstRowLastColumn="0" w:lastRowFirstColumn="0" w:lastRowLastColumn="0"/>
          <w:jc w:val="center"/>
          <w:trPrChange w:id="438"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439" w:author="Yoav Ram" w:date="2019-02-05T14:10:00Z">
              <w:tcPr>
                <w:tcW w:w="0" w:type="dxa"/>
              </w:tcPr>
            </w:tcPrChange>
          </w:tcPr>
          <w:p w14:paraId="411C9667" w14:textId="77777777" w:rsidR="007C5E66" w:rsidRPr="0025569E" w:rsidRDefault="007C5E66">
            <w:pPr>
              <w:ind w:firstLine="0"/>
              <w:cnfStyle w:val="001000100000" w:firstRow="0" w:lastRow="0" w:firstColumn="1" w:lastColumn="0" w:oddVBand="0" w:evenVBand="0" w:oddHBand="1" w:evenHBand="0" w:firstRowFirstColumn="0" w:firstRowLastColumn="0" w:lastRowFirstColumn="0" w:lastRowLastColumn="0"/>
              <w:rPr>
                <w:sz w:val="18"/>
                <w:szCs w:val="18"/>
              </w:rPr>
              <w:pPrChange w:id="440" w:author="Yoav Ram" w:date="2019-02-05T14:13:00Z">
                <w:pPr>
                  <w:jc w:val="center"/>
                  <w:cnfStyle w:val="001000100000" w:firstRow="0" w:lastRow="0" w:firstColumn="1" w:lastColumn="0" w:oddVBand="0" w:evenVBand="0" w:oddHBand="1" w:evenHBand="0" w:firstRowFirstColumn="0" w:firstRowLastColumn="0" w:lastRowFirstColumn="0" w:lastRowLastColumn="0"/>
                </w:pPr>
              </w:pPrChange>
            </w:pPr>
            <m:oMathPara>
              <m:oMathParaPr>
                <m:jc m:val="left"/>
              </m:oMathParaPr>
              <m:oMath>
                <m:r>
                  <m:rPr>
                    <m:sty m:val="bi"/>
                  </m:rPr>
                  <w:rPr>
                    <w:rFonts w:ascii="Cambria Math" w:hAnsi="Cambria Math"/>
                    <w:color w:val="auto"/>
                    <w:sz w:val="18"/>
                    <w:szCs w:val="18"/>
                  </w:rPr>
                  <m:t>ν</m:t>
                </m:r>
              </m:oMath>
            </m:oMathPara>
          </w:p>
        </w:tc>
        <w:tc>
          <w:tcPr>
            <w:tcW w:w="1134" w:type="dxa"/>
            <w:tcPrChange w:id="441" w:author="Yoav Ram" w:date="2019-02-05T14:10:00Z">
              <w:tcPr>
                <w:tcW w:w="0" w:type="dxa"/>
              </w:tcPr>
            </w:tcPrChange>
          </w:tcPr>
          <w:p w14:paraId="00C2BC9F" w14:textId="77777777" w:rsidR="007C5E66" w:rsidRPr="0004145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42"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041453">
              <w:rPr>
                <w:sz w:val="18"/>
                <w:szCs w:val="18"/>
              </w:rPr>
              <w:t>1*</w:t>
            </w:r>
          </w:p>
        </w:tc>
        <w:tc>
          <w:tcPr>
            <w:tcW w:w="1134" w:type="dxa"/>
            <w:tcPrChange w:id="443" w:author="Yoav Ram" w:date="2019-02-05T14:10:00Z">
              <w:tcPr>
                <w:tcW w:w="0" w:type="dxa"/>
              </w:tcPr>
            </w:tcPrChange>
          </w:tcPr>
          <w:p w14:paraId="49CAD303"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44"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2.636</w:t>
            </w:r>
          </w:p>
        </w:tc>
        <w:tc>
          <w:tcPr>
            <w:tcW w:w="1134" w:type="dxa"/>
            <w:tcPrChange w:id="445" w:author="Yoav Ram" w:date="2019-02-05T14:10:00Z">
              <w:tcPr>
                <w:tcW w:w="0" w:type="dxa"/>
                <w:gridSpan w:val="2"/>
              </w:tcPr>
            </w:tcPrChange>
          </w:tcPr>
          <w:p w14:paraId="050DFD3A"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46"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1.491</w:t>
            </w:r>
          </w:p>
        </w:tc>
        <w:tc>
          <w:tcPr>
            <w:tcW w:w="1134" w:type="dxa"/>
            <w:tcPrChange w:id="447" w:author="Yoav Ram" w:date="2019-02-05T14:10:00Z">
              <w:tcPr>
                <w:tcW w:w="0" w:type="dxa"/>
                <w:gridSpan w:val="2"/>
              </w:tcPr>
            </w:tcPrChange>
          </w:tcPr>
          <w:p w14:paraId="04B83E90"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48"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2.484</w:t>
            </w:r>
          </w:p>
        </w:tc>
        <w:tc>
          <w:tcPr>
            <w:tcW w:w="1134" w:type="dxa"/>
            <w:tcPrChange w:id="449" w:author="Yoav Ram" w:date="2019-02-05T14:10:00Z">
              <w:tcPr>
                <w:tcW w:w="0" w:type="dxa"/>
                <w:gridSpan w:val="2"/>
              </w:tcPr>
            </w:tcPrChange>
          </w:tcPr>
          <w:p w14:paraId="2B44DF66"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50"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0.164</w:t>
            </w:r>
          </w:p>
        </w:tc>
        <w:tc>
          <w:tcPr>
            <w:tcW w:w="1134" w:type="dxa"/>
            <w:tcPrChange w:id="451" w:author="Yoav Ram" w:date="2019-02-05T14:10:00Z">
              <w:tcPr>
                <w:tcW w:w="0" w:type="dxa"/>
                <w:gridSpan w:val="2"/>
              </w:tcPr>
            </w:tcPrChange>
          </w:tcPr>
          <w:p w14:paraId="0C3B11AB"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52"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1*</w:t>
            </w:r>
          </w:p>
        </w:tc>
      </w:tr>
      <w:tr w:rsidR="007C5E66" w:rsidRPr="001E0803" w14:paraId="7D452521" w14:textId="77777777" w:rsidTr="00D54257">
        <w:trPr>
          <w:jc w:val="center"/>
          <w:trPrChange w:id="453"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tcPrChange w:id="454" w:author="Yoav Ram" w:date="2019-02-05T14:10:00Z">
              <w:tcPr>
                <w:tcW w:w="0" w:type="dxa"/>
                <w:tcBorders>
                  <w:bottom w:val="nil"/>
                </w:tcBorders>
              </w:tcPr>
            </w:tcPrChange>
          </w:tcPr>
          <w:p w14:paraId="0BD6B033" w14:textId="77777777" w:rsidR="007C5E66" w:rsidRPr="0025569E" w:rsidRDefault="0003460C">
            <w:pPr>
              <w:ind w:firstLine="0"/>
              <w:rPr>
                <w:sz w:val="18"/>
                <w:szCs w:val="18"/>
                <w:vertAlign w:val="subscript"/>
              </w:rPr>
              <w:pPrChange w:id="455" w:author="Yoav Ram" w:date="2019-02-05T14:13:00Z">
                <w:pPr>
                  <w:jc w:val="center"/>
                </w:pPr>
              </w:pPrChange>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34" w:type="dxa"/>
            <w:tcBorders>
              <w:bottom w:val="nil"/>
            </w:tcBorders>
            <w:tcPrChange w:id="456" w:author="Yoav Ram" w:date="2019-02-05T14:10:00Z">
              <w:tcPr>
                <w:tcW w:w="0" w:type="dxa"/>
                <w:tcBorders>
                  <w:bottom w:val="nil"/>
                </w:tcBorders>
              </w:tcPr>
            </w:tcPrChange>
          </w:tcPr>
          <w:p w14:paraId="46324A53"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57"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0.008</w:t>
            </w:r>
          </w:p>
        </w:tc>
        <w:tc>
          <w:tcPr>
            <w:tcW w:w="1134" w:type="dxa"/>
            <w:tcBorders>
              <w:bottom w:val="nil"/>
            </w:tcBorders>
            <w:tcPrChange w:id="458" w:author="Yoav Ram" w:date="2019-02-05T14:10:00Z">
              <w:tcPr>
                <w:tcW w:w="0" w:type="dxa"/>
                <w:tcBorders>
                  <w:bottom w:val="nil"/>
                </w:tcBorders>
              </w:tcPr>
            </w:tcPrChange>
          </w:tcPr>
          <w:p w14:paraId="125A3C07"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59"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0.032</w:t>
            </w:r>
          </w:p>
        </w:tc>
        <w:tc>
          <w:tcPr>
            <w:tcW w:w="1134" w:type="dxa"/>
            <w:tcBorders>
              <w:bottom w:val="nil"/>
            </w:tcBorders>
            <w:tcPrChange w:id="460" w:author="Yoav Ram" w:date="2019-02-05T14:10:00Z">
              <w:tcPr>
                <w:tcW w:w="0" w:type="dxa"/>
                <w:gridSpan w:val="2"/>
                <w:tcBorders>
                  <w:bottom w:val="nil"/>
                </w:tcBorders>
              </w:tcPr>
            </w:tcPrChange>
          </w:tcPr>
          <w:p w14:paraId="2ABDA545"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Change w:id="461"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b/>
                <w:bCs/>
                <w:sz w:val="18"/>
                <w:szCs w:val="18"/>
              </w:rPr>
              <w:t>-*</w:t>
            </w:r>
          </w:p>
        </w:tc>
        <w:tc>
          <w:tcPr>
            <w:tcW w:w="1134" w:type="dxa"/>
            <w:tcBorders>
              <w:bottom w:val="nil"/>
            </w:tcBorders>
            <w:tcPrChange w:id="462" w:author="Yoav Ram" w:date="2019-02-05T14:10:00Z">
              <w:tcPr>
                <w:tcW w:w="0" w:type="dxa"/>
                <w:gridSpan w:val="2"/>
                <w:tcBorders>
                  <w:bottom w:val="nil"/>
                </w:tcBorders>
              </w:tcPr>
            </w:tcPrChange>
          </w:tcPr>
          <w:p w14:paraId="487A21E8"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Change w:id="463"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b/>
                <w:bCs/>
                <w:sz w:val="18"/>
                <w:szCs w:val="18"/>
              </w:rPr>
              <w:t>-*</w:t>
            </w:r>
          </w:p>
        </w:tc>
        <w:tc>
          <w:tcPr>
            <w:tcW w:w="1134" w:type="dxa"/>
            <w:tcBorders>
              <w:bottom w:val="nil"/>
            </w:tcBorders>
            <w:tcPrChange w:id="464" w:author="Yoav Ram" w:date="2019-02-05T14:10:00Z">
              <w:tcPr>
                <w:tcW w:w="0" w:type="dxa"/>
                <w:gridSpan w:val="2"/>
                <w:tcBorders>
                  <w:bottom w:val="nil"/>
                </w:tcBorders>
              </w:tcPr>
            </w:tcPrChange>
          </w:tcPr>
          <w:p w14:paraId="107392F5"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65"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0.393</w:t>
            </w:r>
          </w:p>
        </w:tc>
        <w:tc>
          <w:tcPr>
            <w:tcW w:w="1134" w:type="dxa"/>
            <w:tcBorders>
              <w:bottom w:val="nil"/>
            </w:tcBorders>
            <w:tcPrChange w:id="466" w:author="Yoav Ram" w:date="2019-02-05T14:10:00Z">
              <w:tcPr>
                <w:tcW w:w="0" w:type="dxa"/>
                <w:gridSpan w:val="2"/>
                <w:tcBorders>
                  <w:bottom w:val="nil"/>
                </w:tcBorders>
              </w:tcPr>
            </w:tcPrChange>
          </w:tcPr>
          <w:p w14:paraId="3CD97408"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Change w:id="467"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0.039</w:t>
            </w:r>
          </w:p>
        </w:tc>
      </w:tr>
      <w:tr w:rsidR="007C5E66" w:rsidRPr="001E0803" w14:paraId="6938823D" w14:textId="77777777" w:rsidTr="00D54257">
        <w:trPr>
          <w:cnfStyle w:val="000000100000" w:firstRow="0" w:lastRow="0" w:firstColumn="0" w:lastColumn="0" w:oddVBand="0" w:evenVBand="0" w:oddHBand="1" w:evenHBand="0" w:firstRowFirstColumn="0" w:firstRowLastColumn="0" w:lastRowFirstColumn="0" w:lastRowLastColumn="0"/>
          <w:jc w:val="center"/>
          <w:trPrChange w:id="468"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tcPrChange w:id="469" w:author="Yoav Ram" w:date="2019-02-05T14:10:00Z">
              <w:tcPr>
                <w:tcW w:w="0" w:type="dxa"/>
                <w:tcBorders>
                  <w:top w:val="nil"/>
                  <w:bottom w:val="single" w:sz="4" w:space="0" w:color="auto"/>
                </w:tcBorders>
              </w:tcPr>
            </w:tcPrChange>
          </w:tcPr>
          <w:p w14:paraId="60AE551A" w14:textId="77777777" w:rsidR="007C5E66" w:rsidRPr="0025569E" w:rsidRDefault="007C5E66">
            <w:pPr>
              <w:ind w:firstLine="0"/>
              <w:cnfStyle w:val="001000100000" w:firstRow="0" w:lastRow="0" w:firstColumn="1" w:lastColumn="0" w:oddVBand="0" w:evenVBand="0" w:oddHBand="1" w:evenHBand="0" w:firstRowFirstColumn="0" w:firstRowLastColumn="0" w:lastRowFirstColumn="0" w:lastRowLastColumn="0"/>
              <w:rPr>
                <w:sz w:val="18"/>
                <w:szCs w:val="18"/>
              </w:rPr>
              <w:pPrChange w:id="470" w:author="Yoav Ram" w:date="2019-02-05T14:13:00Z">
                <w:pPr>
                  <w:jc w:val="center"/>
                  <w:cnfStyle w:val="001000100000" w:firstRow="0" w:lastRow="0" w:firstColumn="1" w:lastColumn="0" w:oddVBand="0" w:evenVBand="0" w:oddHBand="1" w:evenHBand="0" w:firstRowFirstColumn="0" w:firstRowLastColumn="0" w:lastRowFirstColumn="0" w:lastRowLastColumn="0"/>
                </w:pPr>
              </w:pPrChange>
            </w:pPr>
            <m:oMathPara>
              <m:oMathParaPr>
                <m:jc m:val="left"/>
              </m:oMathParaPr>
              <m:oMath>
                <m:r>
                  <m:rPr>
                    <m:sty m:val="bi"/>
                  </m:rPr>
                  <w:rPr>
                    <w:rFonts w:ascii="Cambria Math" w:hAnsi="Cambria Math"/>
                    <w:color w:val="auto"/>
                    <w:sz w:val="18"/>
                    <w:szCs w:val="18"/>
                  </w:rPr>
                  <m:t>m</m:t>
                </m:r>
              </m:oMath>
            </m:oMathPara>
          </w:p>
        </w:tc>
        <w:tc>
          <w:tcPr>
            <w:tcW w:w="1134" w:type="dxa"/>
            <w:tcBorders>
              <w:top w:val="nil"/>
              <w:bottom w:val="single" w:sz="4" w:space="0" w:color="auto"/>
            </w:tcBorders>
            <w:tcPrChange w:id="471" w:author="Yoav Ram" w:date="2019-02-05T14:10:00Z">
              <w:tcPr>
                <w:tcW w:w="0" w:type="dxa"/>
                <w:tcBorders>
                  <w:top w:val="nil"/>
                  <w:bottom w:val="single" w:sz="4" w:space="0" w:color="auto"/>
                </w:tcBorders>
              </w:tcPr>
            </w:tcPrChange>
          </w:tcPr>
          <w:p w14:paraId="1B03B8DD"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72"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3.735</w:t>
            </w:r>
          </w:p>
        </w:tc>
        <w:tc>
          <w:tcPr>
            <w:tcW w:w="1134" w:type="dxa"/>
            <w:tcBorders>
              <w:top w:val="nil"/>
              <w:bottom w:val="single" w:sz="4" w:space="0" w:color="auto"/>
            </w:tcBorders>
            <w:tcPrChange w:id="473" w:author="Yoav Ram" w:date="2019-02-05T14:10:00Z">
              <w:tcPr>
                <w:tcW w:w="0" w:type="dxa"/>
                <w:tcBorders>
                  <w:top w:val="nil"/>
                  <w:bottom w:val="single" w:sz="4" w:space="0" w:color="auto"/>
                </w:tcBorders>
              </w:tcPr>
            </w:tcPrChange>
          </w:tcPr>
          <w:p w14:paraId="78D7B7C5"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74"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0.937</w:t>
            </w:r>
          </w:p>
        </w:tc>
        <w:tc>
          <w:tcPr>
            <w:tcW w:w="1134" w:type="dxa"/>
            <w:tcBorders>
              <w:top w:val="nil"/>
              <w:bottom w:val="single" w:sz="4" w:space="0" w:color="auto"/>
            </w:tcBorders>
            <w:tcPrChange w:id="475" w:author="Yoav Ram" w:date="2019-02-05T14:10:00Z">
              <w:tcPr>
                <w:tcW w:w="0" w:type="dxa"/>
                <w:gridSpan w:val="2"/>
                <w:tcBorders>
                  <w:top w:val="nil"/>
                  <w:bottom w:val="single" w:sz="4" w:space="0" w:color="auto"/>
                </w:tcBorders>
              </w:tcPr>
            </w:tcPrChange>
          </w:tcPr>
          <w:p w14:paraId="06B1F755"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476"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b/>
                <w:bCs/>
                <w:sz w:val="18"/>
                <w:szCs w:val="18"/>
              </w:rPr>
              <w:t>-*</w:t>
            </w:r>
          </w:p>
        </w:tc>
        <w:tc>
          <w:tcPr>
            <w:tcW w:w="1134" w:type="dxa"/>
            <w:tcBorders>
              <w:top w:val="nil"/>
              <w:bottom w:val="single" w:sz="4" w:space="0" w:color="auto"/>
            </w:tcBorders>
            <w:tcPrChange w:id="477" w:author="Yoav Ram" w:date="2019-02-05T14:10:00Z">
              <w:tcPr>
                <w:tcW w:w="0" w:type="dxa"/>
                <w:gridSpan w:val="2"/>
                <w:tcBorders>
                  <w:top w:val="nil"/>
                  <w:bottom w:val="single" w:sz="4" w:space="0" w:color="auto"/>
                </w:tcBorders>
              </w:tcPr>
            </w:tcPrChange>
          </w:tcPr>
          <w:p w14:paraId="746A279B" w14:textId="77777777" w:rsidR="007C5E66" w:rsidRPr="001E0803"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478" w:author="Yoav Ram" w:date="2019-02-05T14:07:00Z">
                <w:pPr>
                  <w:keepNext/>
                  <w:jc w:val="center"/>
                  <w:cnfStyle w:val="000000100000" w:firstRow="0" w:lastRow="0" w:firstColumn="0" w:lastColumn="0" w:oddVBand="0" w:evenVBand="0" w:oddHBand="1" w:evenHBand="0" w:firstRowFirstColumn="0" w:firstRowLastColumn="0" w:lastRowFirstColumn="0" w:lastRowLastColumn="0"/>
                </w:pPr>
              </w:pPrChange>
            </w:pPr>
            <w:r w:rsidRPr="001E0803">
              <w:rPr>
                <w:b/>
                <w:bCs/>
                <w:sz w:val="18"/>
                <w:szCs w:val="18"/>
              </w:rPr>
              <w:t>-*</w:t>
            </w:r>
          </w:p>
        </w:tc>
        <w:tc>
          <w:tcPr>
            <w:tcW w:w="1134" w:type="dxa"/>
            <w:tcBorders>
              <w:top w:val="nil"/>
              <w:bottom w:val="single" w:sz="4" w:space="0" w:color="auto"/>
            </w:tcBorders>
            <w:tcPrChange w:id="479" w:author="Yoav Ram" w:date="2019-02-05T14:10:00Z">
              <w:tcPr>
                <w:tcW w:w="0" w:type="dxa"/>
                <w:gridSpan w:val="2"/>
                <w:tcBorders>
                  <w:top w:val="nil"/>
                  <w:bottom w:val="single" w:sz="4" w:space="0" w:color="auto"/>
                </w:tcBorders>
              </w:tcPr>
            </w:tcPrChange>
          </w:tcPr>
          <w:p w14:paraId="277E5A33" w14:textId="77777777" w:rsidR="007C5E66" w:rsidRPr="001E0803"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480" w:author="Yoav Ram" w:date="2019-02-05T14:07:00Z">
                <w:pPr>
                  <w:keepNext/>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0.104</w:t>
            </w:r>
          </w:p>
        </w:tc>
        <w:tc>
          <w:tcPr>
            <w:tcW w:w="1134" w:type="dxa"/>
            <w:tcBorders>
              <w:top w:val="nil"/>
              <w:bottom w:val="single" w:sz="4" w:space="0" w:color="auto"/>
            </w:tcBorders>
            <w:tcPrChange w:id="481" w:author="Yoav Ram" w:date="2019-02-05T14:10:00Z">
              <w:tcPr>
                <w:tcW w:w="0" w:type="dxa"/>
                <w:gridSpan w:val="2"/>
                <w:tcBorders>
                  <w:top w:val="nil"/>
                  <w:bottom w:val="single" w:sz="4" w:space="0" w:color="auto"/>
                </w:tcBorders>
              </w:tcPr>
            </w:tcPrChange>
          </w:tcPr>
          <w:p w14:paraId="355717CA" w14:textId="77777777" w:rsidR="007C5E66" w:rsidRPr="001E0803"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482" w:author="Yoav Ram" w:date="2019-02-05T14:07:00Z">
                <w:pPr>
                  <w:keepNext/>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0.188</w:t>
            </w:r>
          </w:p>
        </w:tc>
      </w:tr>
    </w:tbl>
    <w:p w14:paraId="37E9408B" w14:textId="77777777" w:rsidR="007C5E66" w:rsidRPr="009B1A45" w:rsidRDefault="007C5E66" w:rsidP="007C5E66">
      <w:pPr>
        <w:jc w:val="center"/>
        <w:rPr>
          <w:sz w:val="22"/>
          <w:szCs w:val="22"/>
        </w:rPr>
      </w:pPr>
      <w:r w:rsidRPr="009B1A45">
        <w:rPr>
          <w:sz w:val="22"/>
          <w:szCs w:val="22"/>
        </w:rPr>
        <w:t>* denotes fixed parameters</w:t>
      </w:r>
      <w:del w:id="483" w:author="Yoav Ram" w:date="2019-02-05T14:13:00Z">
        <w:r w:rsidRPr="009B1A45" w:rsidDel="00F3329A">
          <w:rPr>
            <w:sz w:val="22"/>
            <w:szCs w:val="22"/>
          </w:rPr>
          <w:delText>.</w:delText>
        </w:r>
      </w:del>
    </w:p>
    <w:p w14:paraId="0A5DDAEF" w14:textId="77777777" w:rsidR="007C5E66" w:rsidRPr="009B1A45" w:rsidRDefault="007C5E66" w:rsidP="007C5E66">
      <w:pPr>
        <w:jc w:val="center"/>
        <w:rPr>
          <w:sz w:val="22"/>
          <w:szCs w:val="22"/>
        </w:rPr>
      </w:pPr>
      <w:r w:rsidRPr="009B1A45">
        <w:rPr>
          <w:sz w:val="22"/>
          <w:szCs w:val="22"/>
        </w:rPr>
        <w:t>- denotes invalid parameter values</w:t>
      </w:r>
      <w:del w:id="484" w:author="Yoav Ram" w:date="2019-02-05T14:13:00Z">
        <w:r w:rsidRPr="009B1A45" w:rsidDel="00F3329A">
          <w:rPr>
            <w:sz w:val="22"/>
            <w:szCs w:val="22"/>
          </w:rPr>
          <w:delText>.</w:delText>
        </w:r>
      </w:del>
    </w:p>
    <w:p w14:paraId="4DA4AC69" w14:textId="58CD9A66" w:rsidR="007C5E66" w:rsidRPr="009B1A45" w:rsidDel="00776FEE" w:rsidRDefault="007C5E66" w:rsidP="007C5E66">
      <w:pPr>
        <w:pStyle w:val="Caption"/>
        <w:spacing w:line="360" w:lineRule="auto"/>
        <w:jc w:val="center"/>
        <w:rPr>
          <w:del w:id="485" w:author="Yoav Ram" w:date="2019-02-05T14:11:00Z"/>
          <w:b w:val="0"/>
          <w:bCs w:val="0"/>
          <w:color w:val="auto"/>
          <w:sz w:val="22"/>
          <w:szCs w:val="22"/>
        </w:rPr>
      </w:pPr>
      <w:del w:id="486" w:author="Yoav Ram" w:date="2019-02-05T14:11:00Z">
        <w:r w:rsidRPr="009B1A45" w:rsidDel="00776FEE">
          <w:rPr>
            <w:b w:val="0"/>
            <w:bCs w:val="0"/>
            <w:color w:val="auto"/>
            <w:sz w:val="22"/>
            <w:szCs w:val="22"/>
          </w:rPr>
          <w:delText xml:space="preserve">The table lists the growth models used for fitting growth curve data. All models are defined by eqs. 1 and 2, </w:delText>
        </w:r>
        <w:r w:rsidDel="00776FEE">
          <w:rPr>
            <w:b w:val="0"/>
            <w:bCs w:val="0"/>
            <w:color w:val="auto"/>
            <w:sz w:val="22"/>
            <w:szCs w:val="22"/>
          </w:rPr>
          <w:delText>with</w:delText>
        </w:r>
        <w:r w:rsidRPr="009B1A45" w:rsidDel="00776FEE">
          <w:rPr>
            <w:b w:val="0"/>
            <w:bCs w:val="0"/>
            <w:color w:val="auto"/>
            <w:sz w:val="22"/>
            <w:szCs w:val="22"/>
          </w:rPr>
          <w:delText xml:space="preserve"> specific parameter</w:delText>
        </w:r>
        <w:r w:rsidDel="00776FEE">
          <w:rPr>
            <w:b w:val="0"/>
            <w:bCs w:val="0"/>
            <w:color w:val="auto"/>
            <w:sz w:val="22"/>
            <w:szCs w:val="22"/>
          </w:rPr>
          <w:delText xml:space="preserve"> value</w:delText>
        </w:r>
        <w:r w:rsidRPr="009B1A45" w:rsidDel="00776FEE">
          <w:rPr>
            <w:b w:val="0"/>
            <w:bCs w:val="0"/>
            <w:color w:val="auto"/>
            <w:sz w:val="22"/>
            <w:szCs w:val="22"/>
          </w:rPr>
          <w:delText>s</w:delText>
        </w:r>
        <w:r w:rsidDel="00776FEE">
          <w:rPr>
            <w:b w:val="0"/>
            <w:bCs w:val="0"/>
            <w:color w:val="auto"/>
            <w:sz w:val="22"/>
            <w:szCs w:val="22"/>
          </w:rPr>
          <w:delText xml:space="preserve"> fixed</w:delText>
        </w:r>
        <w:r w:rsidRPr="009B1A45" w:rsidDel="00776FEE">
          <w:rPr>
            <w:b w:val="0"/>
            <w:bCs w:val="0"/>
            <w:color w:val="auto"/>
            <w:sz w:val="22"/>
            <w:szCs w:val="22"/>
          </w:rPr>
          <w:delText>.</w:delText>
        </w:r>
      </w:del>
    </w:p>
    <w:p w14:paraId="41770AB7" w14:textId="68E32D4E" w:rsidR="007C5E66" w:rsidRPr="007E41E1" w:rsidDel="00776FEE" w:rsidRDefault="007C5E66">
      <w:pPr>
        <w:pStyle w:val="Caption"/>
        <w:spacing w:line="360" w:lineRule="auto"/>
        <w:jc w:val="center"/>
        <w:rPr>
          <w:del w:id="487" w:author="Yoav Ram" w:date="2019-02-05T14:11:00Z"/>
        </w:rPr>
        <w:pPrChange w:id="488" w:author="Yoav Ram" w:date="2019-02-05T14:11:00Z">
          <w:pPr/>
        </w:pPrChange>
      </w:pPr>
    </w:p>
    <w:p w14:paraId="0EE2EEC4" w14:textId="77777777" w:rsidR="00282251" w:rsidRDefault="00282251"/>
    <w:sectPr w:rsidR="00282251" w:rsidSect="007C5E66">
      <w:headerReference w:type="even" r:id="rId29"/>
      <w:headerReference w:type="default" r:id="rId30"/>
      <w:footerReference w:type="even" r:id="rId31"/>
      <w:footerReference w:type="default" r:id="rId32"/>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F Cooper" w:date="2019-01-18T09:47:00Z" w:initials="tcooper">
    <w:p w14:paraId="528CD386" w14:textId="77777777" w:rsidR="00C84171" w:rsidRDefault="00C84171" w:rsidP="008C00A9">
      <w:pPr>
        <w:pStyle w:val="CommentText"/>
      </w:pPr>
      <w:r>
        <w:rPr>
          <w:rStyle w:val="CommentReference"/>
        </w:rPr>
        <w:annotationRef/>
      </w:r>
      <w:r>
        <w:t xml:space="preserve">The point here doesn’t seem to follow from the previous – I've tried to edit to remove the implied dependence. </w:t>
      </w:r>
    </w:p>
    <w:p w14:paraId="7F9B9644" w14:textId="77777777" w:rsidR="00C84171" w:rsidRDefault="00C84171" w:rsidP="008C00A9">
      <w:pPr>
        <w:pStyle w:val="CommentText"/>
      </w:pPr>
    </w:p>
  </w:comment>
  <w:comment w:id="12" w:author="TF Cooper" w:date="2019-01-18T09:51:00Z" w:initials="tcooper">
    <w:p w14:paraId="0EE09FB3" w14:textId="77777777" w:rsidR="00C84171" w:rsidRDefault="00C84171" w:rsidP="008C00A9">
      <w:pPr>
        <w:pStyle w:val="CommentText"/>
      </w:pPr>
      <w:r>
        <w:rPr>
          <w:rStyle w:val="CommentReference"/>
        </w:rPr>
        <w:annotationRef/>
      </w:r>
      <w:r>
        <w:t>? or at least some indication of what kind of interpretation is possible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9B9644" w15:done="0"/>
  <w15:commentEx w15:paraId="0EE09F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9B9644" w16cid:durableId="1FEC1F4A"/>
  <w16cid:commentId w16cid:paraId="0EE09FB3" w16cid:durableId="1FEC20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70E43" w14:textId="77777777" w:rsidR="0003460C" w:rsidRDefault="0003460C">
      <w:pPr>
        <w:spacing w:line="240" w:lineRule="auto"/>
      </w:pPr>
      <w:r>
        <w:separator/>
      </w:r>
    </w:p>
  </w:endnote>
  <w:endnote w:type="continuationSeparator" w:id="0">
    <w:p w14:paraId="6C2DF31D" w14:textId="77777777" w:rsidR="0003460C" w:rsidRDefault="000346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64BCE7BF" w14:textId="77777777" w:rsidR="00C84171" w:rsidRDefault="00C84171">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E137A08" w14:textId="77777777" w:rsidR="00C84171" w:rsidRDefault="00C841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EndPr/>
    <w:sdtContent>
      <w:p w14:paraId="275D6E99" w14:textId="77777777" w:rsidR="00C84171" w:rsidRDefault="00C84171" w:rsidP="00282251">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4668ABBD" w14:textId="77777777" w:rsidR="00C84171" w:rsidRDefault="00C84171" w:rsidP="00282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CF2CD" w14:textId="77777777" w:rsidR="0003460C" w:rsidRDefault="0003460C">
      <w:pPr>
        <w:spacing w:line="240" w:lineRule="auto"/>
      </w:pPr>
      <w:r>
        <w:separator/>
      </w:r>
    </w:p>
  </w:footnote>
  <w:footnote w:type="continuationSeparator" w:id="0">
    <w:p w14:paraId="5E34350B" w14:textId="77777777" w:rsidR="0003460C" w:rsidRDefault="000346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E82FA" w14:textId="77777777" w:rsidR="00C84171" w:rsidRDefault="00C84171" w:rsidP="00282251">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A4828" w14:textId="5B813FAC" w:rsidR="00C84171" w:rsidRDefault="00C84171" w:rsidP="00282251">
    <w:pPr>
      <w:pStyle w:val="Header"/>
      <w:ind w:firstLine="0"/>
    </w:pPr>
    <w:r>
      <w:t>Ram et al.</w:t>
    </w:r>
    <w:r>
      <w:ptab w:relativeTo="margin" w:alignment="right" w:leader="none"/>
    </w:r>
    <w:r>
      <w:fldChar w:fldCharType="begin"/>
    </w:r>
    <w:r>
      <w:instrText xml:space="preserve"> DATE \@ "MMMM d, yyyy" </w:instrText>
    </w:r>
    <w:r>
      <w:fldChar w:fldCharType="separate"/>
    </w:r>
    <w:r w:rsidR="0089083C">
      <w:rPr>
        <w:noProof/>
      </w:rPr>
      <w:t>February 5, 2019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66"/>
    <w:rsid w:val="000176DF"/>
    <w:rsid w:val="0003460C"/>
    <w:rsid w:val="00041453"/>
    <w:rsid w:val="000A2E15"/>
    <w:rsid w:val="000E36A2"/>
    <w:rsid w:val="001050EA"/>
    <w:rsid w:val="00153581"/>
    <w:rsid w:val="00183E8A"/>
    <w:rsid w:val="00200B54"/>
    <w:rsid w:val="0023159F"/>
    <w:rsid w:val="0025569E"/>
    <w:rsid w:val="0026707A"/>
    <w:rsid w:val="00282251"/>
    <w:rsid w:val="003F186E"/>
    <w:rsid w:val="004D064A"/>
    <w:rsid w:val="00505F44"/>
    <w:rsid w:val="005744E1"/>
    <w:rsid w:val="00575468"/>
    <w:rsid w:val="005A0698"/>
    <w:rsid w:val="005B0259"/>
    <w:rsid w:val="00601928"/>
    <w:rsid w:val="0063203F"/>
    <w:rsid w:val="00662866"/>
    <w:rsid w:val="00746829"/>
    <w:rsid w:val="00776FEE"/>
    <w:rsid w:val="007C5E66"/>
    <w:rsid w:val="00825D88"/>
    <w:rsid w:val="00847D52"/>
    <w:rsid w:val="0089083C"/>
    <w:rsid w:val="008C00A9"/>
    <w:rsid w:val="0093323B"/>
    <w:rsid w:val="00955658"/>
    <w:rsid w:val="009B66A3"/>
    <w:rsid w:val="009F1ACC"/>
    <w:rsid w:val="00B219AA"/>
    <w:rsid w:val="00B24D46"/>
    <w:rsid w:val="00C552FE"/>
    <w:rsid w:val="00C66759"/>
    <w:rsid w:val="00C84171"/>
    <w:rsid w:val="00D54257"/>
    <w:rsid w:val="00E44E3A"/>
    <w:rsid w:val="00E47382"/>
    <w:rsid w:val="00E73880"/>
    <w:rsid w:val="00F3329A"/>
    <w:rsid w:val="00F70DFB"/>
    <w:rsid w:val="00F854D4"/>
    <w:rsid w:val="00F862FF"/>
    <w:rsid w:val="00FE0C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6DCCA"/>
  <w15:chartTrackingRefBased/>
  <w15:docId w15:val="{D2DCF0FC-297F-9642-B3FD-E37225C42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E66"/>
    <w:pPr>
      <w:spacing w:line="360" w:lineRule="auto"/>
      <w:ind w:firstLine="284"/>
    </w:pPr>
    <w:rPr>
      <w:rFonts w:asciiTheme="majorBidi" w:eastAsiaTheme="minorEastAsia" w:hAnsiTheme="majorBidi" w:cstheme="majorBidi"/>
    </w:rPr>
  </w:style>
  <w:style w:type="paragraph" w:styleId="Heading1">
    <w:name w:val="heading 1"/>
    <w:basedOn w:val="Normal"/>
    <w:next w:val="Normal"/>
    <w:link w:val="Heading1Char"/>
    <w:uiPriority w:val="9"/>
    <w:qFormat/>
    <w:rsid w:val="007C5E66"/>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7C5E66"/>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7C5E66"/>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C5E66"/>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C5E66"/>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C5E66"/>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C5E66"/>
    <w:pPr>
      <w:spacing w:before="240" w:after="60"/>
      <w:outlineLvl w:val="6"/>
    </w:pPr>
  </w:style>
  <w:style w:type="paragraph" w:styleId="Heading8">
    <w:name w:val="heading 8"/>
    <w:basedOn w:val="Normal"/>
    <w:next w:val="Normal"/>
    <w:link w:val="Heading8Char"/>
    <w:uiPriority w:val="9"/>
    <w:semiHidden/>
    <w:unhideWhenUsed/>
    <w:qFormat/>
    <w:rsid w:val="007C5E66"/>
    <w:pPr>
      <w:spacing w:before="240" w:after="60"/>
      <w:outlineLvl w:val="7"/>
    </w:pPr>
    <w:rPr>
      <w:i/>
      <w:iCs/>
    </w:rPr>
  </w:style>
  <w:style w:type="paragraph" w:styleId="Heading9">
    <w:name w:val="heading 9"/>
    <w:basedOn w:val="Normal"/>
    <w:next w:val="Normal"/>
    <w:link w:val="Heading9Char"/>
    <w:uiPriority w:val="9"/>
    <w:semiHidden/>
    <w:unhideWhenUsed/>
    <w:qFormat/>
    <w:rsid w:val="007C5E66"/>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E66"/>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7C5E66"/>
    <w:rPr>
      <w:rFonts w:asciiTheme="majorBidi" w:eastAsiaTheme="majorEastAsia" w:hAnsiTheme="majorBidi" w:cstheme="majorBidi"/>
      <w:b/>
      <w:bCs/>
    </w:rPr>
  </w:style>
  <w:style w:type="character" w:customStyle="1" w:styleId="Heading3Char">
    <w:name w:val="Heading 3 Char"/>
    <w:basedOn w:val="DefaultParagraphFont"/>
    <w:link w:val="Heading3"/>
    <w:uiPriority w:val="9"/>
    <w:rsid w:val="007C5E66"/>
    <w:rPr>
      <w:rFonts w:asciiTheme="majorBidi" w:eastAsiaTheme="majorEastAsia" w:hAnsiTheme="majorBidi" w:cstheme="majorBidi"/>
      <w:b/>
      <w:bCs/>
    </w:rPr>
  </w:style>
  <w:style w:type="character" w:customStyle="1" w:styleId="Heading4Char">
    <w:name w:val="Heading 4 Char"/>
    <w:basedOn w:val="DefaultParagraphFont"/>
    <w:link w:val="Heading4"/>
    <w:uiPriority w:val="9"/>
    <w:semiHidden/>
    <w:rsid w:val="007C5E66"/>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C5E66"/>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C5E66"/>
    <w:rPr>
      <w:rFonts w:asciiTheme="majorBidi" w:eastAsiaTheme="minorEastAsia" w:hAnsiTheme="majorBidi" w:cstheme="majorBidi"/>
      <w:b/>
      <w:bCs/>
      <w:sz w:val="22"/>
      <w:szCs w:val="22"/>
    </w:rPr>
  </w:style>
  <w:style w:type="character" w:customStyle="1" w:styleId="Heading7Char">
    <w:name w:val="Heading 7 Char"/>
    <w:basedOn w:val="DefaultParagraphFont"/>
    <w:link w:val="Heading7"/>
    <w:uiPriority w:val="9"/>
    <w:semiHidden/>
    <w:rsid w:val="007C5E66"/>
    <w:rPr>
      <w:rFonts w:asciiTheme="majorBidi" w:eastAsiaTheme="minorEastAsia" w:hAnsiTheme="majorBidi" w:cstheme="majorBidi"/>
    </w:rPr>
  </w:style>
  <w:style w:type="character" w:customStyle="1" w:styleId="Heading8Char">
    <w:name w:val="Heading 8 Char"/>
    <w:basedOn w:val="DefaultParagraphFont"/>
    <w:link w:val="Heading8"/>
    <w:uiPriority w:val="9"/>
    <w:semiHidden/>
    <w:rsid w:val="007C5E66"/>
    <w:rPr>
      <w:rFonts w:asciiTheme="majorBidi" w:eastAsiaTheme="minorEastAsia" w:hAnsiTheme="majorBidi" w:cstheme="majorBidi"/>
      <w:i/>
      <w:iCs/>
    </w:rPr>
  </w:style>
  <w:style w:type="character" w:customStyle="1" w:styleId="Heading9Char">
    <w:name w:val="Heading 9 Char"/>
    <w:basedOn w:val="DefaultParagraphFont"/>
    <w:link w:val="Heading9"/>
    <w:uiPriority w:val="9"/>
    <w:semiHidden/>
    <w:rsid w:val="007C5E66"/>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7C5E66"/>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C5E66"/>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C5E66"/>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C5E66"/>
    <w:rPr>
      <w:rFonts w:asciiTheme="majorHAnsi" w:eastAsiaTheme="majorEastAsia" w:hAnsiTheme="majorHAnsi" w:cstheme="majorBidi"/>
    </w:rPr>
  </w:style>
  <w:style w:type="character" w:styleId="Strong">
    <w:name w:val="Strong"/>
    <w:basedOn w:val="DefaultParagraphFont"/>
    <w:uiPriority w:val="22"/>
    <w:qFormat/>
    <w:rsid w:val="007C5E66"/>
    <w:rPr>
      <w:b/>
      <w:bCs/>
    </w:rPr>
  </w:style>
  <w:style w:type="character" w:styleId="Emphasis">
    <w:name w:val="Emphasis"/>
    <w:basedOn w:val="DefaultParagraphFont"/>
    <w:uiPriority w:val="20"/>
    <w:qFormat/>
    <w:rsid w:val="007C5E66"/>
    <w:rPr>
      <w:rFonts w:asciiTheme="minorHAnsi" w:hAnsiTheme="minorHAnsi"/>
      <w:b/>
      <w:i/>
      <w:iCs/>
    </w:rPr>
  </w:style>
  <w:style w:type="paragraph" w:styleId="NoSpacing">
    <w:name w:val="No Spacing"/>
    <w:basedOn w:val="Normal"/>
    <w:uiPriority w:val="1"/>
    <w:qFormat/>
    <w:rsid w:val="007C5E66"/>
    <w:rPr>
      <w:szCs w:val="32"/>
    </w:rPr>
  </w:style>
  <w:style w:type="paragraph" w:styleId="ListParagraph">
    <w:name w:val="List Paragraph"/>
    <w:basedOn w:val="Normal"/>
    <w:uiPriority w:val="34"/>
    <w:qFormat/>
    <w:rsid w:val="007C5E66"/>
    <w:pPr>
      <w:ind w:left="720"/>
      <w:contextualSpacing/>
    </w:pPr>
  </w:style>
  <w:style w:type="paragraph" w:styleId="Quote">
    <w:name w:val="Quote"/>
    <w:basedOn w:val="Normal"/>
    <w:next w:val="Normal"/>
    <w:link w:val="QuoteChar"/>
    <w:uiPriority w:val="29"/>
    <w:qFormat/>
    <w:rsid w:val="007C5E66"/>
    <w:rPr>
      <w:i/>
    </w:rPr>
  </w:style>
  <w:style w:type="character" w:customStyle="1" w:styleId="QuoteChar">
    <w:name w:val="Quote Char"/>
    <w:basedOn w:val="DefaultParagraphFont"/>
    <w:link w:val="Quote"/>
    <w:uiPriority w:val="29"/>
    <w:rsid w:val="007C5E66"/>
    <w:rPr>
      <w:rFonts w:asciiTheme="majorBidi" w:eastAsiaTheme="minorEastAsia" w:hAnsiTheme="majorBidi" w:cstheme="majorBidi"/>
      <w:i/>
    </w:rPr>
  </w:style>
  <w:style w:type="paragraph" w:styleId="IntenseQuote">
    <w:name w:val="Intense Quote"/>
    <w:basedOn w:val="Normal"/>
    <w:next w:val="Normal"/>
    <w:link w:val="IntenseQuoteChar"/>
    <w:uiPriority w:val="30"/>
    <w:qFormat/>
    <w:rsid w:val="007C5E66"/>
    <w:pPr>
      <w:ind w:left="720" w:right="720"/>
    </w:pPr>
    <w:rPr>
      <w:b/>
      <w:i/>
      <w:szCs w:val="22"/>
    </w:rPr>
  </w:style>
  <w:style w:type="character" w:customStyle="1" w:styleId="IntenseQuoteChar">
    <w:name w:val="Intense Quote Char"/>
    <w:basedOn w:val="DefaultParagraphFont"/>
    <w:link w:val="IntenseQuote"/>
    <w:uiPriority w:val="30"/>
    <w:rsid w:val="007C5E66"/>
    <w:rPr>
      <w:rFonts w:asciiTheme="majorBidi" w:eastAsiaTheme="minorEastAsia" w:hAnsiTheme="majorBidi" w:cstheme="majorBidi"/>
      <w:b/>
      <w:i/>
      <w:szCs w:val="22"/>
    </w:rPr>
  </w:style>
  <w:style w:type="character" w:styleId="SubtleEmphasis">
    <w:name w:val="Subtle Emphasis"/>
    <w:uiPriority w:val="19"/>
    <w:qFormat/>
    <w:rsid w:val="007C5E66"/>
    <w:rPr>
      <w:i/>
      <w:color w:val="5A5A5A" w:themeColor="text1" w:themeTint="A5"/>
    </w:rPr>
  </w:style>
  <w:style w:type="character" w:styleId="IntenseEmphasis">
    <w:name w:val="Intense Emphasis"/>
    <w:basedOn w:val="DefaultParagraphFont"/>
    <w:uiPriority w:val="21"/>
    <w:qFormat/>
    <w:rsid w:val="007C5E66"/>
    <w:rPr>
      <w:b/>
      <w:i/>
      <w:sz w:val="24"/>
      <w:szCs w:val="24"/>
      <w:u w:val="single"/>
    </w:rPr>
  </w:style>
  <w:style w:type="character" w:styleId="SubtleReference">
    <w:name w:val="Subtle Reference"/>
    <w:basedOn w:val="DefaultParagraphFont"/>
    <w:uiPriority w:val="31"/>
    <w:qFormat/>
    <w:rsid w:val="007C5E66"/>
    <w:rPr>
      <w:sz w:val="24"/>
      <w:szCs w:val="24"/>
      <w:u w:val="single"/>
    </w:rPr>
  </w:style>
  <w:style w:type="character" w:styleId="IntenseReference">
    <w:name w:val="Intense Reference"/>
    <w:basedOn w:val="DefaultParagraphFont"/>
    <w:uiPriority w:val="32"/>
    <w:qFormat/>
    <w:rsid w:val="007C5E66"/>
    <w:rPr>
      <w:b/>
      <w:sz w:val="24"/>
      <w:u w:val="single"/>
    </w:rPr>
  </w:style>
  <w:style w:type="character" w:styleId="BookTitle">
    <w:name w:val="Book Title"/>
    <w:basedOn w:val="DefaultParagraphFont"/>
    <w:uiPriority w:val="33"/>
    <w:qFormat/>
    <w:rsid w:val="007C5E66"/>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C5E66"/>
    <w:pPr>
      <w:outlineLvl w:val="9"/>
    </w:pPr>
  </w:style>
  <w:style w:type="paragraph" w:styleId="Header">
    <w:name w:val="header"/>
    <w:basedOn w:val="Normal"/>
    <w:link w:val="HeaderChar"/>
    <w:uiPriority w:val="99"/>
    <w:unhideWhenUsed/>
    <w:rsid w:val="007C5E66"/>
    <w:pPr>
      <w:tabs>
        <w:tab w:val="center" w:pos="4153"/>
        <w:tab w:val="right" w:pos="8306"/>
      </w:tabs>
    </w:pPr>
  </w:style>
  <w:style w:type="character" w:customStyle="1" w:styleId="HeaderChar">
    <w:name w:val="Header Char"/>
    <w:basedOn w:val="DefaultParagraphFont"/>
    <w:link w:val="Header"/>
    <w:uiPriority w:val="99"/>
    <w:rsid w:val="007C5E66"/>
    <w:rPr>
      <w:rFonts w:asciiTheme="majorBidi" w:eastAsiaTheme="minorEastAsia" w:hAnsiTheme="majorBidi" w:cstheme="majorBidi"/>
    </w:rPr>
  </w:style>
  <w:style w:type="paragraph" w:styleId="Footer">
    <w:name w:val="footer"/>
    <w:basedOn w:val="Normal"/>
    <w:link w:val="FooterChar"/>
    <w:uiPriority w:val="99"/>
    <w:unhideWhenUsed/>
    <w:rsid w:val="007C5E66"/>
    <w:pPr>
      <w:tabs>
        <w:tab w:val="center" w:pos="4153"/>
        <w:tab w:val="right" w:pos="8306"/>
      </w:tabs>
    </w:pPr>
  </w:style>
  <w:style w:type="character" w:customStyle="1" w:styleId="FooterChar">
    <w:name w:val="Footer Char"/>
    <w:basedOn w:val="DefaultParagraphFont"/>
    <w:link w:val="Footer"/>
    <w:uiPriority w:val="99"/>
    <w:rsid w:val="007C5E66"/>
    <w:rPr>
      <w:rFonts w:asciiTheme="majorBidi" w:eastAsiaTheme="minorEastAsia" w:hAnsiTheme="majorBidi" w:cstheme="majorBidi"/>
    </w:rPr>
  </w:style>
  <w:style w:type="character" w:styleId="PlaceholderText">
    <w:name w:val="Placeholder Text"/>
    <w:basedOn w:val="DefaultParagraphFont"/>
    <w:uiPriority w:val="99"/>
    <w:semiHidden/>
    <w:rsid w:val="007C5E66"/>
    <w:rPr>
      <w:color w:val="808080"/>
    </w:rPr>
  </w:style>
  <w:style w:type="paragraph" w:styleId="BalloonText">
    <w:name w:val="Balloon Text"/>
    <w:basedOn w:val="Normal"/>
    <w:link w:val="BalloonTextChar"/>
    <w:uiPriority w:val="99"/>
    <w:semiHidden/>
    <w:unhideWhenUsed/>
    <w:rsid w:val="007C5E66"/>
    <w:rPr>
      <w:rFonts w:ascii="Tahoma" w:hAnsi="Tahoma" w:cs="Tahoma"/>
      <w:sz w:val="16"/>
      <w:szCs w:val="16"/>
    </w:rPr>
  </w:style>
  <w:style w:type="character" w:customStyle="1" w:styleId="BalloonTextChar">
    <w:name w:val="Balloon Text Char"/>
    <w:basedOn w:val="DefaultParagraphFont"/>
    <w:link w:val="BalloonText"/>
    <w:uiPriority w:val="99"/>
    <w:semiHidden/>
    <w:rsid w:val="007C5E66"/>
    <w:rPr>
      <w:rFonts w:ascii="Tahoma" w:eastAsiaTheme="minorEastAsia" w:hAnsi="Tahoma" w:cs="Tahoma"/>
      <w:sz w:val="16"/>
      <w:szCs w:val="16"/>
    </w:rPr>
  </w:style>
  <w:style w:type="character" w:styleId="Hyperlink">
    <w:name w:val="Hyperlink"/>
    <w:basedOn w:val="DefaultParagraphFont"/>
    <w:uiPriority w:val="99"/>
    <w:unhideWhenUsed/>
    <w:rsid w:val="007C5E66"/>
    <w:rPr>
      <w:color w:val="0563C1" w:themeColor="hyperlink"/>
      <w:u w:val="single"/>
    </w:rPr>
  </w:style>
  <w:style w:type="paragraph" w:styleId="NormalWeb">
    <w:name w:val="Normal (Web)"/>
    <w:basedOn w:val="Normal"/>
    <w:uiPriority w:val="99"/>
    <w:unhideWhenUsed/>
    <w:rsid w:val="007C5E66"/>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C5E66"/>
    <w:rPr>
      <w:sz w:val="16"/>
      <w:szCs w:val="16"/>
    </w:rPr>
  </w:style>
  <w:style w:type="paragraph" w:styleId="CommentText">
    <w:name w:val="annotation text"/>
    <w:basedOn w:val="Normal"/>
    <w:link w:val="CommentTextChar"/>
    <w:uiPriority w:val="99"/>
    <w:semiHidden/>
    <w:unhideWhenUsed/>
    <w:rsid w:val="007C5E66"/>
    <w:pPr>
      <w:spacing w:line="240" w:lineRule="auto"/>
    </w:pPr>
    <w:rPr>
      <w:sz w:val="20"/>
      <w:szCs w:val="20"/>
    </w:rPr>
  </w:style>
  <w:style w:type="character" w:customStyle="1" w:styleId="CommentTextChar">
    <w:name w:val="Comment Text Char"/>
    <w:basedOn w:val="DefaultParagraphFont"/>
    <w:link w:val="CommentText"/>
    <w:uiPriority w:val="99"/>
    <w:semiHidden/>
    <w:rsid w:val="007C5E66"/>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C5E66"/>
    <w:rPr>
      <w:b/>
      <w:bCs/>
    </w:rPr>
  </w:style>
  <w:style w:type="character" w:customStyle="1" w:styleId="CommentSubjectChar">
    <w:name w:val="Comment Subject Char"/>
    <w:basedOn w:val="CommentTextChar"/>
    <w:link w:val="CommentSubject"/>
    <w:uiPriority w:val="99"/>
    <w:semiHidden/>
    <w:rsid w:val="007C5E66"/>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C5E66"/>
    <w:pPr>
      <w:spacing w:after="200" w:line="240" w:lineRule="auto"/>
    </w:pPr>
    <w:rPr>
      <w:b/>
      <w:bCs/>
      <w:color w:val="4472C4" w:themeColor="accent1"/>
      <w:sz w:val="18"/>
      <w:szCs w:val="18"/>
    </w:rPr>
  </w:style>
  <w:style w:type="paragraph" w:styleId="Revision">
    <w:name w:val="Revision"/>
    <w:hidden/>
    <w:uiPriority w:val="99"/>
    <w:semiHidden/>
    <w:rsid w:val="007C5E66"/>
    <w:rPr>
      <w:rFonts w:asciiTheme="majorBidi" w:eastAsiaTheme="minorEastAsia" w:hAnsiTheme="majorBidi" w:cstheme="majorBidi"/>
    </w:rPr>
  </w:style>
  <w:style w:type="table" w:styleId="TableGrid">
    <w:name w:val="Table Grid"/>
    <w:basedOn w:val="TableNormal"/>
    <w:uiPriority w:val="59"/>
    <w:rsid w:val="007C5E66"/>
    <w:rPr>
      <w:rFonts w:eastAsiaTheme="minorEastAs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C5E66"/>
    <w:rPr>
      <w:rFonts w:eastAsiaTheme="minorEastAsia" w:cs="Times New Roman"/>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C5E66"/>
    <w:rPr>
      <w:rFonts w:eastAsiaTheme="minorEastAsia" w:cs="Times New Roman"/>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7C5E66"/>
  </w:style>
  <w:style w:type="paragraph" w:styleId="DocumentMap">
    <w:name w:val="Document Map"/>
    <w:basedOn w:val="Normal"/>
    <w:link w:val="DocumentMapChar"/>
    <w:uiPriority w:val="99"/>
    <w:semiHidden/>
    <w:unhideWhenUsed/>
    <w:rsid w:val="007C5E66"/>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7C5E66"/>
    <w:rPr>
      <w:rFonts w:ascii="Times New Roman" w:eastAsiaTheme="minorEastAsia" w:hAnsi="Times New Roman" w:cs="Times New Roman"/>
    </w:rPr>
  </w:style>
  <w:style w:type="character" w:styleId="LineNumber">
    <w:name w:val="line number"/>
    <w:basedOn w:val="DefaultParagraphFont"/>
    <w:uiPriority w:val="99"/>
    <w:semiHidden/>
    <w:unhideWhenUsed/>
    <w:rsid w:val="007C5E66"/>
  </w:style>
  <w:style w:type="character" w:styleId="FollowedHyperlink">
    <w:name w:val="FollowedHyperlink"/>
    <w:basedOn w:val="DefaultParagraphFont"/>
    <w:uiPriority w:val="99"/>
    <w:semiHidden/>
    <w:unhideWhenUsed/>
    <w:rsid w:val="007C5E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2513076">
      <w:bodyDiv w:val="1"/>
      <w:marLeft w:val="0"/>
      <w:marRight w:val="0"/>
      <w:marTop w:val="0"/>
      <w:marBottom w:val="0"/>
      <w:divBdr>
        <w:top w:val="none" w:sz="0" w:space="0" w:color="auto"/>
        <w:left w:val="none" w:sz="0" w:space="0" w:color="auto"/>
        <w:bottom w:val="none" w:sz="0" w:space="0" w:color="auto"/>
        <w:right w:val="none" w:sz="0" w:space="0" w:color="auto"/>
      </w:divBdr>
    </w:div>
    <w:div w:id="158021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github.com/yoavram/curveball"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hyperlink" Target="https://dl.dropboxusercontent.com/u/1578682/supp.ipynb"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s://figshare.com/s/b08c6b975779e03ec48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yoavram/curveball_ms"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urveball.netlify.com" TargetMode="External"/><Relationship Id="rId28"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hyperlink" Target="http://curveball.yoavram.com" TargetMode="External"/><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curveball.yoavram.com" TargetMode="External"/><Relationship Id="rId27" Type="http://schemas.openxmlformats.org/officeDocument/2006/relationships/image" Target="media/image10.emf"/><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7F784-7C84-414A-B68F-D7B55A529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30</Pages>
  <Words>34299</Words>
  <Characters>195508</Characters>
  <Application>Microsoft Office Word</Application>
  <DocSecurity>0</DocSecurity>
  <Lines>1629</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27</cp:revision>
  <dcterms:created xsi:type="dcterms:W3CDTF">2019-01-09T07:54:00Z</dcterms:created>
  <dcterms:modified xsi:type="dcterms:W3CDTF">2019-02-05T12:45:00Z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b5b836fb-ad52-3653-ad77-2826c7d20020</vt:lpwstr>
  </property>
  <property fmtid="{D5CDD505-2E9C-101B-9397-08002B2CF9AE}" pid="4" name="Mendeley Citation Style_1">
    <vt:lpwstr>http://www.zotero.org/styles/pnas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Harvard - Cite Them Right 9th edition</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http://www.zotero.org/styles/pnas</vt:lpwstr>
  </property>
  <property fmtid="{D5CDD505-2E9C-101B-9397-08002B2CF9AE}" pid="20" name="Mendeley Recent Style Name 7_1">
    <vt:lpwstr>Proceedings of the National Academy of Sciences of the United States of America</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