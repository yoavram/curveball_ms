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01EAFF47" w:rsidR="007A7F01" w:rsidRPr="0025589C" w:rsidRDefault="00912FD4" w:rsidP="00834D0E">
      <w:pPr>
        <w:pStyle w:val="Title"/>
        <w:spacing w:line="480" w:lineRule="auto"/>
        <w:ind w:firstLine="0"/>
        <w:jc w:val="left"/>
        <w:rPr>
          <w:rFonts w:asciiTheme="majorBidi" w:hAnsiTheme="majorBidi"/>
          <w:sz w:val="24"/>
          <w:szCs w:val="24"/>
        </w:rPr>
      </w:pPr>
      <w:r w:rsidRPr="0025589C">
        <w:rPr>
          <w:rFonts w:asciiTheme="majorBidi" w:hAnsiTheme="majorBidi"/>
          <w:sz w:val="24"/>
          <w:szCs w:val="24"/>
        </w:rPr>
        <w:t>Predicting microbial growth in a mixed culture</w:t>
      </w:r>
      <w:r w:rsidR="002B1F9F" w:rsidRPr="0025589C">
        <w:rPr>
          <w:rFonts w:asciiTheme="majorBidi" w:hAnsiTheme="majorBidi"/>
          <w:sz w:val="24"/>
          <w:szCs w:val="24"/>
        </w:rPr>
        <w:t xml:space="preserve"> from growth curve data</w:t>
      </w:r>
    </w:p>
    <w:p w14:paraId="6135AA04" w14:textId="77777777" w:rsidR="0025589C" w:rsidRDefault="0025589C" w:rsidP="00834D0E">
      <w:pPr>
        <w:pStyle w:val="Subtitle"/>
        <w:spacing w:line="480" w:lineRule="auto"/>
        <w:ind w:firstLine="0"/>
        <w:jc w:val="left"/>
        <w:rPr>
          <w:rFonts w:asciiTheme="majorBidi" w:hAnsiTheme="majorBidi"/>
          <w:b/>
          <w:bCs/>
        </w:rPr>
      </w:pPr>
    </w:p>
    <w:p w14:paraId="2E83FF44" w14:textId="3465E4BE" w:rsidR="007A7F01" w:rsidRPr="0025589C" w:rsidRDefault="007A7F01" w:rsidP="00AA541D">
      <w:pPr>
        <w:pStyle w:val="Subtitle"/>
        <w:spacing w:line="480" w:lineRule="auto"/>
        <w:ind w:firstLine="0"/>
        <w:jc w:val="left"/>
        <w:rPr>
          <w:rFonts w:asciiTheme="majorBidi" w:hAnsiTheme="majorBidi"/>
          <w:b/>
          <w:bCs/>
        </w:rPr>
      </w:pPr>
      <w:r w:rsidRPr="0025589C">
        <w:rPr>
          <w:rFonts w:asciiTheme="majorBidi" w:hAnsiTheme="majorBidi"/>
          <w:b/>
          <w:bCs/>
        </w:rPr>
        <w:t>Yoav Ram</w:t>
      </w:r>
      <w:r w:rsidRPr="0025589C">
        <w:rPr>
          <w:rFonts w:asciiTheme="majorBidi" w:hAnsiTheme="majorBidi"/>
          <w:b/>
          <w:bCs/>
          <w:vertAlign w:val="superscript"/>
        </w:rPr>
        <w:t>1</w:t>
      </w:r>
      <w:r w:rsidR="00AA541D">
        <w:rPr>
          <w:rFonts w:asciiTheme="majorBidi" w:hAnsiTheme="majorBidi"/>
          <w:b/>
          <w:bCs/>
          <w:vertAlign w:val="superscript"/>
        </w:rPr>
        <w:t>,3</w:t>
      </w:r>
      <w:r w:rsidR="00A01FC3" w:rsidRPr="0025589C">
        <w:rPr>
          <w:rFonts w:asciiTheme="majorBidi" w:hAnsiTheme="majorBidi"/>
          <w:b/>
          <w:bCs/>
          <w:vertAlign w:val="superscript"/>
        </w:rPr>
        <w:t>*</w:t>
      </w:r>
      <w:r w:rsidRPr="0025589C">
        <w:rPr>
          <w:rFonts w:asciiTheme="majorBidi" w:hAnsiTheme="majorBidi"/>
          <w:b/>
          <w:bCs/>
        </w:rPr>
        <w:t>, Eynat Dellus-Gur</w:t>
      </w:r>
      <w:r w:rsidRPr="0025589C">
        <w:rPr>
          <w:rFonts w:asciiTheme="majorBidi" w:hAnsiTheme="majorBidi"/>
          <w:b/>
          <w:bCs/>
          <w:vertAlign w:val="superscript"/>
        </w:rPr>
        <w:t>1</w:t>
      </w:r>
      <w:r w:rsidRPr="0025589C">
        <w:rPr>
          <w:rFonts w:asciiTheme="majorBidi" w:hAnsiTheme="majorBidi"/>
          <w:b/>
          <w:bCs/>
        </w:rPr>
        <w:t>, Maayan Bibi</w:t>
      </w:r>
      <w:r w:rsidRPr="0025589C">
        <w:rPr>
          <w:rFonts w:asciiTheme="majorBidi" w:hAnsiTheme="majorBidi"/>
          <w:b/>
          <w:bCs/>
          <w:vertAlign w:val="superscript"/>
        </w:rPr>
        <w:t>2</w:t>
      </w:r>
      <w:r w:rsidRPr="0025589C">
        <w:rPr>
          <w:rFonts w:asciiTheme="majorBidi" w:hAnsiTheme="majorBidi"/>
          <w:b/>
          <w:bCs/>
        </w:rPr>
        <w:t>, Uri Obolski</w:t>
      </w:r>
      <w:r w:rsidRPr="0025589C">
        <w:rPr>
          <w:rFonts w:asciiTheme="majorBidi" w:hAnsiTheme="majorBidi"/>
          <w:b/>
          <w:bCs/>
          <w:vertAlign w:val="superscript"/>
        </w:rPr>
        <w:t>1</w:t>
      </w:r>
      <w:r w:rsidR="001B1B6B">
        <w:rPr>
          <w:rFonts w:asciiTheme="majorBidi" w:hAnsiTheme="majorBidi"/>
          <w:b/>
          <w:bCs/>
          <w:vertAlign w:val="superscript"/>
        </w:rPr>
        <w:t>,</w:t>
      </w:r>
      <w:r w:rsidR="00AA541D">
        <w:rPr>
          <w:rFonts w:asciiTheme="majorBidi" w:hAnsiTheme="majorBidi"/>
          <w:b/>
          <w:bCs/>
          <w:vertAlign w:val="superscript"/>
        </w:rPr>
        <w:t>4</w:t>
      </w:r>
      <w:r w:rsidRPr="0025589C">
        <w:rPr>
          <w:rFonts w:asciiTheme="majorBidi" w:hAnsiTheme="majorBidi"/>
          <w:b/>
          <w:bCs/>
        </w:rPr>
        <w:t>, Judith Berman</w:t>
      </w:r>
      <w:r w:rsidRPr="0025589C">
        <w:rPr>
          <w:rFonts w:asciiTheme="majorBidi" w:hAnsiTheme="majorBidi"/>
          <w:b/>
          <w:bCs/>
          <w:vertAlign w:val="superscript"/>
        </w:rPr>
        <w:t>2</w:t>
      </w:r>
      <w:r w:rsidRPr="0025589C">
        <w:rPr>
          <w:rFonts w:asciiTheme="majorBidi" w:hAnsiTheme="majorBidi"/>
          <w:b/>
          <w:bCs/>
          <w:vertAlign w:val="subscript"/>
        </w:rPr>
        <w:t>,</w:t>
      </w:r>
      <w:r w:rsidRPr="0025589C">
        <w:rPr>
          <w:rFonts w:asciiTheme="majorBidi" w:hAnsiTheme="majorBidi"/>
          <w:b/>
          <w:bCs/>
        </w:rPr>
        <w:t xml:space="preserve"> and Lilach Hadany</w:t>
      </w:r>
      <w:r w:rsidRPr="0025589C">
        <w:rPr>
          <w:rFonts w:asciiTheme="majorBidi" w:hAnsiTheme="majorBidi"/>
          <w:b/>
          <w:bCs/>
          <w:vertAlign w:val="superscript"/>
        </w:rPr>
        <w:t>1</w:t>
      </w:r>
    </w:p>
    <w:p w14:paraId="1F03C30C" w14:textId="77777777" w:rsidR="007A7F01" w:rsidRPr="0025589C" w:rsidRDefault="007A7F01" w:rsidP="00834D0E">
      <w:pPr>
        <w:spacing w:line="480" w:lineRule="auto"/>
        <w:ind w:firstLine="0"/>
      </w:pPr>
    </w:p>
    <w:p w14:paraId="6E5E5EED" w14:textId="1DADA28F" w:rsidR="007A7F01" w:rsidRPr="0025589C" w:rsidRDefault="007A7F01" w:rsidP="00834D0E">
      <w:pPr>
        <w:spacing w:line="480" w:lineRule="auto"/>
        <w:ind w:firstLine="0"/>
      </w:pPr>
      <w:r w:rsidRPr="0025589C">
        <w:rPr>
          <w:vertAlign w:val="superscript"/>
        </w:rPr>
        <w:t>1</w:t>
      </w:r>
      <w:r w:rsidRPr="0025589C">
        <w:t xml:space="preserve"> </w:t>
      </w:r>
      <w:r w:rsidR="001B1B6B" w:rsidRPr="0025589C">
        <w:t>Dep</w:t>
      </w:r>
      <w:r w:rsidR="001B1B6B">
        <w:t>ar</w:t>
      </w:r>
      <w:r w:rsidR="001B1B6B" w:rsidRPr="0025589C">
        <w:t>t</w:t>
      </w:r>
      <w:r w:rsidR="001B1B6B">
        <w:t>ment</w:t>
      </w:r>
      <w:r w:rsidR="00100FEB">
        <w:t xml:space="preserve"> of</w:t>
      </w:r>
      <w:r w:rsidRPr="0025589C">
        <w:t xml:space="preserve"> Molecular Biology and Ecology of Plants, Tel Aviv University, Tel Aviv, Israel</w:t>
      </w:r>
    </w:p>
    <w:p w14:paraId="356C9373" w14:textId="73862AEC" w:rsidR="007A7F01" w:rsidRPr="0025589C" w:rsidRDefault="007A7F01" w:rsidP="00834D0E">
      <w:pPr>
        <w:spacing w:line="480" w:lineRule="auto"/>
        <w:ind w:firstLine="0"/>
      </w:pPr>
      <w:r w:rsidRPr="0025589C">
        <w:rPr>
          <w:vertAlign w:val="superscript"/>
        </w:rPr>
        <w:t>2</w:t>
      </w:r>
      <w:r w:rsidRPr="0025589C">
        <w:t xml:space="preserve"> Dep</w:t>
      </w:r>
      <w:r w:rsidR="001B1B6B">
        <w:t>ar</w:t>
      </w:r>
      <w:r w:rsidRPr="0025589C">
        <w:t>t</w:t>
      </w:r>
      <w:r w:rsidR="001B1B6B">
        <w:t>ment</w:t>
      </w:r>
      <w:r w:rsidRPr="0025589C">
        <w:t xml:space="preserve"> of Molecular Microbiology and Biotechnology,</w:t>
      </w:r>
      <w:r w:rsidRPr="0025589C">
        <w:rPr>
          <w:vertAlign w:val="superscript"/>
        </w:rPr>
        <w:t xml:space="preserve"> </w:t>
      </w:r>
      <w:r w:rsidRPr="0025589C">
        <w:t>Tel Aviv University, Tel Aviv, Israel</w:t>
      </w:r>
    </w:p>
    <w:p w14:paraId="60120E4A" w14:textId="1AF41184" w:rsidR="00801C4A" w:rsidRPr="0025589C" w:rsidRDefault="00AA541D" w:rsidP="00834D0E">
      <w:pPr>
        <w:spacing w:line="480" w:lineRule="auto"/>
        <w:ind w:firstLine="0"/>
      </w:pPr>
      <w:r>
        <w:rPr>
          <w:vertAlign w:val="superscript"/>
        </w:rPr>
        <w:t>3</w:t>
      </w:r>
      <w:r w:rsidR="00801C4A" w:rsidRPr="0025589C">
        <w:t xml:space="preserve"> Current address:</w:t>
      </w:r>
      <w:r w:rsidR="001B1B6B">
        <w:t xml:space="preserve"> </w:t>
      </w:r>
      <w:r w:rsidR="001B1B6B" w:rsidRPr="0025589C">
        <w:t>Dep</w:t>
      </w:r>
      <w:r w:rsidR="001B1B6B">
        <w:t>ar</w:t>
      </w:r>
      <w:r w:rsidR="001B1B6B" w:rsidRPr="0025589C">
        <w:t>t</w:t>
      </w:r>
      <w:r w:rsidR="001B1B6B">
        <w:t>ment</w:t>
      </w:r>
      <w:r w:rsidR="00801C4A" w:rsidRPr="0025589C">
        <w:t xml:space="preserve"> of Biology, Stanford University, Stanford, CA </w:t>
      </w:r>
    </w:p>
    <w:p w14:paraId="2F5255B9" w14:textId="30C652EA" w:rsidR="00A01FC3" w:rsidRPr="0025589C" w:rsidRDefault="00AA541D" w:rsidP="00834D0E">
      <w:pPr>
        <w:spacing w:line="480" w:lineRule="auto"/>
        <w:ind w:firstLine="0"/>
      </w:pPr>
      <w:r>
        <w:rPr>
          <w:vertAlign w:val="superscript"/>
        </w:rPr>
        <w:t>4</w:t>
      </w:r>
      <w:r w:rsidR="00A01FC3" w:rsidRPr="0025589C">
        <w:t xml:space="preserve"> Current address:</w:t>
      </w:r>
      <w:r w:rsidR="001B1B6B">
        <w:t xml:space="preserve"> </w:t>
      </w:r>
      <w:r w:rsidR="001B1B6B" w:rsidRPr="0025589C">
        <w:t>Dep</w:t>
      </w:r>
      <w:r w:rsidR="001B1B6B">
        <w:t>ar</w:t>
      </w:r>
      <w:r w:rsidR="001B1B6B" w:rsidRPr="0025589C">
        <w:t>t</w:t>
      </w:r>
      <w:r w:rsidR="001B1B6B">
        <w:t>ment</w:t>
      </w:r>
      <w:r w:rsidR="00A01FC3" w:rsidRPr="0025589C">
        <w:t xml:space="preserve"> of Zoology, </w:t>
      </w:r>
      <w:r w:rsidR="00CA7E42" w:rsidRPr="0025589C">
        <w:t xml:space="preserve">University of </w:t>
      </w:r>
      <w:r w:rsidR="00A01FC3" w:rsidRPr="0025589C">
        <w:t xml:space="preserve">Oxford, Oxford, UK </w:t>
      </w:r>
    </w:p>
    <w:p w14:paraId="0725FE68" w14:textId="77777777" w:rsidR="00A01FC3" w:rsidRDefault="00A01FC3" w:rsidP="00834D0E">
      <w:pPr>
        <w:spacing w:line="480" w:lineRule="auto"/>
        <w:ind w:firstLine="0"/>
      </w:pPr>
    </w:p>
    <w:p w14:paraId="70DA77D4" w14:textId="195DF4F1" w:rsidR="001B1B6B" w:rsidRDefault="001B1B6B" w:rsidP="00834D0E">
      <w:pPr>
        <w:spacing w:line="480" w:lineRule="auto"/>
        <w:ind w:firstLine="0"/>
      </w:pPr>
      <w:r w:rsidRPr="0025589C">
        <w:rPr>
          <w:vertAlign w:val="superscript"/>
        </w:rPr>
        <w:t>*</w:t>
      </w:r>
      <w:r w:rsidRPr="0025589C">
        <w:rPr>
          <w:vertAlign w:val="subscript"/>
        </w:rPr>
        <w:t xml:space="preserve"> </w:t>
      </w:r>
      <w:r w:rsidRPr="0025589C">
        <w:t>Corresponding author</w:t>
      </w:r>
    </w:p>
    <w:p w14:paraId="1FEB6EB4" w14:textId="0DF6F7C0" w:rsidR="001B1B6B" w:rsidRDefault="001B1B6B" w:rsidP="00AA541D">
      <w:pPr>
        <w:spacing w:line="480" w:lineRule="auto"/>
        <w:ind w:firstLine="0"/>
      </w:pPr>
      <w:r>
        <w:t>E-mail</w:t>
      </w:r>
      <w:r w:rsidRPr="0025589C">
        <w:t xml:space="preserve"> </w:t>
      </w:r>
      <w:hyperlink r:id="rId8" w:history="1">
        <w:r w:rsidR="00AA541D" w:rsidRPr="00232B90">
          <w:rPr>
            <w:rStyle w:val="Hyperlink"/>
          </w:rPr>
          <w:t>yoavram@stanford.edu</w:t>
        </w:r>
      </w:hyperlink>
      <w:r w:rsidR="00AA541D">
        <w:t xml:space="preserve"> </w:t>
      </w:r>
      <w:r>
        <w:t>(YR)</w:t>
      </w:r>
    </w:p>
    <w:p w14:paraId="75C05F0D" w14:textId="77777777" w:rsidR="001B1B6B" w:rsidRDefault="001B1B6B" w:rsidP="00834D0E">
      <w:pPr>
        <w:spacing w:line="480" w:lineRule="auto"/>
        <w:ind w:firstLine="0"/>
      </w:pPr>
    </w:p>
    <w:p w14:paraId="79480E4C" w14:textId="1EC6C3A6" w:rsidR="00A10657" w:rsidRPr="0025589C" w:rsidRDefault="00A10657" w:rsidP="00834D0E">
      <w:pPr>
        <w:spacing w:line="480" w:lineRule="auto"/>
        <w:ind w:firstLine="0"/>
      </w:pPr>
      <w:r w:rsidRPr="00A10657">
        <w:rPr>
          <w:b/>
          <w:bCs/>
        </w:rPr>
        <w:t>Classification</w:t>
      </w:r>
      <w:r>
        <w:t xml:space="preserve">: Biological Sciences, </w:t>
      </w:r>
      <w:r w:rsidRPr="00A10657">
        <w:t>Population Biology</w:t>
      </w:r>
    </w:p>
    <w:p w14:paraId="38C82290" w14:textId="0CB194D1" w:rsidR="007A7F01" w:rsidRPr="0025589C" w:rsidRDefault="00A10657" w:rsidP="00834D0E">
      <w:pPr>
        <w:spacing w:line="480" w:lineRule="auto"/>
        <w:ind w:firstLine="0"/>
      </w:pPr>
      <w:r w:rsidRPr="00A10657">
        <w:rPr>
          <w:b/>
          <w:bCs/>
        </w:rPr>
        <w:t>Keywords</w:t>
      </w:r>
      <w:r>
        <w:t>: population dynamics, microbial growth, competition model, experimental evolu</w:t>
      </w:r>
      <w:r w:rsidR="00AA541D">
        <w:t>t</w:t>
      </w:r>
      <w:r>
        <w:t>ion</w:t>
      </w:r>
      <w:r w:rsidR="007A7F01" w:rsidRPr="0025589C">
        <w:br w:type="page"/>
      </w:r>
    </w:p>
    <w:p w14:paraId="70E2D077" w14:textId="77777777" w:rsidR="007A7F01" w:rsidRPr="00DC34E1" w:rsidRDefault="007A7F01" w:rsidP="00834D0E">
      <w:pPr>
        <w:pStyle w:val="Heading1"/>
      </w:pPr>
      <w:r w:rsidRPr="00DC34E1">
        <w:lastRenderedPageBreak/>
        <w:t>Abstract</w:t>
      </w:r>
    </w:p>
    <w:p w14:paraId="713842BD" w14:textId="1D87C53C" w:rsidR="007A7F01" w:rsidRPr="0025589C" w:rsidRDefault="00B00B62" w:rsidP="00897E1D">
      <w:r w:rsidRPr="0025589C">
        <w:t xml:space="preserve">Estimates of </w:t>
      </w:r>
      <w:r w:rsidR="00144369" w:rsidRPr="0025589C">
        <w:t xml:space="preserve">microbial </w:t>
      </w:r>
      <w:r w:rsidRPr="0025589C">
        <w:t>f</w:t>
      </w:r>
      <w:r w:rsidR="00AD28BB" w:rsidRPr="0025589C">
        <w:t xml:space="preserve">itness </w:t>
      </w:r>
      <w:r w:rsidR="0086305A" w:rsidRPr="0025589C">
        <w:t>from growth curves</w:t>
      </w:r>
      <w:r w:rsidRPr="0025589C">
        <w:t xml:space="preserve"> are inaccurate</w:t>
      </w:r>
      <w:r w:rsidR="0093470B" w:rsidRPr="0025589C">
        <w:t>.</w:t>
      </w:r>
      <w:r w:rsidRPr="0025589C">
        <w:t xml:space="preserve"> Rather, c</w:t>
      </w:r>
      <w:r w:rsidR="0086305A" w:rsidRPr="0025589C">
        <w:t xml:space="preserve">ompetition </w:t>
      </w:r>
      <w:r w:rsidR="00DF7C4C" w:rsidRPr="0025589C">
        <w:t>experiments</w:t>
      </w:r>
      <w:r w:rsidRPr="0025589C">
        <w:t xml:space="preserve"> are </w:t>
      </w:r>
      <w:r w:rsidR="0093470B" w:rsidRPr="0025589C">
        <w:t xml:space="preserve">necessary for </w:t>
      </w:r>
      <w:r w:rsidR="006C3A10" w:rsidRPr="0025589C">
        <w:t>accurate</w:t>
      </w:r>
      <w:r w:rsidRPr="0025589C">
        <w:t xml:space="preserve"> estimation</w:t>
      </w:r>
      <w:r w:rsidR="006A45CA">
        <w:t xml:space="preserve"> of fitness</w:t>
      </w:r>
      <w:r w:rsidR="003A7C85" w:rsidRPr="0025589C">
        <w:t xml:space="preserve">. </w:t>
      </w:r>
      <w:r w:rsidR="00897E1D" w:rsidRPr="00897E1D">
        <w:rPr>
          <w:highlight w:val="yellow"/>
        </w:rPr>
        <w:t>But competition experiments require distinct markers, are difficult to perform with isolates derived from a common ancestor or non-model organisms, and do not provide information on the underlying growth differences.</w:t>
      </w:r>
      <w:r w:rsidR="00897E1D">
        <w:t xml:space="preserve"> </w:t>
      </w:r>
      <w:r w:rsidR="00481B1E" w:rsidRPr="0025589C">
        <w:t xml:space="preserve">Here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A7F01" w:rsidRPr="0025589C">
        <w:t xml:space="preserve">growth </w:t>
      </w:r>
      <w:r w:rsidR="00481B1E" w:rsidRPr="0025589C">
        <w:t xml:space="preserve">of microbes </w:t>
      </w:r>
      <w:r w:rsidR="007A7F01" w:rsidRPr="0025589C">
        <w:t>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We </w:t>
      </w:r>
      <w:r w:rsidR="007A7F01" w:rsidRPr="0025589C">
        <w:t xml:space="preserve">validated </w:t>
      </w:r>
      <w:r w:rsidRPr="0025589C">
        <w:t xml:space="preserve">this </w:t>
      </w:r>
      <w:r w:rsidR="0086305A" w:rsidRPr="0025589C">
        <w:t>approach</w:t>
      </w:r>
      <w:r w:rsidR="00481B1E" w:rsidRPr="0025589C">
        <w:t xml:space="preserve"> </w:t>
      </w:r>
      <w:r w:rsidR="007A7F01" w:rsidRPr="0025589C">
        <w:t xml:space="preserve">using growth curve and competition experiments with </w:t>
      </w:r>
      <w:r w:rsidRPr="0025589C">
        <w:rPr>
          <w:i/>
          <w:iCs/>
        </w:rPr>
        <w:t>E. coli</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in </w:t>
      </w:r>
      <w:r w:rsidR="00AD28BB" w:rsidRPr="0025589C">
        <w:t xml:space="preserve">a </w:t>
      </w:r>
      <w:r w:rsidR="005E5082" w:rsidRPr="0025589C">
        <w:t>mixed culture</w:t>
      </w:r>
      <w:r w:rsidR="007A7F01" w:rsidRPr="0025589C">
        <w:t xml:space="preserve"> </w:t>
      </w:r>
      <w:r w:rsidR="00481B1E" w:rsidRPr="0025589C">
        <w:t>and</w:t>
      </w:r>
      <w:r w:rsidR="00960E5F" w:rsidRPr="0025589C">
        <w:t xml:space="preserve"> </w:t>
      </w:r>
      <w:r w:rsidR="007A7F01" w:rsidRPr="0025589C">
        <w:t>infer relative fitness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6FFB09E1" w14:textId="087B325F" w:rsidR="00200C88" w:rsidRPr="00200C88" w:rsidRDefault="00A10657" w:rsidP="00834D0E">
      <w:pPr>
        <w:pStyle w:val="Heading1"/>
        <w:rPr>
          <w:rFonts w:ascii="Times New Roman" w:hAnsi="Times New Roman"/>
        </w:rPr>
      </w:pPr>
      <w:r>
        <w:t>Significance statement</w:t>
      </w:r>
    </w:p>
    <w:p w14:paraId="13B23090" w14:textId="77777777" w:rsidR="00897E1D" w:rsidRPr="00897E1D" w:rsidRDefault="00200C88" w:rsidP="00897E1D">
      <w:r>
        <w:t>We present a new model-based approach for prediction of microbial growth in a mixed culture using data from growth curve exp</w:t>
      </w:r>
      <w:r w:rsidR="00FA7C91">
        <w:t>eriments, which are considerably</w:t>
      </w:r>
      <w:r>
        <w:t xml:space="preserve"> easier to perform than competition experiments. Our approach combines growth </w:t>
      </w:r>
      <w:r w:rsidR="00417B1D">
        <w:t xml:space="preserve">and </w:t>
      </w:r>
      <w:r>
        <w:t xml:space="preserve">competition models </w:t>
      </w:r>
      <w:r w:rsidR="00417B1D">
        <w:t>and utilizes</w:t>
      </w:r>
      <w:r>
        <w:t xml:space="preserve"> the total densities of mixed cultures, which are o</w:t>
      </w:r>
      <w:r w:rsidR="00FA7C91">
        <w:t xml:space="preserve">ften ignored despite being easy to </w:t>
      </w:r>
      <w:r>
        <w:t>obtain. We validated our approach using experiments with bacteria and implemented it in an open-source software</w:t>
      </w:r>
      <w:r w:rsidR="00FA7C91">
        <w:t xml:space="preserve"> package</w:t>
      </w:r>
      <w:r>
        <w:t xml:space="preserve">. </w:t>
      </w:r>
      <w:r w:rsidR="00897E1D" w:rsidRPr="00897E1D">
        <w:rPr>
          <w:highlight w:val="yellow"/>
        </w:rPr>
        <w:t>Our new approach shows that mixed growth can be predicted using growth and competition models. It also provides a way to infer relative strain or species frequencies even when competition experiments are not feasible, and to determine how differences in growth affect differences in fitness.</w:t>
      </w:r>
    </w:p>
    <w:p w14:paraId="2449E24C" w14:textId="4F769801" w:rsidR="00200C88" w:rsidRDefault="00200C88" w:rsidP="00897E1D">
      <w:pPr>
        <w:spacing w:after="200" w:line="480" w:lineRule="auto"/>
        <w:ind w:firstLine="0"/>
      </w:pPr>
    </w:p>
    <w:p w14:paraId="600023D6" w14:textId="77777777" w:rsidR="00200C88" w:rsidRDefault="00200C88" w:rsidP="00834D0E">
      <w:pPr>
        <w:spacing w:after="200" w:line="480" w:lineRule="auto"/>
        <w:ind w:firstLine="0"/>
        <w:rPr>
          <w:rFonts w:eastAsiaTheme="majorEastAsia"/>
          <w:b/>
          <w:bCs/>
          <w:kern w:val="32"/>
          <w:sz w:val="32"/>
          <w:szCs w:val="32"/>
        </w:rPr>
      </w:pPr>
    </w:p>
    <w:p w14:paraId="708B52C2" w14:textId="77777777" w:rsidR="00200C88" w:rsidRDefault="00200C88" w:rsidP="00834D0E">
      <w:pPr>
        <w:spacing w:after="200" w:line="480" w:lineRule="auto"/>
        <w:ind w:firstLine="0"/>
        <w:rPr>
          <w:rFonts w:eastAsiaTheme="majorEastAsia"/>
          <w:b/>
          <w:bCs/>
          <w:kern w:val="32"/>
          <w:sz w:val="32"/>
          <w:szCs w:val="32"/>
        </w:rPr>
      </w:pPr>
      <w:r>
        <w:br w:type="page"/>
      </w:r>
    </w:p>
    <w:p w14:paraId="4922ACCA" w14:textId="732BC0AB" w:rsidR="00577682" w:rsidRPr="0025589C" w:rsidRDefault="00577682" w:rsidP="00834D0E">
      <w:pPr>
        <w:pStyle w:val="Heading1"/>
      </w:pPr>
      <w:r w:rsidRPr="0025589C">
        <w:lastRenderedPageBreak/>
        <w:t>Introduction</w:t>
      </w:r>
    </w:p>
    <w:p w14:paraId="38E6783D" w14:textId="58517926" w:rsidR="00A2469F" w:rsidRPr="0025589C" w:rsidRDefault="009C1814" w:rsidP="00813D97">
      <w:pPr>
        <w:spacing w:line="480" w:lineRule="auto"/>
        <w:ind w:firstLine="0"/>
      </w:pPr>
      <w:r w:rsidRPr="0025589C">
        <w:t xml:space="preserve">Microbial fitness is usually defined </w:t>
      </w:r>
      <w:r w:rsidR="00AD28BB" w:rsidRPr="0025589C">
        <w:t>as</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250AF2">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"noteIndex" : 0 }, "schema" : "https://github.com/citation-style-language/schema/raw/master/csl-citation.json" }</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relative growth</w:t>
      </w:r>
      <w:r w:rsidRPr="0025589C">
        <w:t xml:space="preserve"> and fitness</w:t>
      </w:r>
      <w:r w:rsidR="0018672F" w:rsidRPr="0025589C">
        <w:t xml:space="preserve"> </w:t>
      </w:r>
      <w:r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they are laborious and </w:t>
      </w:r>
      <w:del w:id="0" w:author="Yoav Ram" w:date="2018-04-24T11:19:00Z">
        <w:r w:rsidR="00E222C3" w:rsidRPr="0025589C" w:rsidDel="00813D97">
          <w:delText>expansive</w:delText>
        </w:r>
      </w:del>
      <w:ins w:id="1" w:author="Yoav Ram" w:date="2018-04-24T11:19:00Z">
        <w:r w:rsidR="00813D97" w:rsidRPr="0025589C">
          <w:t>exp</w:t>
        </w:r>
        <w:r w:rsidR="00813D97">
          <w:t>e</w:t>
        </w:r>
        <w:r w:rsidR="00813D97" w:rsidRPr="0025589C">
          <w:t>nsive</w:t>
        </w:r>
      </w:ins>
      <w:r w:rsidR="00E222C3" w:rsidRPr="0025589C">
        <w:t>, especially in non-model organisms</w:t>
      </w:r>
      <w:r w:rsidR="006C3A10" w:rsidRPr="0025589C">
        <w:t>.</w:t>
      </w:r>
      <w:r w:rsidR="00E222C3" w:rsidRPr="0025589C">
        <w:t xml:space="preserve"> </w:t>
      </w:r>
      <w:r w:rsidR="00AD28BB" w:rsidRPr="0025589C">
        <w:t>Instead</w:t>
      </w:r>
      <w:r w:rsidR="00E222C3" w:rsidRPr="0025589C">
        <w:t xml:space="preserve">, growth </w:t>
      </w:r>
      <w:r w:rsidR="007A7F01" w:rsidRPr="0025589C">
        <w:t xml:space="preserve">curves are commonly used </w:t>
      </w:r>
      <w:r w:rsidR="00E64F18" w:rsidRPr="0025589C">
        <w:t>to estimate fitness</w:t>
      </w:r>
      <w:r w:rsidR="00960E5F" w:rsidRPr="0025589C">
        <w:t xml:space="preserve"> of individual microbial isolat</w:t>
      </w:r>
      <w:r w:rsidR="00A2469F" w:rsidRPr="0025589C">
        <w:t>es, despite clear evidence that they provide an insufficient alternative</w:t>
      </w:r>
      <w:r w:rsidR="0018672F" w:rsidRPr="0025589C">
        <w:t xml:space="preserve"> </w:t>
      </w:r>
      <w:r w:rsidRPr="0025589C">
        <w:fldChar w:fldCharType="begin" w:fldLock="1"/>
      </w:r>
      <w:r w:rsidR="00250AF2">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"noteIndex" : 0 }, "schema" : "https://github.com/citation-style-language/schema/raw/master/csl-citation.json" }</w:instrText>
      </w:r>
      <w:r w:rsidRPr="0025589C">
        <w:fldChar w:fldCharType="separate"/>
      </w:r>
      <w:r w:rsidR="00A10657" w:rsidRPr="00A10657">
        <w:rPr>
          <w:noProof/>
        </w:rPr>
        <w:t>(3, 4)</w:t>
      </w:r>
      <w:r w:rsidRPr="0025589C">
        <w:fldChar w:fldCharType="end"/>
      </w:r>
      <w:r w:rsidR="00A2469F" w:rsidRPr="0025589C">
        <w:t>.</w:t>
      </w:r>
    </w:p>
    <w:p w14:paraId="16653364" w14:textId="715B63C8" w:rsidR="00285E7E" w:rsidRPr="0025589C" w:rsidRDefault="007A7F01">
      <w:pPr>
        <w:spacing w:line="480" w:lineRule="auto"/>
        <w:ind w:firstLine="0"/>
      </w:pPr>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acquired by measuring the optical density (OD) of one or more cell populations. The simplest way to infer fitness from growth curves is to estimate the growth rate during the exponential growth phase by </w:t>
      </w:r>
      <w:del w:id="2" w:author="Yoav Ram" w:date="2018-04-24T11:20:00Z">
        <w:r w:rsidRPr="0025589C" w:rsidDel="0001182F">
          <w:delText xml:space="preserve">inferring </w:delText>
        </w:r>
      </w:del>
      <w:ins w:id="3" w:author="Yoav Ram" w:date="2018-04-24T11:20:00Z">
        <w:r w:rsidR="0001182F">
          <w:t>estimating</w:t>
        </w:r>
        <w:r w:rsidR="0001182F" w:rsidRPr="0025589C">
          <w:t xml:space="preserve"> </w:t>
        </w:r>
      </w:ins>
      <w:r w:rsidRPr="0025589C">
        <w:t>the slope of the log of the growth curve</w:t>
      </w:r>
      <w:r w:rsidR="0018672F" w:rsidRPr="0025589C">
        <w:t xml:space="preserve"> </w:t>
      </w:r>
      <w:r w:rsidR="00902C4A" w:rsidRPr="0025589C">
        <w:fldChar w:fldCharType="begin" w:fldLock="1"/>
      </w:r>
      <w:r w:rsidR="00250AF2">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902C4A" w:rsidRPr="0025589C">
        <w:fldChar w:fldCharType="separate"/>
      </w:r>
      <w:r w:rsidR="00A10657" w:rsidRPr="00A10657">
        <w:rPr>
          <w:noProof/>
        </w:rPr>
        <w:t>(5)</w:t>
      </w:r>
      <w:r w:rsidR="00902C4A" w:rsidRPr="0025589C">
        <w:fldChar w:fldCharType="end"/>
      </w:r>
      <w:ins w:id="4" w:author="Yoav Ram" w:date="2018-04-24T11:20:00Z">
        <w:r w:rsidR="0001182F">
          <w:t xml:space="preserve">, </w:t>
        </w:r>
      </w:ins>
      <w:del w:id="5" w:author="Yoav Ram" w:date="2018-04-24T11:20:00Z">
        <w:r w:rsidR="00902C4A" w:rsidRPr="0025589C" w:rsidDel="0001182F">
          <w:delText xml:space="preserve"> (</w:delText>
        </w:r>
      </w:del>
      <w:r w:rsidR="00902C4A" w:rsidRPr="0025589C">
        <w:rPr>
          <w:noProof/>
        </w:rPr>
        <w:t xml:space="preserve">see example in </w:t>
      </w:r>
      <w:r w:rsidR="00902C4A" w:rsidRPr="0076708E">
        <w:rPr>
          <w:b/>
          <w:bCs/>
          <w:noProof/>
          <w:rPrChange w:id="6" w:author="Yoav Ram" w:date="2018-04-24T11:20:00Z">
            <w:rPr>
              <w:noProof/>
            </w:rPr>
          </w:rPrChange>
        </w:rPr>
        <w:fldChar w:fldCharType="begin" w:fldLock="1"/>
      </w:r>
      <w:r w:rsidR="00902C4A" w:rsidRPr="0076708E">
        <w:rPr>
          <w:b/>
          <w:bCs/>
          <w:noProof/>
          <w:rPrChange w:id="7" w:author="Yoav Ram" w:date="2018-04-24T11:20:00Z">
            <w:rPr>
              <w:noProof/>
            </w:rPr>
          </w:rPrChange>
        </w:rPr>
        <w:instrText xml:space="preserve"> REF _Ref453682586 \h </w:instrText>
      </w:r>
      <w:r w:rsidR="000A28AB" w:rsidRPr="0076708E">
        <w:rPr>
          <w:b/>
          <w:bCs/>
          <w:noProof/>
          <w:rPrChange w:id="8" w:author="Yoav Ram" w:date="2018-04-24T11:20:00Z">
            <w:rPr>
              <w:noProof/>
            </w:rPr>
          </w:rPrChange>
        </w:rPr>
        <w:instrText xml:space="preserve"> \* MERGEFORMAT </w:instrText>
      </w:r>
      <w:r w:rsidR="00902C4A" w:rsidRPr="0076708E">
        <w:rPr>
          <w:b/>
          <w:bCs/>
          <w:noProof/>
          <w:rPrChange w:id="9" w:author="Yoav Ram" w:date="2018-04-24T11:20:00Z">
            <w:rPr>
              <w:b/>
              <w:bCs/>
              <w:noProof/>
            </w:rPr>
          </w:rPrChange>
        </w:rPr>
      </w:r>
      <w:r w:rsidR="00902C4A" w:rsidRPr="0076708E">
        <w:rPr>
          <w:b/>
          <w:bCs/>
          <w:noProof/>
          <w:rPrChange w:id="10" w:author="Yoav Ram" w:date="2018-04-24T11:20:00Z">
            <w:rPr>
              <w:noProof/>
            </w:rPr>
          </w:rPrChange>
        </w:rPr>
        <w:fldChar w:fldCharType="separate"/>
      </w:r>
      <w:r w:rsidR="00902C4A" w:rsidRPr="0076708E">
        <w:rPr>
          <w:b/>
          <w:bCs/>
          <w:noProof/>
          <w:rPrChange w:id="11" w:author="Yoav Ram" w:date="2018-04-24T11:20:00Z">
            <w:rPr>
              <w:noProof/>
            </w:rPr>
          </w:rPrChange>
        </w:rPr>
        <w:t>Figure 1</w:t>
      </w:r>
      <w:r w:rsidR="00902C4A" w:rsidRPr="0076708E">
        <w:rPr>
          <w:b/>
          <w:bCs/>
          <w:noProof/>
          <w:rPrChange w:id="12" w:author="Yoav Ram" w:date="2018-04-24T11:20:00Z">
            <w:rPr>
              <w:noProof/>
            </w:rPr>
          </w:rPrChange>
        </w:rPr>
        <w:fldChar w:fldCharType="end"/>
      </w:r>
      <w:del w:id="13" w:author="Yoav Ram" w:date="2018-04-24T11:20:00Z">
        <w:r w:rsidR="00902C4A" w:rsidRPr="0025589C" w:rsidDel="0001182F">
          <w:rPr>
            <w:noProof/>
          </w:rPr>
          <w:delText>)</w:delText>
        </w:r>
      </w:del>
      <w:r w:rsidRPr="0025589C">
        <w:t xml:space="preserve">. </w:t>
      </w:r>
      <w:del w:id="14" w:author="Yoav Ram" w:date="2018-04-24T11:20:00Z">
        <w:r w:rsidRPr="0025589C" w:rsidDel="0076708E">
          <w:delText>Indeed, t</w:delText>
        </w:r>
      </w:del>
      <w:ins w:id="15" w:author="Yoav Ram" w:date="2018-04-24T11:20:00Z">
        <w:r w:rsidR="0076708E">
          <w:t>T</w:t>
        </w:r>
      </w:ins>
      <w:r w:rsidRPr="0025589C">
        <w:t xml:space="preserve">he </w:t>
      </w:r>
      <w:r w:rsidR="006A45CA">
        <w:t xml:space="preserve">relative </w:t>
      </w:r>
      <w:r w:rsidRPr="0025589C">
        <w:t>growth rate</w:t>
      </w:r>
      <w:r w:rsidR="006A45CA">
        <w:t>s</w:t>
      </w:r>
      <w:r w:rsidRPr="0025589C">
        <w:t xml:space="preserve"> </w:t>
      </w:r>
      <w:r w:rsidR="006A45CA">
        <w:t>are</w:t>
      </w:r>
      <w:r w:rsidR="00960E5F" w:rsidRPr="0025589C">
        <w:t xml:space="preserve"> often used </w:t>
      </w:r>
      <w:r w:rsidR="00D641C6">
        <w:t>to obtain</w:t>
      </w:r>
      <w:r w:rsidRPr="0025589C">
        <w:t xml:space="preserve"> a proxy </w:t>
      </w:r>
      <w:r w:rsidR="00D641C6">
        <w:t>for</w:t>
      </w:r>
      <w:r w:rsidRPr="0025589C">
        <w:t xml:space="preserve"> the selection coefficient,</w:t>
      </w:r>
      <w:r w:rsidRPr="0025589C">
        <w:rPr>
          <w:i/>
          <w:iCs/>
        </w:rPr>
        <w:t xml:space="preserve"> s</w:t>
      </w:r>
      <w:r w:rsidRPr="0025589C">
        <w:t xml:space="preserve">, </w:t>
      </w:r>
      <w:r w:rsidR="00D641C6">
        <w:t xml:space="preserve">where </w:t>
      </w:r>
      <w:r w:rsidR="00D641C6">
        <w:rPr>
          <w:i/>
          <w:iCs/>
        </w:rPr>
        <w:t>1+s</w:t>
      </w:r>
      <w:r w:rsidRPr="0025589C">
        <w:t xml:space="preserve"> is the standard measure of relative fitness in population genetics</w:t>
      </w:r>
      <w:r w:rsidR="0018672F" w:rsidRPr="0025589C">
        <w:t xml:space="preserve"> </w:t>
      </w:r>
      <w:r w:rsidRPr="0025589C">
        <w:fldChar w:fldCharType="begin" w:fldLock="1"/>
      </w:r>
      <w:r w:rsidR="00250AF2">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"(1, 6)", "plainTextFormattedCitation" : "(1, 6)", "previouslyFormattedCitation" : "(1, 6)" }, "properties" : { "noteIndex" : 0 }, "schema" : "https://github.com/citation-style-language/schema/raw/master/csl-citation.json" }</w:instrText>
      </w:r>
      <w:r w:rsidRPr="0025589C">
        <w:fldChar w:fldCharType="separate"/>
      </w:r>
      <w:r w:rsidR="00A10657" w:rsidRPr="00A10657">
        <w:rPr>
          <w:noProof/>
        </w:rPr>
        <w:t>(1, 6)</w:t>
      </w:r>
      <w:r w:rsidRPr="0025589C">
        <w:fldChar w:fldCharType="end"/>
      </w:r>
      <w:r w:rsidRPr="0025589C">
        <w:t xml:space="preserve">. However, </w:t>
      </w:r>
      <w:r w:rsidR="00902C4A" w:rsidRPr="0025589C">
        <w:t xml:space="preserve">exponential growth rates do not capture the dynamics of </w:t>
      </w:r>
      <w:r w:rsidRPr="0025589C">
        <w:t xml:space="preserve">other phases of </w:t>
      </w:r>
      <w:r w:rsidR="00902C4A" w:rsidRPr="0025589C">
        <w:t xml:space="preserve">a typical </w:t>
      </w:r>
      <w:r w:rsidRPr="0025589C">
        <w:t>growth</w:t>
      </w:r>
      <w:r w:rsidR="00902C4A" w:rsidRPr="0025589C">
        <w:t xml:space="preserve"> curve</w:t>
      </w:r>
      <w:r w:rsidRPr="0025589C">
        <w:t xml:space="preserve">, such as the </w:t>
      </w:r>
      <w:r w:rsidR="009B044D" w:rsidRPr="0025589C">
        <w:t xml:space="preserve">length of </w:t>
      </w:r>
      <w:r w:rsidRPr="0025589C">
        <w:t xml:space="preserve">lag phase and the </w:t>
      </w:r>
      <w:r w:rsidR="009B044D" w:rsidRPr="0025589C">
        <w:t xml:space="preserve">cell density at </w:t>
      </w:r>
      <w:r w:rsidRPr="0025589C">
        <w:t>stationary phase</w:t>
      </w:r>
      <w:r w:rsidR="0018672F" w:rsidRPr="0025589C">
        <w:t xml:space="preserve"> </w:t>
      </w:r>
      <w:r w:rsidRPr="0025589C">
        <w:fldChar w:fldCharType="begin" w:fldLock="1"/>
      </w:r>
      <w:r w:rsidR="00250AF2">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"(7)", "plainTextFormattedCitation" : "(7)", "previouslyFormattedCitation" : "(7)" }, "properties" : { "noteIndex" : 0 }, "schema" : "https://github.com/citation-style-language/schema/raw/master/csl-citation.json" }</w:instrText>
      </w:r>
      <w:r w:rsidRPr="0025589C">
        <w:fldChar w:fldCharType="separate"/>
      </w:r>
      <w:r w:rsidR="00A10657" w:rsidRPr="00A10657">
        <w:rPr>
          <w:noProof/>
        </w:rPr>
        <w:t>(7)</w:t>
      </w:r>
      <w:r w:rsidRPr="0025589C">
        <w:fldChar w:fldCharType="end"/>
      </w:r>
      <w:del w:id="16" w:author="Yoav Ram" w:date="2018-04-24T11:20:00Z">
        <w:r w:rsidR="00902C4A" w:rsidRPr="0025589C" w:rsidDel="0076708E">
          <w:delText xml:space="preserve"> (</w:delText>
        </w:r>
      </w:del>
      <w:ins w:id="17" w:author="Yoav Ram" w:date="2018-04-24T11:20:00Z">
        <w:r w:rsidR="0076708E">
          <w:t xml:space="preserve">, see </w:t>
        </w:r>
      </w:ins>
      <w:r w:rsidR="00902C4A" w:rsidRPr="0076708E">
        <w:rPr>
          <w:b/>
          <w:bCs/>
          <w:noProof/>
          <w:rPrChange w:id="18" w:author="Yoav Ram" w:date="2018-04-24T11:20:00Z">
            <w:rPr>
              <w:noProof/>
            </w:rPr>
          </w:rPrChange>
        </w:rPr>
        <w:fldChar w:fldCharType="begin" w:fldLock="1"/>
      </w:r>
      <w:r w:rsidR="00902C4A" w:rsidRPr="0076708E">
        <w:rPr>
          <w:b/>
          <w:bCs/>
          <w:noProof/>
          <w:rPrChange w:id="19" w:author="Yoav Ram" w:date="2018-04-24T11:20:00Z">
            <w:rPr>
              <w:noProof/>
            </w:rPr>
          </w:rPrChange>
        </w:rPr>
        <w:instrText xml:space="preserve"> REF _Ref453682586 \h </w:instrText>
      </w:r>
      <w:r w:rsidR="000A28AB" w:rsidRPr="0076708E">
        <w:rPr>
          <w:b/>
          <w:bCs/>
          <w:noProof/>
          <w:rPrChange w:id="20" w:author="Yoav Ram" w:date="2018-04-24T11:20:00Z">
            <w:rPr>
              <w:noProof/>
            </w:rPr>
          </w:rPrChange>
        </w:rPr>
        <w:instrText xml:space="preserve"> \* MERGEFORMAT </w:instrText>
      </w:r>
      <w:r w:rsidR="00902C4A" w:rsidRPr="0076708E">
        <w:rPr>
          <w:b/>
          <w:bCs/>
          <w:noProof/>
          <w:rPrChange w:id="21" w:author="Yoav Ram" w:date="2018-04-24T11:20:00Z">
            <w:rPr>
              <w:b/>
              <w:bCs/>
              <w:noProof/>
            </w:rPr>
          </w:rPrChange>
        </w:rPr>
      </w:r>
      <w:r w:rsidR="00902C4A" w:rsidRPr="0076708E">
        <w:rPr>
          <w:b/>
          <w:bCs/>
          <w:noProof/>
          <w:rPrChange w:id="22" w:author="Yoav Ram" w:date="2018-04-24T11:20:00Z">
            <w:rPr>
              <w:noProof/>
            </w:rPr>
          </w:rPrChange>
        </w:rPr>
        <w:fldChar w:fldCharType="separate"/>
      </w:r>
      <w:r w:rsidR="00902C4A" w:rsidRPr="0076708E">
        <w:rPr>
          <w:b/>
          <w:bCs/>
          <w:noProof/>
          <w:rPrChange w:id="23" w:author="Yoav Ram" w:date="2018-04-24T11:20:00Z">
            <w:rPr>
              <w:noProof/>
            </w:rPr>
          </w:rPrChange>
        </w:rPr>
        <w:t>Figure 1</w:t>
      </w:r>
      <w:r w:rsidR="00902C4A" w:rsidRPr="0076708E">
        <w:rPr>
          <w:b/>
          <w:bCs/>
          <w:noProof/>
          <w:rPrChange w:id="24" w:author="Yoav Ram" w:date="2018-04-24T11:20:00Z">
            <w:rPr>
              <w:noProof/>
            </w:rPr>
          </w:rPrChange>
        </w:rPr>
        <w:fldChar w:fldCharType="end"/>
      </w:r>
      <w:r w:rsidR="00313D88" w:rsidRPr="0076708E">
        <w:rPr>
          <w:b/>
          <w:bCs/>
          <w:noProof/>
          <w:rPrChange w:id="25" w:author="Yoav Ram" w:date="2018-04-24T11:20:00Z">
            <w:rPr>
              <w:noProof/>
            </w:rPr>
          </w:rPrChange>
        </w:rPr>
        <w:t>A</w:t>
      </w:r>
      <w:del w:id="26" w:author="Yoav Ram" w:date="2018-04-24T11:21:00Z">
        <w:r w:rsidR="00902C4A" w:rsidRPr="0025589C" w:rsidDel="0076708E">
          <w:rPr>
            <w:noProof/>
          </w:rPr>
          <w:delText>)</w:delText>
        </w:r>
      </w:del>
      <w:r w:rsidR="009C1814" w:rsidRPr="0025589C">
        <w:rPr>
          <w:noProof/>
        </w:rPr>
        <w:t xml:space="preserve">. Moreover, the maximal specific growth rate is not typical for the entire growth curve </w:t>
      </w:r>
      <w:r w:rsidR="009C1814" w:rsidRPr="0025589C">
        <w:t>(</w:t>
      </w:r>
      <w:r w:rsidR="009C1814" w:rsidRPr="0076708E">
        <w:rPr>
          <w:b/>
          <w:bCs/>
          <w:noProof/>
          <w:rPrChange w:id="27" w:author="Yoav Ram" w:date="2018-04-24T11:21:00Z">
            <w:rPr>
              <w:noProof/>
            </w:rPr>
          </w:rPrChange>
        </w:rPr>
        <w:fldChar w:fldCharType="begin" w:fldLock="1"/>
      </w:r>
      <w:r w:rsidR="009C1814" w:rsidRPr="0076708E">
        <w:rPr>
          <w:b/>
          <w:bCs/>
          <w:noProof/>
          <w:rPrChange w:id="28" w:author="Yoav Ram" w:date="2018-04-24T11:21:00Z">
            <w:rPr>
              <w:noProof/>
            </w:rPr>
          </w:rPrChange>
        </w:rPr>
        <w:instrText xml:space="preserve"> REF _Ref453682586 \h  \* MERGEFORMAT </w:instrText>
      </w:r>
      <w:r w:rsidR="009C1814" w:rsidRPr="0076708E">
        <w:rPr>
          <w:b/>
          <w:bCs/>
          <w:noProof/>
          <w:rPrChange w:id="29" w:author="Yoav Ram" w:date="2018-04-24T11:21:00Z">
            <w:rPr>
              <w:b/>
              <w:bCs/>
              <w:noProof/>
            </w:rPr>
          </w:rPrChange>
        </w:rPr>
      </w:r>
      <w:r w:rsidR="009C1814" w:rsidRPr="0076708E">
        <w:rPr>
          <w:b/>
          <w:bCs/>
          <w:noProof/>
          <w:rPrChange w:id="30" w:author="Yoav Ram" w:date="2018-04-24T11:21:00Z">
            <w:rPr>
              <w:noProof/>
            </w:rPr>
          </w:rPrChange>
        </w:rPr>
        <w:fldChar w:fldCharType="separate"/>
      </w:r>
      <w:r w:rsidR="009C1814" w:rsidRPr="0076708E">
        <w:rPr>
          <w:b/>
          <w:bCs/>
          <w:noProof/>
          <w:rPrChange w:id="31" w:author="Yoav Ram" w:date="2018-04-24T11:21:00Z">
            <w:rPr>
              <w:noProof/>
            </w:rPr>
          </w:rPrChange>
        </w:rPr>
        <w:t>Figure 1</w:t>
      </w:r>
      <w:r w:rsidR="009C1814" w:rsidRPr="0076708E">
        <w:rPr>
          <w:b/>
          <w:bCs/>
          <w:noProof/>
          <w:rPrChange w:id="32" w:author="Yoav Ram" w:date="2018-04-24T11:21:00Z">
            <w:rPr>
              <w:noProof/>
            </w:rPr>
          </w:rPrChange>
        </w:rPr>
        <w:fldChar w:fldCharType="end"/>
      </w:r>
      <w:r w:rsidR="009C1814" w:rsidRPr="0076708E">
        <w:rPr>
          <w:b/>
          <w:bCs/>
          <w:noProof/>
          <w:rPrChange w:id="33" w:author="Yoav Ram" w:date="2018-04-24T11:21:00Z">
            <w:rPr>
              <w:noProof/>
            </w:rPr>
          </w:rPrChange>
        </w:rPr>
        <w:t>B</w:t>
      </w:r>
      <w:r w:rsidR="009C1814" w:rsidRPr="0025589C">
        <w:rPr>
          <w:noProof/>
        </w:rPr>
        <w:t xml:space="preserve">). </w:t>
      </w:r>
      <w:r w:rsidRPr="0025589C">
        <w:t xml:space="preserve">Thus, it is not surprising that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250AF2">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"noteIndex" : 0 }, "schema" : "https://github.com/citation-style-language/schema/raw/master/csl-citation.json" }</w:instrText>
      </w:r>
      <w:r w:rsidRPr="0025589C">
        <w:fldChar w:fldCharType="separate"/>
      </w:r>
      <w:r w:rsidR="00A10657" w:rsidRPr="00A10657">
        <w:rPr>
          <w:noProof/>
        </w:rPr>
        <w:t>(3, 4)</w:t>
      </w:r>
      <w:r w:rsidRPr="0025589C">
        <w:fldChar w:fldCharType="end"/>
      </w:r>
      <w:r w:rsidRPr="0025589C">
        <w:t>.</w:t>
      </w:r>
    </w:p>
    <w:p w14:paraId="705BCB2A" w14:textId="77777777" w:rsidR="00FB2C01" w:rsidRDefault="00FB2C01">
      <w:pPr>
        <w:spacing w:after="200" w:line="276" w:lineRule="auto"/>
        <w:ind w:firstLine="0"/>
      </w:pPr>
      <w:bookmarkStart w:id="34" w:name="_Ref453682586"/>
      <w:r>
        <w:br w:type="page"/>
      </w:r>
    </w:p>
    <w:p w14:paraId="2D0F065C" w14:textId="3A12A5BF" w:rsidR="00FE4A98" w:rsidRPr="00FB2C01" w:rsidRDefault="00F87A35" w:rsidP="00FB2C01">
      <w:pPr>
        <w:spacing w:after="200" w:line="276" w:lineRule="auto"/>
        <w:ind w:firstLine="0"/>
        <w:rPr>
          <w:b/>
          <w:bCs/>
          <w:sz w:val="22"/>
          <w:szCs w:val="22"/>
        </w:rPr>
      </w:pPr>
      <w:r>
        <w:rPr>
          <w:b/>
          <w:bCs/>
          <w:noProof/>
          <w:sz w:val="22"/>
          <w:szCs w:val="22"/>
        </w:rPr>
        <w:lastRenderedPageBreak/>
        <w:drawing>
          <wp:inline distT="0" distB="0" distL="0" distR="0" wp14:anchorId="67248A5D" wp14:editId="762D11D9">
            <wp:extent cx="5276850" cy="1758950"/>
            <wp:effectExtent l="0" t="0" r="6350" b="0"/>
            <wp:docPr id="7" name="Picture 7"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2D4748DE" w14:textId="2A834B51" w:rsidR="00285E7E" w:rsidRPr="003465C8" w:rsidRDefault="00285E7E" w:rsidP="009A3C77">
      <w:pPr>
        <w:pStyle w:val="Caption"/>
        <w:spacing w:line="480" w:lineRule="auto"/>
        <w:ind w:firstLine="0"/>
        <w:rPr>
          <w:b w:val="0"/>
          <w:bCs w:val="0"/>
          <w:color w:val="auto"/>
          <w:sz w:val="24"/>
          <w:szCs w:val="24"/>
        </w:rPr>
      </w:pPr>
      <w:r w:rsidRPr="00B07CF2">
        <w:rPr>
          <w:color w:val="auto"/>
          <w:sz w:val="22"/>
          <w:szCs w:val="22"/>
        </w:rPr>
        <w:t xml:space="preserve">Figure </w:t>
      </w:r>
      <w:r w:rsidRPr="00B07CF2">
        <w:rPr>
          <w:color w:val="auto"/>
          <w:sz w:val="22"/>
          <w:szCs w:val="22"/>
        </w:rPr>
        <w:fldChar w:fldCharType="begin"/>
      </w:r>
      <w:r w:rsidRPr="00B07CF2">
        <w:rPr>
          <w:color w:val="auto"/>
          <w:sz w:val="22"/>
          <w:szCs w:val="22"/>
        </w:rPr>
        <w:instrText xml:space="preserve"> SEQ Figure \* ARABIC </w:instrText>
      </w:r>
      <w:r w:rsidRPr="00B07CF2">
        <w:rPr>
          <w:color w:val="auto"/>
          <w:sz w:val="22"/>
          <w:szCs w:val="22"/>
        </w:rPr>
        <w:fldChar w:fldCharType="separate"/>
      </w:r>
      <w:r w:rsidR="00250AF2">
        <w:rPr>
          <w:noProof/>
          <w:color w:val="auto"/>
          <w:sz w:val="22"/>
          <w:szCs w:val="22"/>
        </w:rPr>
        <w:t>1</w:t>
      </w:r>
      <w:r w:rsidRPr="00B07CF2">
        <w:rPr>
          <w:color w:val="auto"/>
          <w:sz w:val="22"/>
          <w:szCs w:val="22"/>
        </w:rPr>
        <w:fldChar w:fldCharType="end"/>
      </w:r>
      <w:bookmarkEnd w:id="34"/>
      <w:r w:rsidRPr="00B07CF2">
        <w:rPr>
          <w:color w:val="auto"/>
          <w:sz w:val="22"/>
          <w:szCs w:val="22"/>
        </w:rPr>
        <w:t xml:space="preserve">. </w:t>
      </w:r>
      <w:r w:rsidR="00AA6B0B" w:rsidRPr="00B07CF2">
        <w:rPr>
          <w:color w:val="auto"/>
          <w:sz w:val="22"/>
          <w:szCs w:val="22"/>
        </w:rPr>
        <w:t xml:space="preserve">Common approach for analyzing </w:t>
      </w:r>
      <w:r w:rsidRPr="00B07CF2">
        <w:rPr>
          <w:color w:val="auto"/>
          <w:sz w:val="22"/>
          <w:szCs w:val="22"/>
        </w:rPr>
        <w:t>growth curve data</w:t>
      </w:r>
      <w:r w:rsidR="00AA6B0B" w:rsidRPr="00B07CF2">
        <w:rPr>
          <w:color w:val="auto"/>
          <w:sz w:val="22"/>
          <w:szCs w:val="22"/>
        </w:rPr>
        <w:t xml:space="preserve"> using an exponential model</w:t>
      </w:r>
      <w:r w:rsidRPr="00B07CF2">
        <w:rPr>
          <w:color w:val="auto"/>
          <w:sz w:val="22"/>
          <w:szCs w:val="22"/>
        </w:rPr>
        <w:t xml:space="preserve">. </w:t>
      </w:r>
      <w:r w:rsidR="00AA6099" w:rsidRPr="00B07CF2">
        <w:rPr>
          <w:b w:val="0"/>
          <w:bCs w:val="0"/>
          <w:color w:val="auto"/>
          <w:sz w:val="22"/>
          <w:szCs w:val="22"/>
        </w:rPr>
        <w:t>G</w:t>
      </w:r>
      <w:r w:rsidRPr="00B07CF2">
        <w:rPr>
          <w:b w:val="0"/>
          <w:bCs w:val="0"/>
          <w:color w:val="auto"/>
          <w:sz w:val="22"/>
          <w:szCs w:val="22"/>
        </w:rPr>
        <w:t>rowth rate</w:t>
      </w:r>
      <w:r w:rsidR="00AA6099" w:rsidRPr="00B07CF2">
        <w:rPr>
          <w:b w:val="0"/>
          <w:bCs w:val="0"/>
          <w:color w:val="auto"/>
          <w:sz w:val="22"/>
          <w:szCs w:val="22"/>
        </w:rPr>
        <w:t>s are commonly estimated from growth curves data</w:t>
      </w:r>
      <w:r w:rsidR="009C1814" w:rsidRPr="00B07CF2">
        <w:rPr>
          <w:b w:val="0"/>
          <w:bCs w:val="0"/>
          <w:color w:val="auto"/>
          <w:sz w:val="22"/>
          <w:szCs w:val="22"/>
        </w:rPr>
        <w:t xml:space="preserve"> by taking the log of the growth curve and performing linear regression </w:t>
      </w:r>
      <w:r w:rsidR="002229A5" w:rsidRPr="00B07CF2">
        <w:rPr>
          <w:b w:val="0"/>
          <w:bCs w:val="0"/>
          <w:color w:val="auto"/>
          <w:sz w:val="22"/>
          <w:szCs w:val="22"/>
        </w:rPr>
        <w:t xml:space="preserve">around the time of maximum growth (see </w:t>
      </w:r>
      <w:r w:rsidR="002229A5" w:rsidRPr="00B07CF2">
        <w:rPr>
          <w:b w:val="0"/>
          <w:bCs w:val="0"/>
          <w:color w:val="auto"/>
          <w:sz w:val="22"/>
          <w:szCs w:val="22"/>
        </w:rPr>
        <w:fldChar w:fldCharType="begin"/>
      </w:r>
      <w:r w:rsidR="002229A5" w:rsidRPr="00B07CF2">
        <w:rPr>
          <w:b w:val="0"/>
          <w:bCs w:val="0"/>
          <w:color w:val="auto"/>
          <w:sz w:val="22"/>
          <w:szCs w:val="22"/>
        </w:rPr>
        <w:instrText xml:space="preserve"> REF _Ref455590789 \h  \* MERGEFORMAT </w:instrText>
      </w:r>
      <w:r w:rsidR="002229A5" w:rsidRPr="00B07CF2">
        <w:rPr>
          <w:b w:val="0"/>
          <w:bCs w:val="0"/>
          <w:color w:val="auto"/>
          <w:sz w:val="22"/>
          <w:szCs w:val="22"/>
        </w:rPr>
      </w:r>
      <w:r w:rsidR="002229A5" w:rsidRPr="00B07CF2">
        <w:rPr>
          <w:b w:val="0"/>
          <w:bCs w:val="0"/>
          <w:color w:val="auto"/>
          <w:sz w:val="22"/>
          <w:szCs w:val="22"/>
        </w:rPr>
        <w:fldChar w:fldCharType="separate"/>
      </w:r>
      <w:r w:rsidR="002229A5" w:rsidRPr="00B07CF2">
        <w:rPr>
          <w:b w:val="0"/>
          <w:bCs w:val="0"/>
          <w:color w:val="auto"/>
          <w:sz w:val="22"/>
          <w:szCs w:val="22"/>
        </w:rPr>
        <w:t>Materials and Methods</w:t>
      </w:r>
      <w:r w:rsidR="002229A5" w:rsidRPr="00B07CF2">
        <w:rPr>
          <w:b w:val="0"/>
          <w:bCs w:val="0"/>
          <w:color w:val="auto"/>
          <w:sz w:val="22"/>
          <w:szCs w:val="22"/>
        </w:rPr>
        <w:fldChar w:fldCharType="end"/>
      </w:r>
      <w:r w:rsidR="002229A5" w:rsidRPr="00B07CF2">
        <w:rPr>
          <w:b w:val="0"/>
          <w:bCs w:val="0"/>
          <w:color w:val="auto"/>
          <w:sz w:val="22"/>
          <w:szCs w:val="22"/>
        </w:rPr>
        <w:t xml:space="preserve"> for specific details). Implicitly, this is equivalent to fitting an exponential growth model </w:t>
      </w:r>
      <w:r w:rsidR="002229A5" w:rsidRPr="00B07CF2">
        <w:rPr>
          <w:b w:val="0"/>
          <w:bCs w:val="0"/>
          <w:i/>
          <w:iCs/>
          <w:color w:val="auto"/>
          <w:sz w:val="22"/>
          <w:szCs w:val="22"/>
        </w:rPr>
        <w:t>N(t)=N</w:t>
      </w:r>
      <w:r w:rsidR="002229A5" w:rsidRPr="00B07CF2">
        <w:rPr>
          <w:b w:val="0"/>
          <w:bCs w:val="0"/>
          <w:i/>
          <w:iCs/>
          <w:color w:val="auto"/>
          <w:sz w:val="22"/>
          <w:szCs w:val="22"/>
          <w:vertAlign w:val="subscript"/>
        </w:rPr>
        <w:t>0</w:t>
      </w:r>
      <w:r w:rsidR="002229A5" w:rsidRPr="00B07CF2">
        <w:rPr>
          <w:b w:val="0"/>
          <w:bCs w:val="0"/>
          <w:i/>
          <w:iCs/>
          <w:color w:val="auto"/>
          <w:sz w:val="22"/>
          <w:szCs w:val="22"/>
        </w:rPr>
        <w:t>e</w:t>
      </w:r>
      <w:r w:rsidR="002229A5" w:rsidRPr="00B07CF2">
        <w:rPr>
          <w:b w:val="0"/>
          <w:bCs w:val="0"/>
          <w:i/>
          <w:iCs/>
          <w:color w:val="auto"/>
          <w:sz w:val="22"/>
          <w:szCs w:val="22"/>
          <w:vertAlign w:val="superscript"/>
        </w:rPr>
        <w:t>rt</w:t>
      </w:r>
      <w:r w:rsidR="002229A5" w:rsidRPr="00B07CF2">
        <w:rPr>
          <w:b w:val="0"/>
          <w:bCs w:val="0"/>
          <w:color w:val="auto"/>
          <w:sz w:val="22"/>
          <w:szCs w:val="22"/>
        </w:rPr>
        <w:t xml:space="preserve"> to the growth curve.</w:t>
      </w:r>
      <w:r w:rsidRPr="00B07CF2">
        <w:rPr>
          <w:b w:val="0"/>
          <w:bCs w:val="0"/>
          <w:color w:val="auto"/>
          <w:sz w:val="22"/>
          <w:szCs w:val="22"/>
        </w:rPr>
        <w:t xml:space="preserve"> </w:t>
      </w:r>
      <w:r w:rsidRPr="00B07CF2">
        <w:rPr>
          <w:color w:val="auto"/>
          <w:sz w:val="22"/>
          <w:szCs w:val="22"/>
        </w:rPr>
        <w:t xml:space="preserve">(A) </w:t>
      </w:r>
      <w:r w:rsidRPr="00B07CF2">
        <w:rPr>
          <w:b w:val="0"/>
          <w:bCs w:val="0"/>
          <w:color w:val="auto"/>
          <w:sz w:val="22"/>
          <w:szCs w:val="22"/>
        </w:rPr>
        <w:t xml:space="preserve">The </w:t>
      </w:r>
      <w:r w:rsidR="00F87A35">
        <w:rPr>
          <w:b w:val="0"/>
          <w:bCs w:val="0"/>
          <w:color w:val="auto"/>
          <w:sz w:val="22"/>
          <w:szCs w:val="22"/>
        </w:rPr>
        <w:t xml:space="preserve">circle </w:t>
      </w:r>
      <w:r w:rsidRPr="00B07CF2">
        <w:rPr>
          <w:b w:val="0"/>
          <w:bCs w:val="0"/>
          <w:color w:val="auto"/>
          <w:sz w:val="22"/>
          <w:szCs w:val="22"/>
        </w:rPr>
        <w:t xml:space="preserve">markers represent </w:t>
      </w:r>
      <w:r w:rsidRPr="00B07CF2">
        <w:rPr>
          <w:b w:val="0"/>
          <w:bCs w:val="0"/>
          <w:i/>
          <w:iCs/>
          <w:color w:val="auto"/>
          <w:sz w:val="22"/>
          <w:szCs w:val="22"/>
        </w:rPr>
        <w:t xml:space="preserve">N(t) </w:t>
      </w:r>
      <w:r w:rsidRPr="00B07CF2">
        <w:rPr>
          <w:b w:val="0"/>
          <w:bCs w:val="0"/>
          <w:color w:val="auto"/>
          <w:sz w:val="22"/>
          <w:szCs w:val="22"/>
        </w:rPr>
        <w:t xml:space="preserve">the mean </w:t>
      </w:r>
      <w:r w:rsidR="00A80051" w:rsidRPr="00B07CF2">
        <w:rPr>
          <w:b w:val="0"/>
          <w:bCs w:val="0"/>
          <w:color w:val="auto"/>
          <w:sz w:val="22"/>
          <w:szCs w:val="22"/>
        </w:rPr>
        <w:t xml:space="preserve">cell </w:t>
      </w:r>
      <w:r w:rsidRPr="00B07CF2">
        <w:rPr>
          <w:b w:val="0"/>
          <w:bCs w:val="0"/>
          <w:color w:val="auto"/>
          <w:sz w:val="22"/>
          <w:szCs w:val="22"/>
        </w:rPr>
        <w:t xml:space="preserve">density in </w:t>
      </w:r>
      <w:r w:rsidR="00515701" w:rsidRPr="00B07CF2">
        <w:rPr>
          <w:b w:val="0"/>
          <w:bCs w:val="0"/>
          <w:color w:val="auto"/>
          <w:sz w:val="22"/>
          <w:szCs w:val="22"/>
        </w:rPr>
        <w:t>22</w:t>
      </w:r>
      <w:r w:rsidRPr="00B07CF2">
        <w:rPr>
          <w:b w:val="0"/>
          <w:bCs w:val="0"/>
          <w:color w:val="auto"/>
          <w:sz w:val="22"/>
          <w:szCs w:val="22"/>
        </w:rPr>
        <w:t xml:space="preserve"> growth curves.</w:t>
      </w:r>
      <w:r w:rsidR="0099718F" w:rsidRPr="00B07CF2">
        <w:rPr>
          <w:b w:val="0"/>
          <w:bCs w:val="0"/>
          <w:color w:val="auto"/>
          <w:sz w:val="22"/>
          <w:szCs w:val="22"/>
        </w:rPr>
        <w:t xml:space="preserve"> The solid line represents </w:t>
      </w:r>
      <w:r w:rsidR="002229A5" w:rsidRPr="00B07CF2">
        <w:rPr>
          <w:b w:val="0"/>
          <w:bCs w:val="0"/>
          <w:color w:val="auto"/>
          <w:sz w:val="22"/>
          <w:szCs w:val="22"/>
        </w:rPr>
        <w:t>a smooth line through the points (</w:t>
      </w:r>
      <w:r w:rsidR="00066190">
        <w:rPr>
          <w:b w:val="0"/>
          <w:bCs w:val="0"/>
          <w:color w:val="auto"/>
          <w:sz w:val="22"/>
          <w:szCs w:val="22"/>
        </w:rPr>
        <w:t>i.e</w:t>
      </w:r>
      <w:r w:rsidR="002229A5" w:rsidRPr="00B07CF2">
        <w:rPr>
          <w:b w:val="0"/>
          <w:bCs w:val="0"/>
          <w:color w:val="auto"/>
          <w:sz w:val="22"/>
          <w:szCs w:val="22"/>
        </w:rPr>
        <w:t xml:space="preserve">. by fitting a </w:t>
      </w:r>
      <w:r w:rsidR="0099718F" w:rsidRPr="00B07CF2">
        <w:rPr>
          <w:b w:val="0"/>
          <w:bCs w:val="0"/>
          <w:color w:val="auto"/>
          <w:sz w:val="22"/>
          <w:szCs w:val="22"/>
        </w:rPr>
        <w:t>polynomial</w:t>
      </w:r>
      <w:r w:rsidR="002229A5" w:rsidRPr="00B07CF2">
        <w:rPr>
          <w:b w:val="0"/>
          <w:bCs w:val="0"/>
          <w:color w:val="auto"/>
          <w:sz w:val="22"/>
          <w:szCs w:val="22"/>
        </w:rPr>
        <w:t>)</w:t>
      </w:r>
      <w:r w:rsidR="0099718F" w:rsidRPr="00B07CF2">
        <w:rPr>
          <w:b w:val="0"/>
          <w:bCs w:val="0"/>
          <w:color w:val="auto"/>
          <w:sz w:val="22"/>
          <w:szCs w:val="22"/>
        </w:rPr>
        <w:t>.</w:t>
      </w:r>
      <w:r w:rsidRPr="00B07CF2">
        <w:rPr>
          <w:b w:val="0"/>
          <w:bCs w:val="0"/>
          <w:color w:val="auto"/>
          <w:sz w:val="22"/>
          <w:szCs w:val="22"/>
        </w:rPr>
        <w:t xml:space="preserve"> The dashed line represents the exponential model </w:t>
      </w:r>
      <w:r w:rsidRPr="00B07CF2">
        <w:rPr>
          <w:b w:val="0"/>
          <w:bCs w:val="0"/>
          <w:i/>
          <w:iCs/>
          <w:color w:val="auto"/>
          <w:sz w:val="22"/>
          <w:szCs w:val="22"/>
        </w:rPr>
        <w:t>N</w:t>
      </w:r>
      <w:r w:rsidRPr="00B07CF2">
        <w:rPr>
          <w:b w:val="0"/>
          <w:bCs w:val="0"/>
          <w:i/>
          <w:iCs/>
          <w:color w:val="auto"/>
          <w:sz w:val="22"/>
          <w:szCs w:val="22"/>
          <w:vertAlign w:val="subscript"/>
        </w:rPr>
        <w:t>0</w:t>
      </w:r>
      <w:r w:rsidRPr="00B07CF2">
        <w:rPr>
          <w:b w:val="0"/>
          <w:bCs w:val="0"/>
          <w:i/>
          <w:iCs/>
          <w:color w:val="auto"/>
          <w:sz w:val="22"/>
          <w:szCs w:val="22"/>
        </w:rPr>
        <w:t>e</w:t>
      </w:r>
      <w:r w:rsidRPr="00B07CF2">
        <w:rPr>
          <w:b w:val="0"/>
          <w:bCs w:val="0"/>
          <w:i/>
          <w:iCs/>
          <w:color w:val="auto"/>
          <w:sz w:val="22"/>
          <w:szCs w:val="22"/>
          <w:vertAlign w:val="superscript"/>
        </w:rPr>
        <w:t>rt</w:t>
      </w:r>
      <w:r w:rsidRPr="00B07CF2">
        <w:rPr>
          <w:b w:val="0"/>
          <w:bCs w:val="0"/>
          <w:color w:val="auto"/>
          <w:sz w:val="22"/>
          <w:szCs w:val="22"/>
        </w:rPr>
        <w:t xml:space="preserve"> fitted to the data, with </w:t>
      </w:r>
      <w:r w:rsidRPr="00B07CF2">
        <w:rPr>
          <w:b w:val="0"/>
          <w:bCs w:val="0"/>
          <w:i/>
          <w:iCs/>
          <w:color w:val="auto"/>
          <w:sz w:val="22"/>
          <w:szCs w:val="22"/>
        </w:rPr>
        <w:t>r=0.</w:t>
      </w:r>
      <w:r w:rsidR="00354831">
        <w:rPr>
          <w:b w:val="0"/>
          <w:bCs w:val="0"/>
          <w:i/>
          <w:iCs/>
          <w:color w:val="auto"/>
          <w:sz w:val="22"/>
          <w:szCs w:val="22"/>
        </w:rPr>
        <w:t>35</w:t>
      </w:r>
      <w:r w:rsidR="00A80051" w:rsidRPr="00B07CF2">
        <w:rPr>
          <w:b w:val="0"/>
          <w:bCs w:val="0"/>
          <w:color w:val="auto"/>
          <w:sz w:val="22"/>
          <w:szCs w:val="22"/>
        </w:rPr>
        <w:t xml:space="preserve"> and </w:t>
      </w:r>
      <w:r w:rsidR="00A80051" w:rsidRPr="00B07CF2">
        <w:rPr>
          <w:b w:val="0"/>
          <w:bCs w:val="0"/>
          <w:i/>
          <w:iCs/>
          <w:color w:val="auto"/>
          <w:sz w:val="22"/>
          <w:szCs w:val="22"/>
        </w:rPr>
        <w:t>N</w:t>
      </w:r>
      <w:r w:rsidR="00A80051" w:rsidRPr="00B07CF2">
        <w:rPr>
          <w:b w:val="0"/>
          <w:bCs w:val="0"/>
          <w:i/>
          <w:iCs/>
          <w:color w:val="auto"/>
          <w:sz w:val="22"/>
          <w:szCs w:val="22"/>
          <w:vertAlign w:val="subscript"/>
        </w:rPr>
        <w:t>0</w:t>
      </w:r>
      <w:r w:rsidR="00A80051" w:rsidRPr="00B07CF2">
        <w:rPr>
          <w:b w:val="0"/>
          <w:bCs w:val="0"/>
          <w:i/>
          <w:iCs/>
          <w:color w:val="auto"/>
          <w:sz w:val="22"/>
          <w:szCs w:val="22"/>
        </w:rPr>
        <w:t>=0.0</w:t>
      </w:r>
      <w:r w:rsidR="001B4F28">
        <w:rPr>
          <w:b w:val="0"/>
          <w:bCs w:val="0"/>
          <w:i/>
          <w:iCs/>
          <w:color w:val="auto"/>
          <w:sz w:val="22"/>
          <w:szCs w:val="22"/>
        </w:rPr>
        <w:t>8</w:t>
      </w:r>
      <w:r w:rsidR="00A80051" w:rsidRPr="00B07CF2">
        <w:rPr>
          <w:b w:val="0"/>
          <w:bCs w:val="0"/>
          <w:i/>
          <w:iCs/>
          <w:color w:val="auto"/>
          <w:sz w:val="22"/>
          <w:szCs w:val="22"/>
        </w:rPr>
        <w:t>8</w:t>
      </w:r>
      <w:r w:rsidRPr="00B07CF2">
        <w:rPr>
          <w:b w:val="0"/>
          <w:bCs w:val="0"/>
          <w:color w:val="auto"/>
          <w:sz w:val="22"/>
          <w:szCs w:val="22"/>
        </w:rPr>
        <w:t xml:space="preserve">. The dotted vertical line denotes </w:t>
      </w:r>
      <w:r w:rsidRPr="00B07CF2">
        <w:rPr>
          <w:b w:val="0"/>
          <w:bCs w:val="0"/>
          <w:i/>
          <w:iCs/>
          <w:color w:val="auto"/>
          <w:sz w:val="22"/>
          <w:szCs w:val="22"/>
        </w:rPr>
        <w:t>t</w:t>
      </w:r>
      <w:r w:rsidRPr="00B07CF2">
        <w:rPr>
          <w:b w:val="0"/>
          <w:bCs w:val="0"/>
          <w:i/>
          <w:iCs/>
          <w:color w:val="auto"/>
          <w:sz w:val="22"/>
          <w:szCs w:val="22"/>
          <w:vertAlign w:val="subscript"/>
        </w:rPr>
        <w:t>max</w:t>
      </w:r>
      <w:r w:rsidRPr="00B07CF2">
        <w:rPr>
          <w:b w:val="0"/>
          <w:bCs w:val="0"/>
          <w:color w:val="auto"/>
          <w:sz w:val="22"/>
          <w:szCs w:val="22"/>
        </w:rPr>
        <w:t xml:space="preserve">. </w:t>
      </w:r>
      <w:r w:rsidRPr="00B07CF2">
        <w:rPr>
          <w:color w:val="auto"/>
          <w:sz w:val="22"/>
          <w:szCs w:val="22"/>
        </w:rPr>
        <w:t xml:space="preserve">(B) </w:t>
      </w:r>
      <w:r w:rsidRPr="00B07CF2">
        <w:rPr>
          <w:b w:val="0"/>
          <w:bCs w:val="0"/>
          <w:color w:val="auto"/>
          <w:sz w:val="22"/>
          <w:szCs w:val="22"/>
        </w:rPr>
        <w:t xml:space="preserve">The solid </w:t>
      </w:r>
      <w:r w:rsidR="00E64F18" w:rsidRPr="00B07CF2">
        <w:rPr>
          <w:b w:val="0"/>
          <w:bCs w:val="0"/>
          <w:color w:val="auto"/>
          <w:sz w:val="22"/>
          <w:szCs w:val="22"/>
        </w:rPr>
        <w:t xml:space="preserve">curve </w:t>
      </w:r>
      <w:r w:rsidRPr="00B07CF2">
        <w:rPr>
          <w:b w:val="0"/>
          <w:bCs w:val="0"/>
          <w:color w:val="auto"/>
          <w:sz w:val="22"/>
          <w:szCs w:val="22"/>
        </w:rPr>
        <w:t xml:space="preserve">shows </w:t>
      </w:r>
      <w:r w:rsidRPr="00B07CF2">
        <w:rPr>
          <w:b w:val="0"/>
          <w:bCs w:val="0"/>
          <w:i/>
          <w:iCs/>
          <w:color w:val="auto"/>
          <w:sz w:val="22"/>
          <w:szCs w:val="22"/>
        </w:rPr>
        <w:t>dN/dt</w:t>
      </w:r>
      <w:r w:rsidR="00E64F18" w:rsidRPr="00B07CF2">
        <w:rPr>
          <w:b w:val="0"/>
          <w:bCs w:val="0"/>
          <w:i/>
          <w:iCs/>
          <w:color w:val="auto"/>
          <w:sz w:val="22"/>
          <w:szCs w:val="22"/>
        </w:rPr>
        <w:t>,</w:t>
      </w:r>
      <w:r w:rsidRPr="00B07CF2">
        <w:rPr>
          <w:b w:val="0"/>
          <w:bCs w:val="0"/>
          <w:i/>
          <w:iCs/>
          <w:color w:val="auto"/>
          <w:sz w:val="22"/>
          <w:szCs w:val="22"/>
        </w:rPr>
        <w:t xml:space="preserve"> </w:t>
      </w:r>
      <w:r w:rsidRPr="00B07CF2">
        <w:rPr>
          <w:b w:val="0"/>
          <w:bCs w:val="0"/>
          <w:color w:val="auto"/>
          <w:sz w:val="22"/>
          <w:szCs w:val="22"/>
        </w:rPr>
        <w:t>the derivative of the mean density</w:t>
      </w:r>
      <w:r w:rsidR="0099718F" w:rsidRPr="00B07CF2">
        <w:rPr>
          <w:b w:val="0"/>
          <w:bCs w:val="0"/>
          <w:color w:val="auto"/>
          <w:sz w:val="22"/>
          <w:szCs w:val="22"/>
        </w:rPr>
        <w:t xml:space="preserve"> (calculated as the derivative of the</w:t>
      </w:r>
      <w:r w:rsidR="002229A5" w:rsidRPr="00B07CF2">
        <w:rPr>
          <w:b w:val="0"/>
          <w:bCs w:val="0"/>
          <w:color w:val="auto"/>
          <w:sz w:val="22"/>
          <w:szCs w:val="22"/>
        </w:rPr>
        <w:t xml:space="preserve"> </w:t>
      </w:r>
      <w:r w:rsidR="009A3C77">
        <w:rPr>
          <w:b w:val="0"/>
          <w:bCs w:val="0"/>
          <w:color w:val="auto"/>
          <w:sz w:val="22"/>
          <w:szCs w:val="22"/>
        </w:rPr>
        <w:t>solid</w:t>
      </w:r>
      <w:r w:rsidR="002229A5" w:rsidRPr="00B07CF2">
        <w:rPr>
          <w:b w:val="0"/>
          <w:bCs w:val="0"/>
          <w:color w:val="auto"/>
          <w:sz w:val="22"/>
          <w:szCs w:val="22"/>
        </w:rPr>
        <w:t xml:space="preserve"> line in A</w:t>
      </w:r>
      <w:r w:rsidR="0099718F" w:rsidRPr="00B07CF2">
        <w:rPr>
          <w:b w:val="0"/>
          <w:bCs w:val="0"/>
          <w:color w:val="auto"/>
          <w:sz w:val="22"/>
          <w:szCs w:val="22"/>
        </w:rPr>
        <w:t>)</w:t>
      </w:r>
      <w:r w:rsidRPr="00B07CF2">
        <w:rPr>
          <w:b w:val="0"/>
          <w:bCs w:val="0"/>
          <w:color w:val="auto"/>
          <w:sz w:val="22"/>
          <w:szCs w:val="22"/>
        </w:rPr>
        <w:t xml:space="preserve">. The dotted vertical line denotes </w:t>
      </w:r>
      <w:r w:rsidRPr="00B07CF2">
        <w:rPr>
          <w:b w:val="0"/>
          <w:bCs w:val="0"/>
          <w:i/>
          <w:iCs/>
          <w:color w:val="auto"/>
          <w:sz w:val="22"/>
          <w:szCs w:val="22"/>
        </w:rPr>
        <w:t>t</w:t>
      </w:r>
      <w:r w:rsidRPr="00B07CF2">
        <w:rPr>
          <w:b w:val="0"/>
          <w:bCs w:val="0"/>
          <w:i/>
          <w:iCs/>
          <w:color w:val="auto"/>
          <w:sz w:val="22"/>
          <w:szCs w:val="22"/>
          <w:vertAlign w:val="subscript"/>
        </w:rPr>
        <w:t>max</w:t>
      </w:r>
      <w:r w:rsidRPr="00B07CF2">
        <w:rPr>
          <w:b w:val="0"/>
          <w:bCs w:val="0"/>
          <w:color w:val="auto"/>
          <w:sz w:val="22"/>
          <w:szCs w:val="22"/>
        </w:rPr>
        <w:t>. Data in this figure corresponds to the</w:t>
      </w:r>
      <w:r w:rsidR="00A46D2B" w:rsidRPr="00B07CF2">
        <w:rPr>
          <w:b w:val="0"/>
          <w:bCs w:val="0"/>
          <w:color w:val="auto"/>
          <w:sz w:val="22"/>
          <w:szCs w:val="22"/>
        </w:rPr>
        <w:t xml:space="preserve"> growth of </w:t>
      </w:r>
      <w:r w:rsidR="005647A6">
        <w:rPr>
          <w:b w:val="0"/>
          <w:bCs w:val="0"/>
          <w:color w:val="auto"/>
          <w:sz w:val="22"/>
          <w:szCs w:val="22"/>
        </w:rPr>
        <w:t>strain A1</w:t>
      </w:r>
      <w:r w:rsidR="00A46D2B" w:rsidRPr="00B07CF2">
        <w:rPr>
          <w:b w:val="0"/>
          <w:bCs w:val="0"/>
          <w:color w:val="auto"/>
          <w:sz w:val="22"/>
          <w:szCs w:val="22"/>
        </w:rPr>
        <w:t xml:space="preserve"> (</w:t>
      </w:r>
      <w:r w:rsidR="00515701" w:rsidRPr="00B07CF2">
        <w:rPr>
          <w:b w:val="0"/>
          <w:bCs w:val="0"/>
          <w:color w:val="auto"/>
          <w:sz w:val="22"/>
          <w:szCs w:val="22"/>
        </w:rPr>
        <w:t xml:space="preserve">red </w:t>
      </w:r>
      <w:r w:rsidR="00A46D2B" w:rsidRPr="00B07CF2">
        <w:rPr>
          <w:b w:val="0"/>
          <w:bCs w:val="0"/>
          <w:color w:val="auto"/>
          <w:sz w:val="22"/>
          <w:szCs w:val="22"/>
        </w:rPr>
        <w:t>markers in</w:t>
      </w:r>
      <w:r w:rsidRPr="00B07CF2">
        <w:rPr>
          <w:b w:val="0"/>
          <w:bCs w:val="0"/>
          <w:color w:val="auto"/>
          <w:sz w:val="22"/>
          <w:szCs w:val="22"/>
        </w:rPr>
        <w:t xml:space="preserve"> </w:t>
      </w:r>
      <w:r w:rsidR="00066190">
        <w:rPr>
          <w:b w:val="0"/>
          <w:bCs w:val="0"/>
          <w:color w:val="auto"/>
          <w:sz w:val="22"/>
          <w:szCs w:val="22"/>
        </w:rPr>
        <w:t xml:space="preserve">panel A1 of </w:t>
      </w:r>
      <w:r w:rsidR="009A7C6C" w:rsidRPr="005647A6">
        <w:rPr>
          <w:color w:val="auto"/>
          <w:sz w:val="22"/>
          <w:szCs w:val="22"/>
        </w:rPr>
        <w:fldChar w:fldCharType="begin"/>
      </w:r>
      <w:r w:rsidR="009A7C6C" w:rsidRPr="005647A6">
        <w:rPr>
          <w:color w:val="auto"/>
          <w:sz w:val="22"/>
          <w:szCs w:val="22"/>
        </w:rPr>
        <w:instrText xml:space="preserve"> REF _Ref439852214 \h  \* MERGEFORMAT </w:instrText>
      </w:r>
      <w:r w:rsidR="009A7C6C" w:rsidRPr="005647A6">
        <w:rPr>
          <w:color w:val="auto"/>
          <w:sz w:val="22"/>
          <w:szCs w:val="22"/>
        </w:rPr>
      </w:r>
      <w:r w:rsidR="009A7C6C" w:rsidRPr="005647A6">
        <w:rPr>
          <w:color w:val="auto"/>
          <w:sz w:val="22"/>
          <w:szCs w:val="22"/>
        </w:rPr>
        <w:fldChar w:fldCharType="separate"/>
      </w:r>
      <w:r w:rsidR="00796A41" w:rsidRPr="005647A6">
        <w:rPr>
          <w:color w:val="auto"/>
          <w:sz w:val="22"/>
          <w:szCs w:val="22"/>
        </w:rPr>
        <w:t xml:space="preserve">Figure </w:t>
      </w:r>
      <w:r w:rsidR="00796A41" w:rsidRPr="005647A6">
        <w:rPr>
          <w:noProof/>
          <w:color w:val="auto"/>
          <w:sz w:val="22"/>
          <w:szCs w:val="22"/>
        </w:rPr>
        <w:t>2</w:t>
      </w:r>
      <w:r w:rsidR="009A7C6C" w:rsidRPr="005647A6">
        <w:rPr>
          <w:color w:val="auto"/>
          <w:sz w:val="22"/>
          <w:szCs w:val="22"/>
        </w:rPr>
        <w:fldChar w:fldCharType="end"/>
      </w:r>
      <w:r w:rsidR="00A46D2B" w:rsidRPr="00B07CF2">
        <w:rPr>
          <w:b w:val="0"/>
          <w:bCs w:val="0"/>
          <w:color w:val="auto"/>
          <w:sz w:val="22"/>
          <w:szCs w:val="22"/>
        </w:rPr>
        <w:t>)</w:t>
      </w:r>
      <w:r w:rsidR="00A80051" w:rsidRPr="00B07CF2">
        <w:rPr>
          <w:b w:val="0"/>
          <w:bCs w:val="0"/>
          <w:color w:val="auto"/>
          <w:sz w:val="22"/>
          <w:szCs w:val="22"/>
        </w:rPr>
        <w:t>.</w:t>
      </w:r>
    </w:p>
    <w:p w14:paraId="22C340DF" w14:textId="77777777" w:rsidR="007A7F01" w:rsidRPr="0025589C" w:rsidRDefault="007A7F01" w:rsidP="00834D0E">
      <w:pPr>
        <w:spacing w:line="480" w:lineRule="auto"/>
        <w:ind w:firstLine="0"/>
      </w:pPr>
    </w:p>
    <w:p w14:paraId="786E09BE" w14:textId="77777777" w:rsidR="00FB2C01" w:rsidRDefault="00FB2C01">
      <w:pPr>
        <w:spacing w:after="200" w:line="276" w:lineRule="auto"/>
        <w:ind w:firstLine="0"/>
      </w:pPr>
      <w:r>
        <w:br w:type="page"/>
      </w:r>
    </w:p>
    <w:p w14:paraId="2E988C6B" w14:textId="47C3CCD3" w:rsidR="005E5082" w:rsidRPr="0025589C" w:rsidRDefault="001B1CBA" w:rsidP="00834D0E">
      <w:pPr>
        <w:spacing w:line="480" w:lineRule="auto"/>
        <w:ind w:firstLine="0"/>
      </w:pPr>
      <w:r w:rsidRPr="0025589C">
        <w:lastRenderedPageBreak/>
        <w:t xml:space="preserve">In </w:t>
      </w:r>
      <w:r w:rsidR="00512764" w:rsidRPr="0025589C">
        <w:t>contrast</w:t>
      </w:r>
      <w:r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003F085B" w:rsidRPr="0025589C">
        <w:fldChar w:fldCharType="separate"/>
      </w:r>
      <w:r w:rsidR="00A10657" w:rsidRPr="00A10657">
        <w:rPr>
          <w:noProof/>
        </w:rPr>
        <w:t>(8)</w:t>
      </w:r>
      <w:r w:rsidR="003F085B" w:rsidRPr="0025589C">
        <w:fldChar w:fldCharType="end"/>
      </w:r>
      <w:r w:rsidR="007A7F01" w:rsidRPr="0025589C">
        <w:t xml:space="preserve">. In </w:t>
      </w:r>
      <w:r w:rsidR="00E42EF9" w:rsidRPr="0025589C">
        <w:t xml:space="preserve">pairwise </w:t>
      </w:r>
      <w:r w:rsidR="007A7F01" w:rsidRPr="0025589C">
        <w:t xml:space="preserve">competition experiments, two strains are grown together in a mixed culture: a reference strain and </w:t>
      </w:r>
      <w:r w:rsidR="00E42EF9" w:rsidRPr="0025589C">
        <w:t>a</w:t>
      </w:r>
      <w:r w:rsidR="007A7F01" w:rsidRPr="0025589C">
        <w:t xml:space="preserve"> strain of interest. The frequency of each strain in the mixed culture is measured during the course of the experiment using  specific markers</w:t>
      </w:r>
      <w:r w:rsidRPr="0025589C">
        <w:t xml:space="preserve">, for example, by counting colonies formed by </w:t>
      </w:r>
      <w:r w:rsidR="00510F80" w:rsidRPr="0025589C">
        <w:t xml:space="preserve">drug </w:t>
      </w:r>
      <w:r w:rsidRPr="0025589C">
        <w:t>resistant or auxotrophic strains</w:t>
      </w:r>
      <w:r w:rsidR="00FB039B" w:rsidRPr="0025589C">
        <w:t xml:space="preserve"> </w:t>
      </w:r>
      <w:r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Pr="0025589C">
        <w:fldChar w:fldCharType="separate"/>
      </w:r>
      <w:r w:rsidR="00A10657" w:rsidRPr="00A10657">
        <w:rPr>
          <w:noProof/>
        </w:rPr>
        <w:t>(8)</w:t>
      </w:r>
      <w:r w:rsidRPr="0025589C">
        <w:fldChar w:fldCharType="end"/>
      </w:r>
      <w:r w:rsidRPr="0025589C">
        <w:t>, by monitoring</w:t>
      </w:r>
      <w:r w:rsidR="00510F80" w:rsidRPr="0025589C">
        <w:t xml:space="preserve"> </w:t>
      </w:r>
      <w:r w:rsidR="009B044D" w:rsidRPr="0025589C">
        <w:t xml:space="preserve">fluorescent markers </w:t>
      </w:r>
      <w:r w:rsidRPr="0025589C">
        <w:t xml:space="preserve">with </w:t>
      </w:r>
      <w:r w:rsidR="007A7F01" w:rsidRPr="0025589C">
        <w:t>flow cytometry</w:t>
      </w:r>
      <w:r w:rsidR="00FB039B" w:rsidRPr="0025589C">
        <w:t xml:space="preserve"> </w:t>
      </w:r>
      <w:r w:rsidR="007A7F01"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Pr="0025589C">
        <w:t>,</w:t>
      </w:r>
      <w:r w:rsidR="007A7F01" w:rsidRPr="0025589C">
        <w:t xml:space="preserve"> </w:t>
      </w:r>
      <w:r w:rsidR="009B044D" w:rsidRPr="0025589C">
        <w:t xml:space="preserve">or </w:t>
      </w:r>
      <w:r w:rsidRPr="0025589C">
        <w:t xml:space="preserve">counting DNA barcodes reads using </w:t>
      </w:r>
      <w:r w:rsidR="007A7F01" w:rsidRPr="0025589C">
        <w:t>deep sequencing</w:t>
      </w:r>
      <w:r w:rsidR="00FB039B" w:rsidRPr="0025589C">
        <w:t xml:space="preserve"> </w:t>
      </w:r>
      <w:r w:rsidR="007A7F01" w:rsidRPr="0025589C">
        <w:fldChar w:fldCharType="begin" w:fldLock="1"/>
      </w:r>
      <w:r w:rsidR="00250AF2">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"(9, 10)", "plainTextFormattedCitation" : "(9, 10)", "previouslyFormattedCitation" : "(9, 10)" }, "properties" : { "noteIndex" : 0 }, "schema" : "https://github.com/citation-style-language/schema/raw/master/csl-citation.json" }</w:instrText>
      </w:r>
      <w:r w:rsidR="007A7F01" w:rsidRPr="0025589C">
        <w:fldChar w:fldCharType="separate"/>
      </w:r>
      <w:r w:rsidR="00A10657" w:rsidRPr="00A10657">
        <w:rPr>
          <w:noProof/>
        </w:rPr>
        <w:t>(9, 10)</w:t>
      </w:r>
      <w:r w:rsidR="007A7F01" w:rsidRPr="0025589C">
        <w:fldChar w:fldCharType="end"/>
      </w:r>
      <w:r w:rsidR="007A7F01" w:rsidRPr="0025589C">
        <w:t>. The selection coefficient</w:t>
      </w:r>
      <w:ins w:id="35" w:author="Yoav Ram" w:date="2018-04-24T11:23:00Z">
        <w:r w:rsidR="00F34555">
          <w:t>s</w:t>
        </w:r>
      </w:ins>
      <w:r w:rsidR="007A7F01" w:rsidRPr="0025589C">
        <w:t xml:space="preserve"> of the strains of interest can</w:t>
      </w:r>
      <w:r w:rsidR="00DF7C4C" w:rsidRPr="0025589C">
        <w:t xml:space="preserve"> then</w:t>
      </w:r>
      <w:r w:rsidR="007A7F01" w:rsidRPr="0025589C">
        <w:t xml:space="preserve"> be estimated from changes in their frequencies during the competition experiments. These methods can infer relative fitness with high precision</w:t>
      </w:r>
      <w:r w:rsidR="003465C8">
        <w:t xml:space="preserve"> </w:t>
      </w:r>
      <w:r w:rsidR="007A7F01"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05D32839" w14:textId="6BAC0C92" w:rsidR="007A7F01" w:rsidRPr="0025589C" w:rsidRDefault="007A7F01">
      <w:pPr>
        <w:spacing w:line="480" w:lineRule="auto"/>
        <w:ind w:firstLine="0"/>
      </w:pPr>
      <w:r w:rsidRPr="0025589C">
        <w:t>However, competition experiments are more laborious</w:t>
      </w:r>
      <w:r w:rsidR="009B044D" w:rsidRPr="0025589C">
        <w:t xml:space="preserve"> and expensive</w:t>
      </w:r>
      <w:r w:rsidRPr="0025589C">
        <w:t xml:space="preserve"> than growth curve experiments, requiring the development of genetic or phenotypic assays</w:t>
      </w:r>
      <w:r w:rsidR="00E43C55" w:rsidRPr="0025589C">
        <w:t xml:space="preserve"> (see </w:t>
      </w:r>
      <w:r w:rsidR="00E43C55" w:rsidRPr="0025589C">
        <w:rPr>
          <w:noProof/>
        </w:rPr>
        <w:fldChar w:fldCharType="begin" w:fldLock="1"/>
      </w:r>
      <w:r w:rsidR="00250AF2">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"(3)", "plainTextFormattedCitation" : "(3)", "previouslyFormattedCitation" : "(3)" }, "properties" : { "noteIndex" : 0 }, "schema" : "https://github.com/citation-style-language/schema/raw/master/csl-citation.json" }</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Pr="0025589C">
        <w:t xml:space="preserve">. Moreover, </w:t>
      </w:r>
      <w:r w:rsidR="00DF7C4C" w:rsidRPr="0025589C">
        <w:t xml:space="preserve">competition experiments </w:t>
      </w:r>
      <w:r w:rsidRPr="0025589C">
        <w:t>are often impractical in non-model organisms. Therefore, many investigators prefer to use proxies of fitness such as growth rates.</w:t>
      </w:r>
      <w:r w:rsidR="005E5082" w:rsidRPr="0025589C">
        <w:t xml:space="preserve"> </w:t>
      </w:r>
      <w:r w:rsidRPr="0025589C">
        <w:t>Even when competition experiments are a plausible</w:t>
      </w:r>
      <w:r w:rsidR="00510F80" w:rsidRPr="0025589C">
        <w:t xml:space="preserve"> approach</w:t>
      </w:r>
      <w:r w:rsidRPr="0025589C">
        <w:t xml:space="preserve"> (for example, in microbial lineages with established markers</w:t>
      </w:r>
      <w:r w:rsidR="00FB039B" w:rsidRPr="0025589C">
        <w:t xml:space="preserve"> </w:t>
      </w:r>
      <w:r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Pr="0025589C">
        <w:fldChar w:fldCharType="separate"/>
      </w:r>
      <w:r w:rsidR="00A10657" w:rsidRPr="00A10657">
        <w:rPr>
          <w:noProof/>
        </w:rPr>
        <w:t>(8)</w:t>
      </w:r>
      <w:r w:rsidRPr="0025589C">
        <w:fldChar w:fldCharType="end"/>
      </w:r>
      <w:r w:rsidRPr="0025589C">
        <w:t xml:space="preserve">), </w:t>
      </w:r>
      <w:ins w:id="36" w:author="Yoav Ram" w:date="2018-04-24T11:24:00Z">
        <w:r w:rsidR="00F34555" w:rsidRPr="00250AF2">
          <w:rPr>
            <w:rFonts w:eastAsia="Times New Roman"/>
            <w:highlight w:val="yellow"/>
            <w:rPrChange w:id="37" w:author="Yoav Ram" w:date="2018-04-24T11:31:00Z">
              <w:rPr>
                <w:rFonts w:eastAsia="Times New Roman"/>
              </w:rPr>
            </w:rPrChange>
          </w:rPr>
          <w:t xml:space="preserve">it is important to understand how </w:t>
        </w:r>
      </w:ins>
      <w:ins w:id="38" w:author="Yoav Ram" w:date="2018-04-24T11:27:00Z">
        <w:r w:rsidR="00F34555" w:rsidRPr="00250AF2">
          <w:rPr>
            <w:rFonts w:eastAsia="Times New Roman"/>
            <w:highlight w:val="yellow"/>
            <w:rPrChange w:id="39" w:author="Yoav Ram" w:date="2018-04-24T11:31:00Z">
              <w:rPr>
                <w:rFonts w:eastAsia="Times New Roman"/>
              </w:rPr>
            </w:rPrChange>
          </w:rPr>
          <w:t xml:space="preserve">differences in growth of different strains </w:t>
        </w:r>
      </w:ins>
      <w:ins w:id="40" w:author="Yoav Ram" w:date="2018-04-24T11:24:00Z">
        <w:r w:rsidR="00F34555" w:rsidRPr="00250AF2">
          <w:rPr>
            <w:rFonts w:eastAsia="Times New Roman"/>
            <w:highlight w:val="yellow"/>
            <w:rPrChange w:id="41" w:author="Yoav Ram" w:date="2018-04-24T11:31:00Z">
              <w:rPr>
                <w:rFonts w:eastAsia="Times New Roman"/>
              </w:rPr>
            </w:rPrChange>
          </w:rPr>
          <w:t>during different growth phases affect</w:t>
        </w:r>
      </w:ins>
      <w:ins w:id="42" w:author="Yoav Ram" w:date="2018-04-24T11:27:00Z">
        <w:r w:rsidR="00F34555" w:rsidRPr="00250AF2">
          <w:rPr>
            <w:rFonts w:eastAsia="Times New Roman"/>
            <w:highlight w:val="yellow"/>
            <w:rPrChange w:id="43" w:author="Yoav Ram" w:date="2018-04-24T11:31:00Z">
              <w:rPr>
                <w:rFonts w:eastAsia="Times New Roman"/>
              </w:rPr>
            </w:rPrChange>
          </w:rPr>
          <w:t xml:space="preserve">s their relative </w:t>
        </w:r>
      </w:ins>
      <w:ins w:id="44" w:author="Yoav Ram" w:date="2018-04-24T11:24:00Z">
        <w:r w:rsidR="00F34555" w:rsidRPr="00250AF2">
          <w:rPr>
            <w:rFonts w:eastAsia="Times New Roman"/>
            <w:highlight w:val="yellow"/>
            <w:rPrChange w:id="45" w:author="Yoav Ram" w:date="2018-04-24T11:31:00Z">
              <w:rPr>
                <w:rFonts w:eastAsia="Times New Roman"/>
              </w:rPr>
            </w:rPrChange>
          </w:rPr>
          <w:t>fitness</w:t>
        </w:r>
      </w:ins>
      <w:ins w:id="46" w:author="Yoav Ram" w:date="2018-04-24T11:27:00Z">
        <w:r w:rsidR="00F34555" w:rsidRPr="00250AF2">
          <w:rPr>
            <w:rFonts w:eastAsia="Times New Roman"/>
            <w:highlight w:val="yellow"/>
            <w:rPrChange w:id="47" w:author="Yoav Ram" w:date="2018-04-24T11:31:00Z">
              <w:rPr>
                <w:rFonts w:eastAsia="Times New Roman"/>
              </w:rPr>
            </w:rPrChange>
          </w:rPr>
          <w:t>.</w:t>
        </w:r>
      </w:ins>
      <w:del w:id="48" w:author="Yoav Ram" w:date="2018-04-24T11:24:00Z">
        <w:r w:rsidRPr="00250AF2" w:rsidDel="00F34555">
          <w:rPr>
            <w:rFonts w:eastAsia="Times New Roman"/>
            <w:highlight w:val="yellow"/>
            <w:rPrChange w:id="49" w:author="Yoav Ram" w:date="2018-04-24T11:31:00Z">
              <w:rPr>
                <w:rFonts w:eastAsia="Times New Roman"/>
              </w:rPr>
            </w:rPrChange>
          </w:rPr>
          <w:delText xml:space="preserve">methods for </w:delText>
        </w:r>
        <w:r w:rsidRPr="00250AF2" w:rsidDel="00F34555">
          <w:rPr>
            <w:highlight w:val="yellow"/>
            <w:rPrChange w:id="50" w:author="Yoav Ram" w:date="2018-04-24T11:31:00Z">
              <w:rPr/>
            </w:rPrChange>
          </w:rPr>
          <w:delText>understand</w:delText>
        </w:r>
        <w:r w:rsidR="00E43C55" w:rsidRPr="00250AF2" w:rsidDel="00F34555">
          <w:rPr>
            <w:highlight w:val="yellow"/>
            <w:rPrChange w:id="51" w:author="Yoav Ram" w:date="2018-04-24T11:31:00Z">
              <w:rPr/>
            </w:rPrChange>
          </w:rPr>
          <w:delText>ing</w:delText>
        </w:r>
        <w:r w:rsidRPr="00250AF2" w:rsidDel="00F34555">
          <w:rPr>
            <w:highlight w:val="yellow"/>
            <w:rPrChange w:id="52" w:author="Yoav Ram" w:date="2018-04-24T11:31:00Z">
              <w:rPr/>
            </w:rPrChange>
          </w:rPr>
          <w:delText xml:space="preserve"> </w:delText>
        </w:r>
        <w:r w:rsidR="00E42EF9" w:rsidRPr="00250AF2" w:rsidDel="00F34555">
          <w:rPr>
            <w:highlight w:val="yellow"/>
            <w:rPrChange w:id="53" w:author="Yoav Ram" w:date="2018-04-24T11:31:00Z">
              <w:rPr/>
            </w:rPrChange>
          </w:rPr>
          <w:delText xml:space="preserve">how </w:delText>
        </w:r>
        <w:r w:rsidRPr="00250AF2" w:rsidDel="00F34555">
          <w:rPr>
            <w:highlight w:val="yellow"/>
            <w:rPrChange w:id="54" w:author="Yoav Ram" w:date="2018-04-24T11:31:00Z">
              <w:rPr/>
            </w:rPrChange>
          </w:rPr>
          <w:delText xml:space="preserve">differences </w:delText>
        </w:r>
        <w:r w:rsidR="00E42EF9" w:rsidRPr="00250AF2" w:rsidDel="00F34555">
          <w:rPr>
            <w:highlight w:val="yellow"/>
            <w:rPrChange w:id="55" w:author="Yoav Ram" w:date="2018-04-24T11:31:00Z">
              <w:rPr/>
            </w:rPrChange>
          </w:rPr>
          <w:delText xml:space="preserve">in </w:delText>
        </w:r>
        <w:r w:rsidRPr="00250AF2" w:rsidDel="00F34555">
          <w:rPr>
            <w:highlight w:val="yellow"/>
            <w:rPrChange w:id="56" w:author="Yoav Ram" w:date="2018-04-24T11:31:00Z">
              <w:rPr/>
            </w:rPrChange>
          </w:rPr>
          <w:delText xml:space="preserve">growth </w:delText>
        </w:r>
        <w:r w:rsidR="00E42EF9" w:rsidRPr="00250AF2" w:rsidDel="00F34555">
          <w:rPr>
            <w:highlight w:val="yellow"/>
            <w:rPrChange w:id="57" w:author="Yoav Ram" w:date="2018-04-24T11:31:00Z">
              <w:rPr/>
            </w:rPrChange>
          </w:rPr>
          <w:delText>contribute to differences in fitness</w:delText>
        </w:r>
        <w:r w:rsidR="00E0314D" w:rsidRPr="00250AF2" w:rsidDel="00F34555">
          <w:rPr>
            <w:highlight w:val="yellow"/>
            <w:rPrChange w:id="58" w:author="Yoav Ram" w:date="2018-04-24T11:31:00Z">
              <w:rPr/>
            </w:rPrChange>
          </w:rPr>
          <w:delText xml:space="preserve"> are lacking</w:delText>
        </w:r>
        <w:r w:rsidRPr="00250AF2" w:rsidDel="00F34555">
          <w:rPr>
            <w:highlight w:val="yellow"/>
            <w:rPrChange w:id="59" w:author="Yoav Ram" w:date="2018-04-24T11:31:00Z">
              <w:rPr/>
            </w:rPrChange>
          </w:rPr>
          <w:delText>.</w:delText>
        </w:r>
      </w:del>
      <w:r w:rsidRPr="00250AF2">
        <w:rPr>
          <w:highlight w:val="yellow"/>
          <w:rPrChange w:id="60" w:author="Yoav Ram" w:date="2018-04-24T11:31:00Z">
            <w:rPr/>
          </w:rPrChange>
        </w:rPr>
        <w:t xml:space="preserve"> </w:t>
      </w:r>
      <w:del w:id="61" w:author="Yoav Ram" w:date="2018-04-24T11:25:00Z">
        <w:r w:rsidRPr="00250AF2" w:rsidDel="00F34555">
          <w:rPr>
            <w:highlight w:val="yellow"/>
            <w:rPrChange w:id="62" w:author="Yoav Ram" w:date="2018-04-24T11:31:00Z">
              <w:rPr/>
            </w:rPrChange>
          </w:rPr>
          <w:delText xml:space="preserve">Such </w:delText>
        </w:r>
      </w:del>
      <w:ins w:id="63" w:author="Yoav Ram" w:date="2018-04-24T11:28:00Z">
        <w:r w:rsidR="00F34555" w:rsidRPr="00250AF2">
          <w:rPr>
            <w:highlight w:val="yellow"/>
            <w:rPrChange w:id="64" w:author="Yoav Ram" w:date="2018-04-24T11:31:00Z">
              <w:rPr/>
            </w:rPrChange>
          </w:rPr>
          <w:t xml:space="preserve">Understanding how growth differences affect relative fitness can </w:t>
        </w:r>
      </w:ins>
      <w:del w:id="65" w:author="Yoav Ram" w:date="2018-04-24T11:28:00Z">
        <w:r w:rsidRPr="00250AF2" w:rsidDel="00F34555">
          <w:rPr>
            <w:highlight w:val="yellow"/>
            <w:rPrChange w:id="66" w:author="Yoav Ram" w:date="2018-04-24T11:31:00Z">
              <w:rPr/>
            </w:rPrChange>
          </w:rPr>
          <w:delText xml:space="preserve">differences </w:delText>
        </w:r>
      </w:del>
      <w:r w:rsidRPr="00250AF2">
        <w:rPr>
          <w:highlight w:val="yellow"/>
          <w:rPrChange w:id="67" w:author="Yoav Ram" w:date="2018-04-24T11:31:00Z">
            <w:rPr/>
          </w:rPrChange>
        </w:rPr>
        <w:t xml:space="preserve">have a crucial impact on </w:t>
      </w:r>
      <w:r w:rsidR="00E42EF9" w:rsidRPr="00250AF2">
        <w:rPr>
          <w:highlight w:val="yellow"/>
          <w:rPrChange w:id="68" w:author="Yoav Ram" w:date="2018-04-24T11:31:00Z">
            <w:rPr/>
          </w:rPrChange>
        </w:rPr>
        <w:t xml:space="preserve">our understanding of </w:t>
      </w:r>
      <w:r w:rsidRPr="00250AF2">
        <w:rPr>
          <w:highlight w:val="yellow"/>
          <w:rPrChange w:id="69" w:author="Yoav Ram" w:date="2018-04-24T11:31:00Z">
            <w:rPr/>
          </w:rPrChange>
        </w:rPr>
        <w:t>microbial fitness and the composition of microbial populations an</w:t>
      </w:r>
      <w:r w:rsidR="00E43C55" w:rsidRPr="00250AF2">
        <w:rPr>
          <w:highlight w:val="yellow"/>
          <w:rPrChange w:id="70" w:author="Yoav Ram" w:date="2018-04-24T11:31:00Z">
            <w:rPr/>
          </w:rPrChange>
        </w:rPr>
        <w:t>d communities</w:t>
      </w:r>
      <w:ins w:id="71" w:author="Yoav Ram" w:date="2018-04-24T11:29:00Z">
        <w:r w:rsidR="00345B1F">
          <w:t xml:space="preserve"> </w:t>
        </w:r>
      </w:ins>
      <w:ins w:id="72" w:author="Yoav Ram" w:date="2018-04-24T11:31:00Z">
        <w:r w:rsidR="00250AF2">
          <w:fldChar w:fldCharType="begin" w:fldLock="1"/>
        </w:r>
      </w:ins>
      <w:r w:rsidR="00E658DA">
        <w:instrText>ADDIN CSL_CITATION { "citationItems" : [ { "id" : "ITEM-1",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"ITEM-1",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"plainTextFormattedCitation" : "(11)", "previouslyFormattedCitation" : "(11)" }, "properties" : { "noteIndex" : 0 }, "schema" : "https://github.com/citation-style-language/schema/raw/master/csl-citation.json" }</w:instrText>
      </w:r>
      <w:r w:rsidR="00250AF2">
        <w:fldChar w:fldCharType="separate"/>
      </w:r>
      <w:r w:rsidR="00250AF2" w:rsidRPr="00250AF2">
        <w:rPr>
          <w:noProof/>
        </w:rPr>
        <w:t>(11)</w:t>
      </w:r>
      <w:ins w:id="73" w:author="Yoav Ram" w:date="2018-04-24T11:31:00Z">
        <w:r w:rsidR="00250AF2">
          <w:fldChar w:fldCharType="end"/>
        </w:r>
      </w:ins>
      <w:r w:rsidR="00E43C55" w:rsidRPr="0025589C">
        <w:t>.</w:t>
      </w:r>
    </w:p>
    <w:p w14:paraId="10BAC4D6" w14:textId="08C7D1A4" w:rsidR="007A7F01" w:rsidRPr="0025589C" w:rsidRDefault="007A7F01" w:rsidP="00834D0E">
      <w:pPr>
        <w:spacing w:line="480" w:lineRule="auto"/>
        <w:ind w:firstLine="0"/>
      </w:pPr>
      <w:r w:rsidRPr="0025589C">
        <w:t xml:space="preserve">Here we present </w:t>
      </w:r>
      <w:r w:rsidRPr="0025589C">
        <w:rPr>
          <w:lang w:bidi="ar-SA"/>
        </w:rPr>
        <w:t xml:space="preserve">a new computational </w:t>
      </w:r>
      <w:r w:rsidR="00DF7C4C" w:rsidRPr="0025589C">
        <w:rPr>
          <w:lang w:bidi="ar-SA"/>
        </w:rPr>
        <w:t xml:space="preserve">approach </w:t>
      </w:r>
      <w:r w:rsidR="00310EAD" w:rsidRPr="0025589C">
        <w:rPr>
          <w:lang w:bidi="ar-SA"/>
        </w:rPr>
        <w:t>which</w:t>
      </w:r>
      <w:r w:rsidR="00310EAD" w:rsidRPr="0025589C">
        <w:rPr>
          <w:rFonts w:eastAsia="Times New Roman"/>
          <w:i/>
        </w:rPr>
        <w:t xml:space="preserve"> </w:t>
      </w:r>
      <w:r w:rsidR="00510F80" w:rsidRPr="0025589C">
        <w:rPr>
          <w:rFonts w:eastAsia="Times New Roman"/>
        </w:rPr>
        <w:t>provides</w:t>
      </w:r>
      <w:r w:rsidR="001076CD" w:rsidRPr="0025589C">
        <w:rPr>
          <w:rFonts w:eastAsia="Times New Roman"/>
        </w:rPr>
        <w:t xml:space="preserve"> </w:t>
      </w:r>
      <w:r w:rsidRPr="0025589C">
        <w:t xml:space="preserve">a predictive and descriptive framework for estimating growth </w:t>
      </w:r>
      <w:r w:rsidR="00DF7C4C" w:rsidRPr="0025589C">
        <w:t xml:space="preserve">parameters </w:t>
      </w:r>
      <w:r w:rsidRPr="0025589C">
        <w:t>from growth dynamics</w:t>
      </w:r>
      <w:r w:rsidR="008A4790" w:rsidRPr="0025589C">
        <w:t xml:space="preserve"> and </w:t>
      </w:r>
      <w:r w:rsidRPr="0025589C">
        <w:t xml:space="preserve">predicting </w:t>
      </w:r>
      <w:r w:rsidR="00DF7C4C" w:rsidRPr="0025589C">
        <w:t xml:space="preserve">relative </w:t>
      </w:r>
      <w:r w:rsidRPr="0025589C">
        <w:t>growth in mixed culture</w:t>
      </w:r>
      <w:r w:rsidR="00AB7E08" w:rsidRPr="0025589C">
        <w:t>s</w:t>
      </w:r>
      <w:r w:rsidRPr="0025589C">
        <w:t>.</w:t>
      </w:r>
    </w:p>
    <w:p w14:paraId="681E0D12" w14:textId="77777777" w:rsidR="007A7F01" w:rsidRPr="0025589C" w:rsidRDefault="007A7F01" w:rsidP="00834D0E">
      <w:pPr>
        <w:pStyle w:val="Heading1"/>
      </w:pPr>
      <w:r w:rsidRPr="0025589C">
        <w:lastRenderedPageBreak/>
        <w:t xml:space="preserve">Results </w:t>
      </w:r>
    </w:p>
    <w:p w14:paraId="43400B70" w14:textId="7E2AE5FB" w:rsidR="00907EC6" w:rsidRDefault="00907EC6" w:rsidP="004C11FC">
      <w:pPr>
        <w:spacing w:line="480" w:lineRule="auto"/>
        <w:ind w:firstLine="0"/>
        <w:rPr>
          <w:ins w:id="74" w:author="Yoav Ram" w:date="2018-04-24T11:31:00Z"/>
        </w:rPr>
        <w:pPrChange w:id="75" w:author="Yoav Ram" w:date="2018-04-24T11:44:00Z">
          <w:pPr>
            <w:spacing w:line="480" w:lineRule="auto"/>
            <w:ind w:firstLine="0"/>
          </w:pPr>
        </w:pPrChange>
      </w:pPr>
      <w:r w:rsidRPr="0025589C">
        <w:rPr>
          <w:iCs/>
        </w:rPr>
        <w:t>Our</w:t>
      </w:r>
      <w:r w:rsidRPr="0025589C">
        <w:t xml:space="preserve"> approach </w:t>
      </w:r>
      <w:r w:rsidR="00530425" w:rsidRPr="0025589C">
        <w:t xml:space="preserve">consists of </w:t>
      </w:r>
      <w:r w:rsidR="00D24F1C" w:rsidRPr="0025589C">
        <w:t>three</w:t>
      </w:r>
      <w:r w:rsidR="00F534A6" w:rsidRPr="0025589C">
        <w:t xml:space="preserve"> </w:t>
      </w:r>
      <w:r w:rsidR="007A7F01" w:rsidRPr="0025589C">
        <w:t>stages: (</w:t>
      </w:r>
      <w:r w:rsidR="00AE79DE" w:rsidRPr="0025589C">
        <w:t>a</w:t>
      </w:r>
      <w:r w:rsidR="007A7F01" w:rsidRPr="0025589C">
        <w:t>) fitting growth models to monoculture growth curve data</w:t>
      </w:r>
      <w:ins w:id="76" w:author="Yoav Ram" w:date="2018-04-24T11:43:00Z">
        <w:r w:rsidR="004C11FC">
          <w:t xml:space="preserve"> (</w:t>
        </w:r>
      </w:ins>
      <w:ins w:id="77" w:author="Yoav Ram" w:date="2018-04-24T11:44:00Z">
        <w:r w:rsidR="004C11FC" w:rsidRPr="004C11FC">
          <w:rPr>
            <w:b/>
            <w:bCs/>
            <w:rPrChange w:id="78" w:author="Yoav Ram" w:date="2018-04-24T11:44:00Z">
              <w:rPr/>
            </w:rPrChange>
          </w:rPr>
          <w:fldChar w:fldCharType="begin"/>
        </w:r>
        <w:r w:rsidR="004C11FC" w:rsidRPr="004C11FC">
          <w:rPr>
            <w:b/>
            <w:bCs/>
            <w:rPrChange w:id="79" w:author="Yoav Ram" w:date="2018-04-24T11:44:00Z">
              <w:rPr/>
            </w:rPrChange>
          </w:rPr>
          <w:instrText xml:space="preserve"> REF _Ref512333581 \h </w:instrText>
        </w:r>
        <w:r w:rsidR="004C11FC" w:rsidRPr="004C11FC">
          <w:rPr>
            <w:b/>
            <w:bCs/>
            <w:rPrChange w:id="80" w:author="Yoav Ram" w:date="2018-04-24T11:44:00Z">
              <w:rPr/>
            </w:rPrChange>
          </w:rPr>
        </w:r>
      </w:ins>
      <w:r w:rsidR="004C11FC">
        <w:rPr>
          <w:b/>
          <w:bCs/>
        </w:rPr>
        <w:instrText xml:space="preserve"> \* MERGEFORMAT </w:instrText>
      </w:r>
      <w:r w:rsidR="004C11FC" w:rsidRPr="004C11FC">
        <w:rPr>
          <w:b/>
          <w:bCs/>
          <w:rPrChange w:id="81" w:author="Yoav Ram" w:date="2018-04-24T11:44:00Z">
            <w:rPr/>
          </w:rPrChange>
        </w:rPr>
        <w:fldChar w:fldCharType="separate"/>
      </w:r>
      <w:ins w:id="82" w:author="Yoav Ram" w:date="2018-04-24T11:44:00Z">
        <w:r w:rsidR="004C11FC" w:rsidRPr="004C11FC">
          <w:rPr>
            <w:b/>
            <w:bCs/>
            <w:color w:val="000000" w:themeColor="text1"/>
            <w:sz w:val="22"/>
            <w:szCs w:val="22"/>
            <w:rPrChange w:id="83" w:author="Yoav Ram" w:date="2018-04-24T11:44:00Z">
              <w:rPr/>
            </w:rPrChange>
          </w:rPr>
          <w:t xml:space="preserve">Figure </w:t>
        </w:r>
        <w:r w:rsidR="004C11FC" w:rsidRPr="004C11FC">
          <w:rPr>
            <w:b/>
            <w:bCs/>
            <w:noProof/>
            <w:color w:val="000000" w:themeColor="text1"/>
            <w:sz w:val="22"/>
            <w:szCs w:val="22"/>
            <w:rPrChange w:id="84" w:author="Yoav Ram" w:date="2018-04-24T11:44:00Z">
              <w:rPr>
                <w:noProof/>
              </w:rPr>
            </w:rPrChange>
          </w:rPr>
          <w:t>2</w:t>
        </w:r>
        <w:r w:rsidR="004C11FC" w:rsidRPr="004C11FC">
          <w:rPr>
            <w:b/>
            <w:bCs/>
            <w:rPrChange w:id="85" w:author="Yoav Ram" w:date="2018-04-24T11:44:00Z">
              <w:rPr/>
            </w:rPrChange>
          </w:rPr>
          <w:fldChar w:fldCharType="end"/>
        </w:r>
        <w:r w:rsidR="004C11FC" w:rsidRPr="004C11FC">
          <w:rPr>
            <w:b/>
            <w:bCs/>
            <w:rPrChange w:id="86" w:author="Yoav Ram" w:date="2018-04-24T11:44:00Z">
              <w:rPr/>
            </w:rPrChange>
          </w:rPr>
          <w:t>A</w:t>
        </w:r>
        <w:r w:rsidR="004C11FC">
          <w:t>)</w:t>
        </w:r>
      </w:ins>
      <w:r w:rsidR="007A7F01" w:rsidRPr="0025589C">
        <w:t>, (</w:t>
      </w:r>
      <w:r w:rsidR="00AE79DE" w:rsidRPr="0025589C">
        <w:t>b</w:t>
      </w:r>
      <w:r w:rsidR="007A7F01" w:rsidRPr="0025589C">
        <w:t>) fitting competition models to mixed culture growth curve data</w:t>
      </w:r>
      <w:ins w:id="87" w:author="Yoav Ram" w:date="2018-04-24T11:44:00Z">
        <w:r w:rsidR="004C11FC">
          <w:t xml:space="preserve"> </w:t>
        </w:r>
        <w:r w:rsidR="004C11FC">
          <w:t>(</w:t>
        </w:r>
        <w:r w:rsidR="004C11FC" w:rsidRPr="00934B6D">
          <w:rPr>
            <w:b/>
            <w:bCs/>
          </w:rPr>
          <w:fldChar w:fldCharType="begin"/>
        </w:r>
        <w:r w:rsidR="004C11FC" w:rsidRPr="00934B6D">
          <w:rPr>
            <w:b/>
            <w:bCs/>
          </w:rPr>
          <w:instrText xml:space="preserve"> REF _Ref512333581 \h </w:instrText>
        </w:r>
        <w:r w:rsidR="004C11FC" w:rsidRPr="00934B6D">
          <w:rPr>
            <w:b/>
            <w:bCs/>
          </w:rPr>
        </w:r>
        <w:r w:rsidR="004C11FC">
          <w:rPr>
            <w:b/>
            <w:bCs/>
          </w:rPr>
          <w:instrText xml:space="preserve"> \* MERGEFORMAT </w:instrText>
        </w:r>
        <w:r w:rsidR="004C11FC" w:rsidRPr="00934B6D">
          <w:rPr>
            <w:b/>
            <w:bCs/>
          </w:rPr>
          <w:fldChar w:fldCharType="separate"/>
        </w:r>
      </w:ins>
      <w:ins w:id="88" w:author="Yoav Ram" w:date="2018-04-24T11:32:00Z">
        <w:r w:rsidR="004C11FC" w:rsidRPr="004C11FC">
          <w:rPr>
            <w:b/>
            <w:bCs/>
            <w:color w:val="000000" w:themeColor="text1"/>
            <w:sz w:val="22"/>
            <w:szCs w:val="22"/>
            <w:rPrChange w:id="89" w:author="Yoav Ram" w:date="2018-04-24T11:33:00Z">
              <w:rPr/>
            </w:rPrChange>
          </w:rPr>
          <w:t xml:space="preserve">Figure </w:t>
        </w:r>
        <w:r w:rsidR="004C11FC" w:rsidRPr="004C11FC">
          <w:rPr>
            <w:b/>
            <w:bCs/>
            <w:noProof/>
            <w:color w:val="000000" w:themeColor="text1"/>
            <w:sz w:val="22"/>
            <w:szCs w:val="22"/>
            <w:rPrChange w:id="90" w:author="Yoav Ram" w:date="2018-04-24T11:33:00Z">
              <w:rPr>
                <w:noProof/>
              </w:rPr>
            </w:rPrChange>
          </w:rPr>
          <w:t>2</w:t>
        </w:r>
      </w:ins>
      <w:ins w:id="91" w:author="Yoav Ram" w:date="2018-04-24T11:44:00Z">
        <w:r w:rsidR="004C11FC" w:rsidRPr="00934B6D">
          <w:rPr>
            <w:b/>
            <w:bCs/>
          </w:rPr>
          <w:fldChar w:fldCharType="end"/>
        </w:r>
        <w:r w:rsidR="004C11FC">
          <w:rPr>
            <w:b/>
            <w:bCs/>
          </w:rPr>
          <w:t>B</w:t>
        </w:r>
        <w:r w:rsidR="004C11FC">
          <w:t>)</w:t>
        </w:r>
      </w:ins>
      <w:r w:rsidR="00D24F1C" w:rsidRPr="0025589C">
        <w:t>,</w:t>
      </w:r>
      <w:r w:rsidR="006C449D" w:rsidRPr="0025589C">
        <w:t xml:space="preserve"> and</w:t>
      </w:r>
      <w:r w:rsidR="00D24F1C" w:rsidRPr="0025589C">
        <w:t xml:space="preserve"> (c)</w:t>
      </w:r>
      <w:r w:rsidR="007A7F01" w:rsidRPr="0025589C">
        <w:t xml:space="preserve"> predict</w:t>
      </w:r>
      <w:r w:rsidR="00582DCE" w:rsidRPr="0025589C">
        <w:t>ing</w:t>
      </w:r>
      <w:r w:rsidR="007A7F01" w:rsidRPr="0025589C">
        <w:t xml:space="preserve"> </w:t>
      </w:r>
      <w:r w:rsidR="00DF7C4C" w:rsidRPr="0025589C">
        <w:t xml:space="preserve">relative </w:t>
      </w:r>
      <w:r w:rsidR="007A7F01" w:rsidRPr="0025589C">
        <w:t>growth in a mixed culture</w:t>
      </w:r>
      <w:r w:rsidR="00DC3BC6" w:rsidRPr="0025589C">
        <w:t xml:space="preserve"> using the estimated growth and competition parameters. </w:t>
      </w:r>
      <w:r w:rsidR="00263F6F" w:rsidRPr="0025589C">
        <w:t xml:space="preserve">To test our approach, we measured growth of two </w:t>
      </w:r>
      <w:r w:rsidR="00263F6F" w:rsidRPr="0025589C">
        <w:rPr>
          <w:i/>
          <w:iCs/>
        </w:rPr>
        <w:t>E</w:t>
      </w:r>
      <w:r w:rsidR="00A10657">
        <w:rPr>
          <w:i/>
          <w:iCs/>
        </w:rPr>
        <w:t>scherichia</w:t>
      </w:r>
      <w:r w:rsidR="00263F6F" w:rsidRPr="0025589C">
        <w:rPr>
          <w:i/>
          <w:iCs/>
        </w:rPr>
        <w:t xml:space="preserve"> coli </w:t>
      </w:r>
      <w:r w:rsidR="00263F6F" w:rsidRPr="0025589C">
        <w:t>strains in mono- and mixed culture over time</w:t>
      </w:r>
      <w:r w:rsidR="00EA6E60" w:rsidRPr="0025589C">
        <w:t xml:space="preserve"> and used </w:t>
      </w:r>
      <w:r w:rsidR="00AD28BB" w:rsidRPr="0025589C">
        <w:t>our new approach</w:t>
      </w:r>
      <w:r w:rsidR="00EA6E60" w:rsidRPr="0025589C">
        <w:t xml:space="preserve"> </w:t>
      </w:r>
      <w:r w:rsidR="00263F6F" w:rsidRPr="0025589C">
        <w:t xml:space="preserve">to predict </w:t>
      </w:r>
      <w:r w:rsidR="00EA6E60" w:rsidRPr="0025589C">
        <w:t xml:space="preserve">the </w:t>
      </w:r>
      <w:r w:rsidR="00263F6F" w:rsidRPr="0025589C">
        <w:t>relative frequencies</w:t>
      </w:r>
      <w:r w:rsidR="00EA6E60" w:rsidRPr="0025589C">
        <w:t xml:space="preserve"> of </w:t>
      </w:r>
      <w:r w:rsidR="00AD28BB" w:rsidRPr="0025589C">
        <w:t>both</w:t>
      </w:r>
      <w:r w:rsidR="00EA6E60" w:rsidRPr="0025589C">
        <w:t xml:space="preserve"> strains in the mixed culture. We then</w:t>
      </w:r>
      <w:r w:rsidR="00263F6F" w:rsidRPr="0025589C">
        <w:t xml:space="preserve"> compared these predictions to </w:t>
      </w:r>
      <w:r w:rsidR="00EA6E60" w:rsidRPr="0025589C">
        <w:t xml:space="preserve">empirical measurements of </w:t>
      </w:r>
      <w:r w:rsidR="00263F6F" w:rsidRPr="0025589C">
        <w:t>strain</w:t>
      </w:r>
      <w:r w:rsidR="00A10657">
        <w:t xml:space="preserve"> relative</w:t>
      </w:r>
      <w:r w:rsidR="00263F6F" w:rsidRPr="0025589C">
        <w:t xml:space="preserve"> frequenc</w:t>
      </w:r>
      <w:r w:rsidR="00EA6E60" w:rsidRPr="0025589C">
        <w:t>ies.</w:t>
      </w:r>
    </w:p>
    <w:p w14:paraId="37F5D5EE" w14:textId="48CFE08B" w:rsidR="00250AF2" w:rsidRDefault="00D10C38" w:rsidP="004C11FC">
      <w:pPr>
        <w:keepNext/>
        <w:spacing w:line="480" w:lineRule="auto"/>
        <w:ind w:firstLine="0"/>
        <w:jc w:val="center"/>
        <w:rPr>
          <w:ins w:id="92" w:author="Yoav Ram" w:date="2018-04-24T11:32:00Z"/>
        </w:rPr>
        <w:pPrChange w:id="93" w:author="Yoav Ram" w:date="2018-04-24T11:42:00Z">
          <w:pPr>
            <w:spacing w:line="480" w:lineRule="auto"/>
            <w:ind w:firstLine="0"/>
            <w:jc w:val="center"/>
          </w:pPr>
        </w:pPrChange>
      </w:pPr>
      <w:ins w:id="94" w:author="Yoav Ram" w:date="2018-04-24T11:48:00Z">
        <w:r>
          <w:rPr>
            <w:noProof/>
          </w:rPr>
          <w:drawing>
            <wp:inline distT="0" distB="0" distL="0" distR="0" wp14:anchorId="374298C4" wp14:editId="5019BD74">
              <wp:extent cx="3271189" cy="2880000"/>
              <wp:effectExtent l="0" t="0" r="5715" b="0"/>
              <wp:docPr id="2" name="Picture 2" descr="Fig-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etho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1189" cy="2880000"/>
                      </a:xfrm>
                      <a:prstGeom prst="rect">
                        <a:avLst/>
                      </a:prstGeom>
                      <a:noFill/>
                      <a:ln>
                        <a:noFill/>
                      </a:ln>
                    </pic:spPr>
                  </pic:pic>
                </a:graphicData>
              </a:graphic>
            </wp:inline>
          </w:drawing>
        </w:r>
      </w:ins>
    </w:p>
    <w:p w14:paraId="4C3494F2" w14:textId="397ED981" w:rsidR="00250AF2" w:rsidRPr="00250AF2" w:rsidDel="004C11FC" w:rsidRDefault="00250AF2" w:rsidP="004C11FC">
      <w:pPr>
        <w:pStyle w:val="Caption"/>
        <w:spacing w:line="480" w:lineRule="auto"/>
        <w:ind w:firstLine="0"/>
        <w:rPr>
          <w:del w:id="95" w:author="Yoav Ram" w:date="2018-04-24T11:42:00Z"/>
          <w:rPrChange w:id="96" w:author="Yoav Ram" w:date="2018-04-24T11:33:00Z">
            <w:rPr>
              <w:del w:id="97" w:author="Yoav Ram" w:date="2018-04-24T11:42:00Z"/>
            </w:rPr>
          </w:rPrChange>
        </w:rPr>
        <w:pPrChange w:id="98" w:author="Yoav Ram" w:date="2018-04-24T11:43:00Z">
          <w:pPr>
            <w:spacing w:line="480" w:lineRule="auto"/>
            <w:ind w:firstLine="0"/>
          </w:pPr>
        </w:pPrChange>
      </w:pPr>
      <w:bookmarkStart w:id="99" w:name="_Ref512333581"/>
      <w:ins w:id="100" w:author="Yoav Ram" w:date="2018-04-24T11:32:00Z">
        <w:r w:rsidRPr="00250AF2">
          <w:rPr>
            <w:color w:val="000000" w:themeColor="text1"/>
            <w:sz w:val="22"/>
            <w:szCs w:val="22"/>
            <w:rPrChange w:id="101" w:author="Yoav Ram" w:date="2018-04-24T11:33:00Z">
              <w:rPr/>
            </w:rPrChange>
          </w:rPr>
          <w:t xml:space="preserve">Figure </w:t>
        </w:r>
        <w:r w:rsidRPr="00250AF2">
          <w:rPr>
            <w:color w:val="000000" w:themeColor="text1"/>
            <w:sz w:val="22"/>
            <w:szCs w:val="22"/>
            <w:rPrChange w:id="102" w:author="Yoav Ram" w:date="2018-04-24T11:33:00Z">
              <w:rPr/>
            </w:rPrChange>
          </w:rPr>
          <w:fldChar w:fldCharType="begin"/>
        </w:r>
        <w:r w:rsidRPr="00250AF2">
          <w:rPr>
            <w:color w:val="000000" w:themeColor="text1"/>
            <w:sz w:val="22"/>
            <w:szCs w:val="22"/>
            <w:rPrChange w:id="103" w:author="Yoav Ram" w:date="2018-04-24T11:33:00Z">
              <w:rPr/>
            </w:rPrChange>
          </w:rPr>
          <w:instrText xml:space="preserve"> SEQ Figure \* ARABIC </w:instrText>
        </w:r>
      </w:ins>
      <w:r w:rsidRPr="00250AF2">
        <w:rPr>
          <w:color w:val="000000" w:themeColor="text1"/>
          <w:sz w:val="22"/>
          <w:szCs w:val="22"/>
          <w:rPrChange w:id="104" w:author="Yoav Ram" w:date="2018-04-24T11:33:00Z">
            <w:rPr/>
          </w:rPrChange>
        </w:rPr>
        <w:fldChar w:fldCharType="separate"/>
      </w:r>
      <w:ins w:id="105" w:author="Yoav Ram" w:date="2018-04-24T11:32:00Z">
        <w:r w:rsidRPr="00250AF2">
          <w:rPr>
            <w:noProof/>
            <w:color w:val="000000" w:themeColor="text1"/>
            <w:sz w:val="22"/>
            <w:szCs w:val="22"/>
            <w:rPrChange w:id="106" w:author="Yoav Ram" w:date="2018-04-24T11:33:00Z">
              <w:rPr>
                <w:noProof/>
              </w:rPr>
            </w:rPrChange>
          </w:rPr>
          <w:t>2</w:t>
        </w:r>
        <w:r w:rsidRPr="00250AF2">
          <w:rPr>
            <w:color w:val="000000" w:themeColor="text1"/>
            <w:sz w:val="22"/>
            <w:szCs w:val="22"/>
            <w:rPrChange w:id="107" w:author="Yoav Ram" w:date="2018-04-24T11:33:00Z">
              <w:rPr/>
            </w:rPrChange>
          </w:rPr>
          <w:fldChar w:fldCharType="end"/>
        </w:r>
        <w:bookmarkEnd w:id="99"/>
        <w:r w:rsidRPr="00250AF2">
          <w:rPr>
            <w:color w:val="000000" w:themeColor="text1"/>
            <w:sz w:val="22"/>
            <w:szCs w:val="22"/>
            <w:rPrChange w:id="108" w:author="Yoav Ram" w:date="2018-04-24T11:33:00Z">
              <w:rPr>
                <w:color w:val="000000" w:themeColor="text1"/>
              </w:rPr>
            </w:rPrChange>
          </w:rPr>
          <w:t>.</w:t>
        </w:r>
      </w:ins>
      <w:ins w:id="109" w:author="Yoav Ram" w:date="2018-04-24T11:33:00Z">
        <w:r>
          <w:rPr>
            <w:color w:val="000000" w:themeColor="text1"/>
            <w:sz w:val="22"/>
            <w:szCs w:val="22"/>
          </w:rPr>
          <w:t xml:space="preserve"> </w:t>
        </w:r>
      </w:ins>
      <w:ins w:id="110" w:author="Yoav Ram" w:date="2018-04-24T11:35:00Z">
        <w:r w:rsidR="004C11FC">
          <w:rPr>
            <w:color w:val="000000" w:themeColor="text1"/>
            <w:sz w:val="22"/>
            <w:szCs w:val="22"/>
          </w:rPr>
          <w:t xml:space="preserve">Illustration of the new computational approach. </w:t>
        </w:r>
      </w:ins>
      <w:ins w:id="111" w:author="Yoav Ram" w:date="2018-04-24T11:37:00Z">
        <w:r w:rsidR="004C11FC" w:rsidRPr="004C11FC">
          <w:rPr>
            <w:color w:val="000000" w:themeColor="text1"/>
            <w:sz w:val="22"/>
            <w:szCs w:val="22"/>
            <w:rPrChange w:id="112" w:author="Yoav Ram" w:date="2018-04-24T11:37:00Z">
              <w:rPr>
                <w:b/>
                <w:bCs/>
                <w:color w:val="000000" w:themeColor="text1"/>
                <w:sz w:val="22"/>
                <w:szCs w:val="22"/>
              </w:rPr>
            </w:rPrChange>
          </w:rPr>
          <w:t>(A)</w:t>
        </w:r>
        <w:r w:rsidR="004C11FC">
          <w:rPr>
            <w:b w:val="0"/>
            <w:bCs w:val="0"/>
            <w:color w:val="000000" w:themeColor="text1"/>
            <w:sz w:val="22"/>
            <w:szCs w:val="22"/>
          </w:rPr>
          <w:t xml:space="preserve"> First</w:t>
        </w:r>
      </w:ins>
      <w:ins w:id="113" w:author="Yoav Ram" w:date="2018-04-24T11:36:00Z">
        <w:r w:rsidR="004C11FC">
          <w:rPr>
            <w:b w:val="0"/>
            <w:bCs w:val="0"/>
            <w:color w:val="000000" w:themeColor="text1"/>
            <w:sz w:val="22"/>
            <w:szCs w:val="22"/>
          </w:rPr>
          <w:t>, two strains</w:t>
        </w:r>
      </w:ins>
      <w:ins w:id="114" w:author="Yoav Ram" w:date="2018-04-24T11:39:00Z">
        <w:r w:rsidR="004C11FC">
          <w:rPr>
            <w:b w:val="0"/>
            <w:bCs w:val="0"/>
            <w:color w:val="000000" w:themeColor="text1"/>
            <w:sz w:val="22"/>
            <w:szCs w:val="22"/>
          </w:rPr>
          <w:t xml:space="preserve"> (here marked as red and green)</w:t>
        </w:r>
      </w:ins>
      <w:ins w:id="115" w:author="Yoav Ram" w:date="2018-04-24T11:36:00Z">
        <w:r w:rsidR="004C11FC">
          <w:rPr>
            <w:b w:val="0"/>
            <w:bCs w:val="0"/>
            <w:color w:val="000000" w:themeColor="text1"/>
            <w:sz w:val="22"/>
            <w:szCs w:val="22"/>
          </w:rPr>
          <w:t xml:space="preserve"> </w:t>
        </w:r>
      </w:ins>
      <w:ins w:id="116" w:author="Yoav Ram" w:date="2018-04-24T11:38:00Z">
        <w:r w:rsidR="004C11FC">
          <w:rPr>
            <w:b w:val="0"/>
            <w:bCs w:val="0"/>
            <w:color w:val="000000" w:themeColor="text1"/>
            <w:sz w:val="22"/>
            <w:szCs w:val="22"/>
          </w:rPr>
          <w:t xml:space="preserve">are </w:t>
        </w:r>
      </w:ins>
      <w:ins w:id="117" w:author="Yoav Ram" w:date="2018-04-24T11:36:00Z">
        <w:r w:rsidR="004C11FC">
          <w:rPr>
            <w:b w:val="0"/>
            <w:bCs w:val="0"/>
            <w:color w:val="000000" w:themeColor="text1"/>
            <w:sz w:val="22"/>
            <w:szCs w:val="22"/>
          </w:rPr>
          <w:t>grow</w:t>
        </w:r>
      </w:ins>
      <w:ins w:id="118" w:author="Yoav Ram" w:date="2018-04-24T11:38:00Z">
        <w:r w:rsidR="004C11FC">
          <w:rPr>
            <w:b w:val="0"/>
            <w:bCs w:val="0"/>
            <w:color w:val="000000" w:themeColor="text1"/>
            <w:sz w:val="22"/>
            <w:szCs w:val="22"/>
          </w:rPr>
          <w:t>n</w:t>
        </w:r>
      </w:ins>
      <w:ins w:id="119" w:author="Yoav Ram" w:date="2018-04-24T11:36:00Z">
        <w:r w:rsidR="004C11FC">
          <w:rPr>
            <w:b w:val="0"/>
            <w:bCs w:val="0"/>
            <w:color w:val="000000" w:themeColor="text1"/>
            <w:sz w:val="22"/>
            <w:szCs w:val="22"/>
          </w:rPr>
          <w:t xml:space="preserve"> </w:t>
        </w:r>
      </w:ins>
      <w:ins w:id="120" w:author="Yoav Ram" w:date="2018-04-24T11:38:00Z">
        <w:r w:rsidR="004C11FC">
          <w:rPr>
            <w:b w:val="0"/>
            <w:bCs w:val="0"/>
            <w:color w:val="000000" w:themeColor="text1"/>
            <w:sz w:val="22"/>
            <w:szCs w:val="22"/>
          </w:rPr>
          <w:t xml:space="preserve">separately </w:t>
        </w:r>
      </w:ins>
      <w:ins w:id="121" w:author="Yoav Ram" w:date="2018-04-24T11:36:00Z">
        <w:r w:rsidR="004C11FC">
          <w:rPr>
            <w:b w:val="0"/>
            <w:bCs w:val="0"/>
            <w:color w:val="000000" w:themeColor="text1"/>
            <w:sz w:val="22"/>
            <w:szCs w:val="22"/>
          </w:rPr>
          <w:t>in mono-culture</w:t>
        </w:r>
      </w:ins>
      <w:ins w:id="122" w:author="Yoav Ram" w:date="2018-04-24T11:38:00Z">
        <w:r w:rsidR="004C11FC">
          <w:rPr>
            <w:b w:val="0"/>
            <w:bCs w:val="0"/>
            <w:color w:val="000000" w:themeColor="text1"/>
            <w:sz w:val="22"/>
            <w:szCs w:val="22"/>
          </w:rPr>
          <w:t>s</w:t>
        </w:r>
      </w:ins>
      <w:ins w:id="123" w:author="Yoav Ram" w:date="2018-04-24T11:39:00Z">
        <w:r w:rsidR="004C11FC">
          <w:rPr>
            <w:b w:val="0"/>
            <w:bCs w:val="0"/>
            <w:color w:val="000000" w:themeColor="text1"/>
            <w:sz w:val="22"/>
            <w:szCs w:val="22"/>
          </w:rPr>
          <w:t xml:space="preserve"> while measuring the </w:t>
        </w:r>
      </w:ins>
      <w:ins w:id="124" w:author="Yoav Ram" w:date="2018-04-24T11:40:00Z">
        <w:r w:rsidR="004C11FC">
          <w:rPr>
            <w:b w:val="0"/>
            <w:bCs w:val="0"/>
            <w:color w:val="000000" w:themeColor="text1"/>
            <w:sz w:val="22"/>
            <w:szCs w:val="22"/>
          </w:rPr>
          <w:t xml:space="preserve">cell </w:t>
        </w:r>
      </w:ins>
      <w:ins w:id="125" w:author="Yoav Ram" w:date="2018-04-24T11:39:00Z">
        <w:r w:rsidR="004C11FC">
          <w:rPr>
            <w:b w:val="0"/>
            <w:bCs w:val="0"/>
            <w:color w:val="000000" w:themeColor="text1"/>
            <w:sz w:val="22"/>
            <w:szCs w:val="22"/>
          </w:rPr>
          <w:t>culture density</w:t>
        </w:r>
      </w:ins>
      <w:ins w:id="126" w:author="Yoav Ram" w:date="2018-04-24T11:40:00Z">
        <w:r w:rsidR="004C11FC">
          <w:rPr>
            <w:b w:val="0"/>
            <w:bCs w:val="0"/>
            <w:color w:val="000000" w:themeColor="text1"/>
            <w:sz w:val="22"/>
            <w:szCs w:val="22"/>
          </w:rPr>
          <w:t xml:space="preserve"> (e.g. optical density)</w:t>
        </w:r>
      </w:ins>
      <w:ins w:id="127" w:author="Yoav Ram" w:date="2018-04-24T11:37:00Z">
        <w:r w:rsidR="004C11FC">
          <w:rPr>
            <w:b w:val="0"/>
            <w:bCs w:val="0"/>
            <w:color w:val="000000" w:themeColor="text1"/>
            <w:sz w:val="22"/>
            <w:szCs w:val="22"/>
          </w:rPr>
          <w:t>,</w:t>
        </w:r>
      </w:ins>
      <w:ins w:id="128" w:author="Yoav Ram" w:date="2018-04-24T11:38:00Z">
        <w:r w:rsidR="004C11FC">
          <w:rPr>
            <w:b w:val="0"/>
            <w:bCs w:val="0"/>
            <w:color w:val="000000" w:themeColor="text1"/>
            <w:sz w:val="22"/>
            <w:szCs w:val="22"/>
          </w:rPr>
          <w:t xml:space="preserve"> and </w:t>
        </w:r>
        <w:r w:rsidR="004C11FC">
          <w:rPr>
            <w:b w:val="0"/>
            <w:bCs w:val="0"/>
            <w:color w:val="000000" w:themeColor="text1"/>
            <w:sz w:val="22"/>
            <w:szCs w:val="22"/>
          </w:rPr>
          <w:t>growth models are fitted to</w:t>
        </w:r>
      </w:ins>
      <w:ins w:id="129" w:author="Yoav Ram" w:date="2018-04-24T11:40:00Z">
        <w:r w:rsidR="004C11FC">
          <w:rPr>
            <w:b w:val="0"/>
            <w:bCs w:val="0"/>
            <w:color w:val="000000" w:themeColor="text1"/>
            <w:sz w:val="22"/>
            <w:szCs w:val="22"/>
          </w:rPr>
          <w:t xml:space="preserve"> the measured</w:t>
        </w:r>
      </w:ins>
      <w:ins w:id="130" w:author="Yoav Ram" w:date="2018-04-24T11:38:00Z">
        <w:r w:rsidR="004C11FC">
          <w:rPr>
            <w:b w:val="0"/>
            <w:bCs w:val="0"/>
            <w:color w:val="000000" w:themeColor="text1"/>
            <w:sz w:val="22"/>
            <w:szCs w:val="22"/>
          </w:rPr>
          <w:t xml:space="preserve"> </w:t>
        </w:r>
        <w:r w:rsidR="004C11FC">
          <w:rPr>
            <w:b w:val="0"/>
            <w:bCs w:val="0"/>
            <w:color w:val="000000" w:themeColor="text1"/>
            <w:sz w:val="22"/>
            <w:szCs w:val="22"/>
          </w:rPr>
          <w:t>growth curve</w:t>
        </w:r>
      </w:ins>
      <w:ins w:id="131" w:author="Yoav Ram" w:date="2018-04-24T11:40:00Z">
        <w:r w:rsidR="004C11FC">
          <w:rPr>
            <w:b w:val="0"/>
            <w:bCs w:val="0"/>
            <w:color w:val="000000" w:themeColor="text1"/>
            <w:sz w:val="22"/>
            <w:szCs w:val="22"/>
          </w:rPr>
          <w:t xml:space="preserve">s </w:t>
        </w:r>
      </w:ins>
      <w:ins w:id="132" w:author="Yoav Ram" w:date="2018-04-24T11:38:00Z">
        <w:r w:rsidR="004C11FC">
          <w:rPr>
            <w:b w:val="0"/>
            <w:bCs w:val="0"/>
            <w:color w:val="000000" w:themeColor="text1"/>
            <w:sz w:val="22"/>
            <w:szCs w:val="22"/>
          </w:rPr>
          <w:t xml:space="preserve">from </w:t>
        </w:r>
        <w:r w:rsidR="004C11FC">
          <w:rPr>
            <w:b w:val="0"/>
            <w:bCs w:val="0"/>
            <w:color w:val="000000" w:themeColor="text1"/>
            <w:sz w:val="22"/>
            <w:szCs w:val="22"/>
          </w:rPr>
          <w:t xml:space="preserve">each experiment, </w:t>
        </w:r>
      </w:ins>
      <w:ins w:id="133" w:author="Yoav Ram" w:date="2018-04-24T11:37:00Z">
        <w:r w:rsidR="004C11FC">
          <w:rPr>
            <w:b w:val="0"/>
            <w:bCs w:val="0"/>
            <w:color w:val="000000" w:themeColor="text1"/>
            <w:sz w:val="22"/>
            <w:szCs w:val="22"/>
          </w:rPr>
          <w:t>pr</w:t>
        </w:r>
      </w:ins>
      <w:ins w:id="134" w:author="Yoav Ram" w:date="2018-04-24T11:38:00Z">
        <w:r w:rsidR="004C11FC">
          <w:rPr>
            <w:b w:val="0"/>
            <w:bCs w:val="0"/>
            <w:color w:val="000000" w:themeColor="text1"/>
            <w:sz w:val="22"/>
            <w:szCs w:val="22"/>
          </w:rPr>
          <w:t>o</w:t>
        </w:r>
      </w:ins>
      <w:ins w:id="135" w:author="Yoav Ram" w:date="2018-04-24T11:37:00Z">
        <w:r w:rsidR="004C11FC">
          <w:rPr>
            <w:b w:val="0"/>
            <w:bCs w:val="0"/>
            <w:color w:val="000000" w:themeColor="text1"/>
            <w:sz w:val="22"/>
            <w:szCs w:val="22"/>
          </w:rPr>
          <w:t>v</w:t>
        </w:r>
      </w:ins>
      <w:ins w:id="136" w:author="Yoav Ram" w:date="2018-04-24T11:38:00Z">
        <w:r w:rsidR="004C11FC">
          <w:rPr>
            <w:b w:val="0"/>
            <w:bCs w:val="0"/>
            <w:color w:val="000000" w:themeColor="text1"/>
            <w:sz w:val="22"/>
            <w:szCs w:val="22"/>
          </w:rPr>
          <w:t>i</w:t>
        </w:r>
      </w:ins>
      <w:ins w:id="137" w:author="Yoav Ram" w:date="2018-04-24T11:37:00Z">
        <w:r w:rsidR="004C11FC">
          <w:rPr>
            <w:b w:val="0"/>
            <w:bCs w:val="0"/>
            <w:color w:val="000000" w:themeColor="text1"/>
            <w:sz w:val="22"/>
            <w:szCs w:val="22"/>
          </w:rPr>
          <w:t xml:space="preserve">ding estimates for the growth parameters of each strain. </w:t>
        </w:r>
        <w:r w:rsidR="004C11FC">
          <w:rPr>
            <w:color w:val="000000" w:themeColor="text1"/>
            <w:sz w:val="22"/>
            <w:szCs w:val="22"/>
          </w:rPr>
          <w:t xml:space="preserve">(B) </w:t>
        </w:r>
      </w:ins>
      <w:ins w:id="138" w:author="Yoav Ram" w:date="2018-04-24T11:38:00Z">
        <w:r w:rsidR="004C11FC">
          <w:rPr>
            <w:b w:val="0"/>
            <w:bCs w:val="0"/>
            <w:color w:val="000000" w:themeColor="text1"/>
            <w:sz w:val="22"/>
            <w:szCs w:val="22"/>
          </w:rPr>
          <w:t>Second, the two strains are grown in a mixed culture, and the total</w:t>
        </w:r>
      </w:ins>
      <w:ins w:id="139" w:author="Yoav Ram" w:date="2018-04-24T11:39:00Z">
        <w:r w:rsidR="004C11FC">
          <w:rPr>
            <w:b w:val="0"/>
            <w:bCs w:val="0"/>
            <w:color w:val="000000" w:themeColor="text1"/>
            <w:sz w:val="22"/>
            <w:szCs w:val="22"/>
          </w:rPr>
          <w:t xml:space="preserve"> </w:t>
        </w:r>
      </w:ins>
      <w:ins w:id="140" w:author="Yoav Ram" w:date="2018-04-24T11:40:00Z">
        <w:r w:rsidR="004C11FC">
          <w:rPr>
            <w:b w:val="0"/>
            <w:bCs w:val="0"/>
            <w:color w:val="000000" w:themeColor="text1"/>
            <w:sz w:val="22"/>
            <w:szCs w:val="22"/>
          </w:rPr>
          <w:t xml:space="preserve">cell density of the mixed culture is measured. The </w:t>
        </w:r>
      </w:ins>
      <w:ins w:id="141" w:author="Yoav Ram" w:date="2018-04-24T11:41:00Z">
        <w:r w:rsidR="004C11FC">
          <w:rPr>
            <w:b w:val="0"/>
            <w:bCs w:val="0"/>
            <w:color w:val="000000" w:themeColor="text1"/>
            <w:sz w:val="22"/>
            <w:szCs w:val="22"/>
          </w:rPr>
          <w:t xml:space="preserve">resulting growth curve is fitted to a competition model, providing estimated for the competition parameters. Importantly, the </w:t>
        </w:r>
      </w:ins>
      <w:ins w:id="142" w:author="Yoav Ram" w:date="2018-04-24T11:42:00Z">
        <w:r w:rsidR="004C11FC">
          <w:rPr>
            <w:b w:val="0"/>
            <w:bCs w:val="0"/>
            <w:color w:val="000000" w:themeColor="text1"/>
            <w:sz w:val="22"/>
            <w:szCs w:val="22"/>
          </w:rPr>
          <w:t xml:space="preserve">cells are </w:t>
        </w:r>
        <w:r w:rsidR="004C11FC">
          <w:rPr>
            <w:b w:val="0"/>
            <w:bCs w:val="0"/>
            <w:i/>
            <w:iCs/>
            <w:color w:val="000000" w:themeColor="text1"/>
            <w:sz w:val="22"/>
            <w:szCs w:val="22"/>
          </w:rPr>
          <w:t>not</w:t>
        </w:r>
        <w:r w:rsidR="004C11FC">
          <w:rPr>
            <w:b w:val="0"/>
            <w:bCs w:val="0"/>
            <w:color w:val="000000" w:themeColor="text1"/>
            <w:sz w:val="22"/>
            <w:szCs w:val="22"/>
          </w:rPr>
          <w:t xml:space="preserve"> identified by their strain, hence the gray-stripes in the figure.</w:t>
        </w:r>
      </w:ins>
    </w:p>
    <w:p w14:paraId="379B4BBB" w14:textId="77777777" w:rsidR="00250AF2" w:rsidRDefault="00250AF2" w:rsidP="004C11FC">
      <w:pPr>
        <w:pStyle w:val="Caption"/>
        <w:spacing w:line="480" w:lineRule="auto"/>
        <w:ind w:firstLine="0"/>
        <w:rPr>
          <w:ins w:id="143" w:author="Yoav Ram" w:date="2018-04-24T11:33:00Z"/>
          <w:rFonts w:eastAsiaTheme="majorEastAsia"/>
          <w:b w:val="0"/>
          <w:bCs w:val="0"/>
        </w:rPr>
        <w:pPrChange w:id="144" w:author="Yoav Ram" w:date="2018-04-24T11:43:00Z">
          <w:pPr>
            <w:spacing w:after="200" w:line="276" w:lineRule="auto"/>
            <w:ind w:firstLine="0"/>
          </w:pPr>
        </w:pPrChange>
      </w:pPr>
      <w:ins w:id="145" w:author="Yoav Ram" w:date="2018-04-24T11:33:00Z">
        <w:r>
          <w:br w:type="page"/>
        </w:r>
      </w:ins>
    </w:p>
    <w:p w14:paraId="63E868BE" w14:textId="291577A2" w:rsidR="00D96F6C" w:rsidRPr="0025589C" w:rsidRDefault="00313D88" w:rsidP="00834D0E">
      <w:pPr>
        <w:pStyle w:val="Heading2"/>
      </w:pPr>
      <w:r w:rsidRPr="0025589C">
        <w:lastRenderedPageBreak/>
        <w:t>Experimental design</w:t>
      </w:r>
    </w:p>
    <w:p w14:paraId="348F0779" w14:textId="0309D97F" w:rsidR="009D5CE5" w:rsidRDefault="006A3DE4" w:rsidP="008922CD">
      <w:pPr>
        <w:spacing w:line="480" w:lineRule="auto"/>
        <w:ind w:firstLine="0"/>
        <w:pPrChange w:id="146" w:author="Yoav Ram" w:date="2018-04-24T11:45:00Z">
          <w:pPr>
            <w:spacing w:line="480" w:lineRule="auto"/>
            <w:ind w:firstLine="0"/>
          </w:pPr>
        </w:pPrChange>
      </w:pPr>
      <w:r w:rsidRPr="0025589C">
        <w:t>Before proceeding to describe our new approach</w:t>
      </w:r>
      <w:r w:rsidR="00F62023" w:rsidRPr="0025589C">
        <w:t xml:space="preserve"> in detail</w:t>
      </w:r>
      <w:r w:rsidRPr="0025589C">
        <w:t xml:space="preserve">, we </w:t>
      </w:r>
      <w:r w:rsidR="00F62023" w:rsidRPr="0025589C">
        <w:t>briefly</w:t>
      </w:r>
      <w:r w:rsidRPr="0025589C">
        <w:t xml:space="preserve"> describe the experiments we used to test it</w:t>
      </w:r>
      <w:r w:rsidR="00F62023" w:rsidRPr="0025589C">
        <w:t>, as results of these experiments will be presented in the following sections.</w:t>
      </w:r>
      <w:r w:rsidRPr="0025589C" w:rsidDel="006A3DE4">
        <w:t xml:space="preserve"> </w:t>
      </w:r>
      <w:r w:rsidR="00263F6F" w:rsidRPr="0025589C">
        <w:t>W</w:t>
      </w:r>
      <w:r w:rsidR="00DC3BC6" w:rsidRPr="0025589C">
        <w:t xml:space="preserve">e performed </w:t>
      </w:r>
      <w:r w:rsidR="00A10657">
        <w:t xml:space="preserve">three </w:t>
      </w:r>
      <w:del w:id="147" w:author="Yoav Ram" w:date="2018-04-24T11:44:00Z">
        <w:r w:rsidR="00DC3BC6" w:rsidRPr="0025589C" w:rsidDel="00A0439E">
          <w:delText xml:space="preserve">growth curve and competition </w:delText>
        </w:r>
      </w:del>
      <w:r w:rsidR="00DC3BC6" w:rsidRPr="0025589C">
        <w:t>experiments</w:t>
      </w:r>
      <w:r w:rsidR="00A10657">
        <w:t xml:space="preserve"> (marked A, B, and C)</w:t>
      </w:r>
      <w:r w:rsidR="00DC3BC6" w:rsidRPr="0025589C">
        <w:t xml:space="preserve"> with different sets 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rsidR="00DC3BC6" w:rsidRPr="0025589C">
        <w:t>. In each experiment, 32 replicate monocultures of the GFP strain, 30 replicate monocultures of the RFP strain, and 32 replicate mixed cultures containing the GFP and RFP strains together, were grown in a 96-well plate, under the same experimental conditions.</w:t>
      </w:r>
      <w:del w:id="148" w:author="Yoav Ram" w:date="2018-04-24T11:45:00Z">
        <w:r w:rsidR="00DC3BC6" w:rsidRPr="0025589C" w:rsidDel="008922CD">
          <w:delText xml:space="preserve"> </w:delText>
        </w:r>
      </w:del>
    </w:p>
    <w:p w14:paraId="4DEBB748" w14:textId="42F50999" w:rsidR="009D5CE5" w:rsidRDefault="009D5CE5" w:rsidP="009D5CE5">
      <w:pPr>
        <w:spacing w:line="480" w:lineRule="auto"/>
        <w:ind w:firstLine="0"/>
      </w:pPr>
      <w:r w:rsidRPr="00F3419E">
        <w:t>In experiment A, strain TG1 was labeled with RFP (strain A1) and strain DH5α was labeled with GFP (strain A2). The experiment started by diluting stationary phase bacteria into fresh media, yielding a lag phase culture in which lag phase is</w:t>
      </w:r>
      <w:r>
        <w:t xml:space="preserve"> longer for the green strain. </w:t>
      </w:r>
      <w:r w:rsidRPr="00F3419E">
        <w:t xml:space="preserve">In experiment B, strain TG1 was labeled with RFP (strain B1) and strain DH5α labeled with GFP (strain B2). Both strains were pre-grown in fresh media for 4 hours before the experiment and then diluted into fresh media, so that there is no </w:t>
      </w:r>
      <w:r>
        <w:t xml:space="preserve">observable lag phase. </w:t>
      </w:r>
      <w:r w:rsidRPr="00F3419E">
        <w:t xml:space="preserve">In experiment C, strain K12 MG1655-Δfnr was labeled with RFP (strain C1) and strain JM109 labeled with GFP (strain C2). </w:t>
      </w:r>
      <w:r>
        <w:t>Other e</w:t>
      </w:r>
      <w:r w:rsidRPr="00F3419E">
        <w:t>xperimental conditions</w:t>
      </w:r>
      <w:r>
        <w:t xml:space="preserve"> in experiment C</w:t>
      </w:r>
      <w:r w:rsidRPr="00F3419E">
        <w:t xml:space="preserve"> were the same as in experiment A.</w:t>
      </w:r>
    </w:p>
    <w:p w14:paraId="1A246307" w14:textId="538FEDB4" w:rsidR="00DC3BC6" w:rsidRDefault="00DC3BC6" w:rsidP="008922CD">
      <w:pPr>
        <w:spacing w:line="480" w:lineRule="auto"/>
        <w:ind w:firstLine="0"/>
        <w:pPrChange w:id="149" w:author="Yoav Ram" w:date="2018-04-24T11:46:00Z">
          <w:pPr>
            <w:spacing w:line="480" w:lineRule="auto"/>
            <w:ind w:firstLine="0"/>
          </w:pPr>
        </w:pPrChange>
      </w:pPr>
      <w:r w:rsidRPr="0025589C">
        <w:t xml:space="preserve">The optical density of </w:t>
      </w:r>
      <w:del w:id="150" w:author="Yoav Ram" w:date="2018-04-24T11:45:00Z">
        <w:r w:rsidRPr="0025589C" w:rsidDel="008922CD">
          <w:delText xml:space="preserve">each </w:delText>
        </w:r>
      </w:del>
      <w:ins w:id="151" w:author="Yoav Ram" w:date="2018-04-24T11:45:00Z">
        <w:r w:rsidR="008922CD">
          <w:t>every</w:t>
        </w:r>
      </w:ins>
      <w:ins w:id="152" w:author="Yoav Ram" w:date="2018-04-24T11:46:00Z">
        <w:r w:rsidR="008922CD">
          <w:t xml:space="preserve"> well</w:t>
        </w:r>
      </w:ins>
      <w:ins w:id="153" w:author="Yoav Ram" w:date="2018-04-24T11:45:00Z">
        <w:r w:rsidR="008922CD" w:rsidRPr="0025589C">
          <w:t xml:space="preserve"> </w:t>
        </w:r>
      </w:ins>
      <w:del w:id="154" w:author="Yoav Ram" w:date="2018-04-24T11:46:00Z">
        <w:r w:rsidRPr="0025589C" w:rsidDel="008922CD">
          <w:delText>culture</w:delText>
        </w:r>
        <w:r w:rsidR="00B912A3" w:rsidDel="008922CD">
          <w:delText xml:space="preserve"> </w:delText>
        </w:r>
      </w:del>
      <w:r w:rsidR="00B912A3">
        <w:t>(</w:t>
      </w:r>
      <w:del w:id="155" w:author="Yoav Ram" w:date="2018-04-24T11:46:00Z">
        <w:r w:rsidR="00B912A3" w:rsidDel="008922CD">
          <w:delText xml:space="preserve">two </w:delText>
        </w:r>
      </w:del>
      <w:ins w:id="156" w:author="Yoav Ram" w:date="2018-04-24T11:46:00Z">
        <w:r w:rsidR="008922CD">
          <w:t xml:space="preserve">i.e. </w:t>
        </w:r>
      </w:ins>
      <w:r w:rsidR="00B912A3">
        <w:t xml:space="preserve">mono-cultures and </w:t>
      </w:r>
      <w:del w:id="157" w:author="Yoav Ram" w:date="2018-04-24T11:46:00Z">
        <w:r w:rsidR="00B912A3" w:rsidDel="008922CD">
          <w:delText xml:space="preserve">one </w:delText>
        </w:r>
      </w:del>
      <w:r w:rsidR="00B912A3">
        <w:t xml:space="preserve">mixed culture </w:t>
      </w:r>
      <w:del w:id="158" w:author="Yoav Ram" w:date="2018-04-24T11:46:00Z">
        <w:r w:rsidR="00B912A3" w:rsidDel="008922CD">
          <w:delText>for every experiment</w:delText>
        </w:r>
      </w:del>
      <w:ins w:id="159" w:author="Yoav Ram" w:date="2018-04-24T11:46:00Z">
        <w:r w:rsidR="008922CD">
          <w:t>wells</w:t>
        </w:r>
      </w:ins>
      <w:r w:rsidR="00B912A3">
        <w:t>)</w:t>
      </w:r>
      <w:r w:rsidRPr="0025589C">
        <w:t xml:space="preserve"> was measured every 15 minutes using an automatic plate reader</w:t>
      </w:r>
      <w:r w:rsidR="00C02003" w:rsidRPr="0025589C">
        <w:t xml:space="preserve"> for at least 7 hours</w:t>
      </w:r>
      <w:r w:rsidR="00F62023" w:rsidRPr="0025589C">
        <w:t xml:space="preserve"> (</w:t>
      </w:r>
      <w:r w:rsidR="00A10657">
        <w:t xml:space="preserve">markers in </w:t>
      </w:r>
      <w:r w:rsidR="00F62023" w:rsidRPr="00A10657">
        <w:rPr>
          <w:b/>
          <w:bCs/>
        </w:rPr>
        <w:fldChar w:fldCharType="begin"/>
      </w:r>
      <w:r w:rsidR="00F62023" w:rsidRPr="00A10657">
        <w:rPr>
          <w:b/>
          <w:bCs/>
        </w:rPr>
        <w:instrText xml:space="preserve"> REF _Ref439852214 \h </w:instrText>
      </w:r>
      <w:r w:rsidR="00F2114D" w:rsidRPr="00A10657">
        <w:rPr>
          <w:b/>
          <w:bCs/>
        </w:rPr>
        <w:instrText xml:space="preserve"> \* MERGEFORMAT </w:instrText>
      </w:r>
      <w:r w:rsidR="00F62023" w:rsidRPr="00A10657">
        <w:rPr>
          <w:b/>
          <w:bCs/>
        </w:rPr>
      </w:r>
      <w:r w:rsidR="00F62023" w:rsidRPr="00A10657">
        <w:rPr>
          <w:b/>
          <w:bCs/>
        </w:rPr>
        <w:fldChar w:fldCharType="separate"/>
      </w:r>
      <w:r w:rsidR="00F62023" w:rsidRPr="00A10657">
        <w:rPr>
          <w:b/>
          <w:bCs/>
        </w:rPr>
        <w:t xml:space="preserve">Figure </w:t>
      </w:r>
      <w:r w:rsidR="00F62023" w:rsidRPr="00A10657">
        <w:rPr>
          <w:b/>
          <w:bCs/>
          <w:noProof/>
        </w:rPr>
        <w:t>2</w:t>
      </w:r>
      <w:r w:rsidR="00F62023" w:rsidRPr="00A10657">
        <w:rPr>
          <w:b/>
          <w:bCs/>
        </w:rPr>
        <w:fldChar w:fldCharType="end"/>
      </w:r>
      <w:r w:rsidR="00F62023" w:rsidRPr="0025589C">
        <w:t>)</w:t>
      </w:r>
      <w:r w:rsidRPr="0025589C">
        <w:t>.</w:t>
      </w:r>
      <w:r w:rsidR="00F62023" w:rsidRPr="0025589C">
        <w:t xml:space="preserve"> </w:t>
      </w:r>
      <w:r w:rsidR="00B912A3">
        <w:t>In addition, s</w:t>
      </w:r>
      <w:r w:rsidRPr="0025589C">
        <w:t xml:space="preserve">amples were collected from </w:t>
      </w:r>
      <w:del w:id="160" w:author="Yoav Ram" w:date="2018-04-24T11:46:00Z">
        <w:r w:rsidRPr="0025589C" w:rsidDel="008922CD">
          <w:delText xml:space="preserve">the </w:delText>
        </w:r>
      </w:del>
      <w:ins w:id="161" w:author="Yoav Ram" w:date="2018-04-24T11:46:00Z">
        <w:r w:rsidR="008922CD">
          <w:t>a</w:t>
        </w:r>
        <w:r w:rsidR="008922CD" w:rsidRPr="0025589C">
          <w:t xml:space="preserve"> </w:t>
        </w:r>
      </w:ins>
      <w:r w:rsidRPr="0025589C">
        <w:t xml:space="preserve">mixed culture </w:t>
      </w:r>
      <w:ins w:id="162" w:author="Yoav Ram" w:date="2018-04-24T11:46:00Z">
        <w:r w:rsidR="008922CD">
          <w:t xml:space="preserve">well </w:t>
        </w:r>
      </w:ins>
      <w:r w:rsidRPr="0025589C">
        <w:t xml:space="preserve">every hour for the first 7-8 hours, and the relative frequencies of the two strains were measured </w:t>
      </w:r>
      <w:r w:rsidR="008F16E1" w:rsidRPr="0025589C">
        <w:t xml:space="preserve">by </w:t>
      </w:r>
      <w:r w:rsidRPr="0025589C">
        <w:t>flow</w:t>
      </w:r>
      <w:del w:id="163" w:author="Yoav Ram" w:date="2018-04-24T11:48:00Z">
        <w:r w:rsidRPr="0025589C" w:rsidDel="00D10C38">
          <w:delText xml:space="preserve"> </w:delText>
        </w:r>
      </w:del>
      <w:r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A10657" w:rsidRPr="00A10657">
        <w:rPr>
          <w:b/>
          <w:bCs/>
          <w:color w:val="000000" w:themeColor="text1"/>
        </w:rPr>
        <w:t xml:space="preserve">Figure </w:t>
      </w:r>
      <w:r w:rsidR="00A10657" w:rsidRPr="00A10657">
        <w:rPr>
          <w:b/>
          <w:bCs/>
          <w:noProof/>
          <w:color w:val="000000" w:themeColor="text1"/>
        </w:rPr>
        <w:t>4</w:t>
      </w:r>
      <w:r w:rsidR="00A10657" w:rsidRPr="00A10657">
        <w:rPr>
          <w:b/>
          <w:bCs/>
        </w:rPr>
        <w:fldChar w:fldCharType="end"/>
      </w:r>
      <w:r w:rsidR="00A10657">
        <w:t>)</w:t>
      </w:r>
      <w:r w:rsidRPr="0025589C">
        <w:t>.</w:t>
      </w:r>
      <w:r w:rsidR="00314FE0" w:rsidRPr="0025589C">
        <w:t xml:space="preserve"> </w:t>
      </w:r>
      <w:r w:rsidR="008F16E1" w:rsidRPr="0025589C">
        <w:t>S</w:t>
      </w:r>
      <w:r w:rsidRPr="0025589C">
        <w:t xml:space="preserve">ee </w:t>
      </w:r>
      <w:r w:rsidRPr="0025589C">
        <w:fldChar w:fldCharType="begin"/>
      </w:r>
      <w:r w:rsidRPr="0025589C">
        <w:instrText xml:space="preserve"> REF _Ref439853427 \h  \* MERGEFORMAT </w:instrText>
      </w:r>
      <w:r w:rsidRPr="0025589C">
        <w:fldChar w:fldCharType="separate"/>
      </w:r>
      <w:r w:rsidRPr="0025589C">
        <w:t>Materials and Methods</w:t>
      </w:r>
      <w:r w:rsidRPr="0025589C">
        <w:fldChar w:fldCharType="end"/>
      </w:r>
      <w:r w:rsidRPr="0025589C">
        <w:t xml:space="preserve"> for </w:t>
      </w:r>
      <w:r w:rsidR="008F16E1" w:rsidRPr="0025589C">
        <w:t>additional details.</w:t>
      </w:r>
    </w:p>
    <w:p w14:paraId="66072EDE" w14:textId="63B66449" w:rsidR="007A7F01" w:rsidRPr="00834D0E" w:rsidRDefault="00C02003" w:rsidP="009D5CE5">
      <w:pPr>
        <w:pStyle w:val="Heading2"/>
      </w:pPr>
      <w:r w:rsidRPr="00834D0E">
        <w:lastRenderedPageBreak/>
        <w:t>Estimat</w:t>
      </w:r>
      <w:r w:rsidR="009D5CE5">
        <w:t>ing</w:t>
      </w:r>
      <w:r w:rsidRPr="00834D0E">
        <w:t xml:space="preserve"> g</w:t>
      </w:r>
      <w:r w:rsidR="008140DF" w:rsidRPr="00834D0E">
        <w:t xml:space="preserve">rowth </w:t>
      </w:r>
      <w:r w:rsidRPr="00834D0E">
        <w:t>parameters</w:t>
      </w:r>
    </w:p>
    <w:p w14:paraId="06A8EF02" w14:textId="342DC4CB" w:rsidR="007A7F01" w:rsidRPr="0025589C" w:rsidRDefault="007A7F01" w:rsidP="00D10C38">
      <w:pPr>
        <w:spacing w:line="480" w:lineRule="auto"/>
        <w:ind w:firstLine="0"/>
        <w:pPrChange w:id="164" w:author="Yoav Ram" w:date="2018-04-24T11:48:00Z">
          <w:pPr>
            <w:spacing w:line="480" w:lineRule="auto"/>
            <w:ind w:firstLine="0"/>
          </w:pPr>
        </w:pPrChange>
      </w:pPr>
      <w:r w:rsidRPr="00221500">
        <w:rPr>
          <w:b/>
          <w:bCs/>
        </w:rPr>
        <w:t>Growth model</w:t>
      </w:r>
      <w:r w:rsidR="00221500">
        <w:rPr>
          <w:b/>
          <w:bCs/>
        </w:rPr>
        <w:t xml:space="preserve">. </w:t>
      </w:r>
      <w:r w:rsidR="00651E9E" w:rsidRPr="0025589C">
        <w:t xml:space="preserve">The </w:t>
      </w:r>
      <w:r w:rsidRPr="0025589C">
        <w:t>Baranyi-Roberts m</w:t>
      </w:r>
      <w:r w:rsidR="00E43C55" w:rsidRPr="0025589C">
        <w:t>odel</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composed of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250AF2">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w:t>
      </w:r>
      <w:del w:id="165" w:author="Yoav Ram" w:date="2018-04-24T11:48:00Z">
        <w:r w:rsidR="00313013" w:rsidRPr="0025589C" w:rsidDel="00D10C38">
          <w:delText>implic</w:delText>
        </w:r>
        <w:r w:rsidR="00F77DCF" w:rsidRPr="0025589C" w:rsidDel="00D10C38">
          <w:delText xml:space="preserve">itly </w:delText>
        </w:r>
      </w:del>
      <w:r w:rsidR="00515701" w:rsidRPr="0025589C">
        <w:t xml:space="preserve">assumes that </w:t>
      </w:r>
      <w:ins w:id="166" w:author="Yoav Ram" w:date="2018-04-24T11:50:00Z">
        <w:r w:rsidR="00D10C38">
          <w:t xml:space="preserve">cell </w:t>
        </w:r>
      </w:ins>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E658DA">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"(13)", "plainTextFormattedCitation" : "(13)", "previouslyFormattedCitation" : "(13)" }, "properties" : { "noteIndex" : 0 }, "schema" : "https://github.com/citation-style-language/schema/raw/master/csl-citation.json" }</w:instrText>
      </w:r>
      <w:r w:rsidR="00DF6B35" w:rsidRPr="0025589C">
        <w:fldChar w:fldCharType="separate"/>
      </w:r>
      <w:r w:rsidR="00250AF2" w:rsidRPr="00250AF2">
        <w:rPr>
          <w:noProof/>
        </w:rPr>
        <w:t>(13)</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see eqs. 1c, 3a, and 5a in</w:t>
      </w:r>
      <w:r w:rsidR="00F2114D"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707C5F" w:rsidRPr="0025589C">
        <w:t xml:space="preserve">; for a derivation of eq. 1 and further details, see </w:t>
      </w:r>
      <w:r w:rsidR="00262B0E" w:rsidRPr="0025589C">
        <w:t>Appendix</w:t>
      </w:r>
      <w:r w:rsidR="00707C5F" w:rsidRPr="0025589C">
        <w:t xml:space="preserve"> 1)</w:t>
      </w:r>
      <w:r w:rsidRPr="0025589C">
        <w:t>:</w:t>
      </w:r>
    </w:p>
    <w:p w14:paraId="2006ED86" w14:textId="648D25A4" w:rsidR="009D7074" w:rsidRPr="0025589C" w:rsidRDefault="00250AF2" w:rsidP="00B309EC">
      <w:pPr>
        <w:spacing w:line="480" w:lineRule="auto"/>
        <w:ind w:firstLine="0"/>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6A92DC00" w14:textId="0B931E7C" w:rsidR="007A7F01" w:rsidRPr="0025589C" w:rsidRDefault="007A7F01" w:rsidP="009D5CE5">
      <w:pPr>
        <w:spacing w:line="480" w:lineRule="auto"/>
        <w:ind w:firstLine="0"/>
      </w:pPr>
      <w:r w:rsidRPr="0025589C">
        <w:t xml:space="preserve">where </w:t>
      </w:r>
      <m:oMath>
        <m:r>
          <w:rPr>
            <w:rFonts w:ascii="Cambria Math" w:hAnsi="Cambria Math"/>
          </w:rPr>
          <m:t>t</m:t>
        </m:r>
      </m:oMath>
      <w:r w:rsidRPr="0025589C">
        <w:t xml:space="preserve"> is time,</w:t>
      </w:r>
      <w:r w:rsidR="00C11F86" w:rsidRPr="0025589C">
        <w:t xml:space="preserve"> </w:t>
      </w:r>
      <m:oMath>
        <m:r>
          <w:rPr>
            <w:rFonts w:ascii="Cambria Math" w:hAnsi="Cambria Math"/>
          </w:rPr>
          <m:t>N=N(t)</m:t>
        </m:r>
      </m:oMath>
      <w:r w:rsidR="00C11F86" w:rsidRPr="0025589C">
        <w:t xml:space="preserve"> is the </w:t>
      </w:r>
      <w:r w:rsidR="00707C5F" w:rsidRPr="0025589C">
        <w:t xml:space="preserve">cell </w:t>
      </w:r>
      <w:r w:rsidR="00C11F86" w:rsidRPr="0025589C">
        <w:t xml:space="preserve">density at time </w:t>
      </w:r>
      <m:oMath>
        <m:r>
          <w:rPr>
            <w:rFonts w:ascii="Cambria Math" w:hAnsi="Cambria Math"/>
          </w:rPr>
          <m:t>t</m:t>
        </m:r>
      </m:oMath>
      <w:r w:rsidR="00C11F86" w:rsidRPr="0025589C">
        <w:t>,</w:t>
      </w:r>
      <w:r w:rsidRPr="0025589C">
        <w:t xml:space="preserve"> </w:t>
      </w:r>
      <m:oMath>
        <m:r>
          <w:rPr>
            <w:rFonts w:ascii="Cambria Math" w:hAnsi="Cambria Math"/>
          </w:rPr>
          <m:t>r</m:t>
        </m:r>
      </m:oMath>
      <w:r w:rsidRPr="0025589C">
        <w:t xml:space="preserve"> is the specific growth rate in low density, </w:t>
      </w:r>
      <m:oMath>
        <m:r>
          <w:rPr>
            <w:rFonts w:ascii="Cambria Math" w:hAnsi="Cambria Math"/>
          </w:rPr>
          <m:t>K</m:t>
        </m:r>
      </m:oMath>
      <w:r w:rsidRPr="0025589C">
        <w:t xml:space="preserve"> is the maximum </w:t>
      </w:r>
      <w:r w:rsidR="00707C5F" w:rsidRPr="0025589C">
        <w:t xml:space="preserve">cell </w:t>
      </w:r>
      <w:r w:rsidRPr="0025589C">
        <w:t xml:space="preserve">density, </w:t>
      </w:r>
      <m:oMath>
        <m:r>
          <w:rPr>
            <w:rFonts w:ascii="Cambria Math" w:hAnsi="Cambria Math"/>
          </w:rPr>
          <m:t>ν</m:t>
        </m:r>
      </m:oMath>
      <w:r w:rsidRPr="0025589C">
        <w:t xml:space="preserve"> </w:t>
      </w:r>
      <w:r w:rsidRPr="0025589C">
        <w:rPr>
          <w:iCs/>
        </w:rPr>
        <w:t>is a deceleration parameter</w:t>
      </w:r>
      <w:r w:rsidR="00C11F86" w:rsidRPr="0025589C">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25589C">
        <w:t xml:space="preserve"> is the adjustment function</w:t>
      </w:r>
      <w:r w:rsidR="009D5CE5">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25589C">
        <w:t xml:space="preserve">, which </w:t>
      </w:r>
      <w:r w:rsidRPr="0025589C">
        <w:t xml:space="preserve">describes the fraction of the population that </w:t>
      </w:r>
      <w:r w:rsidR="00651E9E" w:rsidRPr="0025589C">
        <w:t xml:space="preserve">has adjusted to the new </w:t>
      </w:r>
      <w:r w:rsidR="00B02278" w:rsidRPr="0025589C">
        <w:t xml:space="preserve">growth </w:t>
      </w:r>
      <w:r w:rsidR="00651E9E" w:rsidRPr="0025589C">
        <w:t>conditions</w:t>
      </w:r>
      <w:r w:rsidRPr="0025589C">
        <w:t xml:space="preserve"> </w:t>
      </w:r>
      <w:r w:rsidR="00E42EF9" w:rsidRPr="0025589C">
        <w:t xml:space="preserve">by </w:t>
      </w:r>
      <w:r w:rsidRPr="0025589C">
        <w:t xml:space="preserve">time </w:t>
      </w:r>
      <m:oMath>
        <m:r>
          <w:rPr>
            <w:rFonts w:ascii="Cambria Math" w:hAnsi="Cambria Math"/>
          </w:rPr>
          <m:t>t</m:t>
        </m:r>
      </m:oMath>
      <w:r w:rsidRPr="0025589C">
        <w:t xml:space="preserve">. </w:t>
      </w:r>
      <w:r w:rsidR="00707C5F" w:rsidRPr="0025589C">
        <w:t>In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suggested by Baranyi and Roberts</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25589C">
        <w:t>interpretable</w:t>
      </w:r>
      <w:r w:rsidR="00707C5F" w:rsidRPr="0025589C">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707C5F" w:rsidRPr="0025589C">
        <w:t>, where</w:t>
      </w:r>
      <w:r w:rsidRPr="0025589C">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25589C">
        <w:t xml:space="preserve"> characterizes the physiological state of the initial population, and </w:t>
      </w:r>
      <m:oMath>
        <m:r>
          <w:rPr>
            <w:rFonts w:ascii="Cambria Math" w:hAnsi="Cambria Math"/>
          </w:rPr>
          <m:t>m</m:t>
        </m:r>
      </m:oMath>
      <w:r w:rsidRPr="0025589C">
        <w:t xml:space="preserve"> is the rate at which the physiological state adjusts to </w:t>
      </w:r>
      <w:r w:rsidR="00651E9E" w:rsidRPr="0025589C">
        <w:t xml:space="preserve">the new </w:t>
      </w:r>
      <w:r w:rsidRPr="0025589C">
        <w:t>growth conditions.</w:t>
      </w:r>
    </w:p>
    <w:p w14:paraId="18D08C5A" w14:textId="4933A5CF" w:rsidR="007A7F01" w:rsidRPr="0025589C" w:rsidRDefault="007A7F01" w:rsidP="00B309EC">
      <w:pPr>
        <w:spacing w:line="480" w:lineRule="auto"/>
        <w:ind w:firstLine="0"/>
      </w:pPr>
      <w:r w:rsidRPr="0025589C">
        <w:t>The Baranyi-Roberts differential equation (eq. 1) has a closed form solution:</w:t>
      </w:r>
    </w:p>
    <w:p w14:paraId="13A51C6F" w14:textId="4D16A008" w:rsidR="007A7F01" w:rsidRPr="0025589C" w:rsidRDefault="00707C5F" w:rsidP="00221500">
      <w:pPr>
        <w:spacing w:line="480" w:lineRule="auto"/>
        <w:ind w:firstLine="0"/>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15418799" w14:textId="7B0D9839" w:rsidR="009D5CE5" w:rsidRDefault="009D5CE5" w:rsidP="009D5CE5">
      <w:pPr>
        <w:spacing w:line="480" w:lineRule="auto"/>
        <w:ind w:firstLine="0"/>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777B07FF" w14:textId="596B37F9" w:rsidR="009D5CE5" w:rsidRDefault="007A7F01" w:rsidP="009D5CE5">
      <w:pPr>
        <w:spacing w:line="480" w:lineRule="auto"/>
        <w:ind w:firstLine="0"/>
      </w:pPr>
      <w:r w:rsidRPr="0025589C">
        <w:lastRenderedPageBreak/>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rsidRPr="0025589C">
        <w:t xml:space="preserve"> is the initial population density. For </w:t>
      </w:r>
      <w:r w:rsidR="00C11F86" w:rsidRPr="0025589C">
        <w:t xml:space="preserve">a </w:t>
      </w:r>
      <w:r w:rsidRPr="0025589C">
        <w:t xml:space="preserve">derivation of eq. 2 from eq. 1, see </w:t>
      </w:r>
      <w:r w:rsidR="00262B0E" w:rsidRPr="0025589C">
        <w:t>Appendix</w:t>
      </w:r>
      <w:r w:rsidR="00707C5F" w:rsidRPr="0025589C">
        <w:t xml:space="preserve"> </w:t>
      </w:r>
      <w:r w:rsidR="00756174" w:rsidRPr="0025589C">
        <w:t>1</w:t>
      </w:r>
      <w:r w:rsidRPr="0025589C">
        <w:t>.</w:t>
      </w:r>
    </w:p>
    <w:p w14:paraId="494EC282" w14:textId="6899C606" w:rsidR="00CD1BEE" w:rsidRPr="009D5CE5" w:rsidRDefault="007A7F01" w:rsidP="002701B5">
      <w:pPr>
        <w:spacing w:line="480" w:lineRule="auto"/>
        <w:ind w:firstLine="0"/>
        <w:pPrChange w:id="167" w:author="Yoav Ram" w:date="2018-04-24T11:52:00Z">
          <w:pPr>
            <w:spacing w:line="480" w:lineRule="auto"/>
            <w:ind w:firstLine="0"/>
          </w:pPr>
        </w:pPrChange>
      </w:pPr>
      <w:r w:rsidRPr="00221500">
        <w:rPr>
          <w:b/>
          <w:bCs/>
        </w:rPr>
        <w:t>Model fitting</w:t>
      </w:r>
      <w:r w:rsidR="00221500" w:rsidRPr="00221500">
        <w:rPr>
          <w:b/>
          <w:bCs/>
        </w:rPr>
        <w:t>.</w:t>
      </w:r>
      <w:r w:rsidR="00221500">
        <w:rPr>
          <w:b/>
          <w:bCs/>
        </w:rPr>
        <w:t xml:space="preserve"> </w:t>
      </w:r>
      <w:r w:rsidRPr="0025589C">
        <w:t>We</w:t>
      </w:r>
      <w:r w:rsidR="00374F99" w:rsidRPr="0025589C">
        <w:t xml:space="preserve"> estimate</w:t>
      </w:r>
      <w:r w:rsidR="00651E9E" w:rsidRPr="0025589C">
        <w:t>d</w:t>
      </w:r>
      <w:r w:rsidR="00374F99" w:rsidRPr="0025589C">
        <w:t xml:space="preserve"> the </w:t>
      </w:r>
      <w:r w:rsidR="008179CB" w:rsidRPr="0025589C">
        <w:t xml:space="preserve">growth </w:t>
      </w:r>
      <w:r w:rsidR="00374F99" w:rsidRPr="0025589C">
        <w:t>model parameters by</w:t>
      </w:r>
      <w:r w:rsidRPr="0025589C">
        <w:t xml:space="preserve"> fit</w:t>
      </w:r>
      <w:r w:rsidR="00374F99" w:rsidRPr="0025589C">
        <w:t>ting</w:t>
      </w:r>
      <w:r w:rsidRPr="0025589C">
        <w:t xml:space="preserve"> </w:t>
      </w:r>
      <w:r w:rsidR="00257358" w:rsidRPr="0025589C">
        <w:t>the model (eq. 2) to</w:t>
      </w:r>
      <w:r w:rsidRPr="0025589C">
        <w:t xml:space="preserve"> the monoculture growth curve data of each strain. The </w:t>
      </w:r>
      <w:r w:rsidR="00B126A0" w:rsidRPr="0025589C">
        <w:t xml:space="preserve">best-fit models (lines) and experimental data (markers) are </w:t>
      </w:r>
      <w:r w:rsidRPr="0025589C">
        <w:t>shown in</w:t>
      </w:r>
      <w:del w:id="168" w:author="Yoav Ram" w:date="2018-04-24T11:52:00Z">
        <w:r w:rsidRPr="0025589C" w:rsidDel="002701B5">
          <w:delText xml:space="preserve"> </w:delText>
        </w:r>
      </w:del>
      <w:ins w:id="169" w:author="Yoav Ram" w:date="2018-04-24T11:52:00Z">
        <w:r w:rsidR="002701B5">
          <w:t xml:space="preserve"> </w:t>
        </w:r>
      </w:ins>
      <w:ins w:id="170" w:author="Yoav Ram" w:date="2018-04-24T11:53:00Z">
        <w:r w:rsidR="002701B5" w:rsidRPr="002701B5">
          <w:rPr>
            <w:b/>
            <w:bCs/>
            <w:rPrChange w:id="171" w:author="Yoav Ram" w:date="2018-04-24T11:53:00Z">
              <w:rPr/>
            </w:rPrChange>
          </w:rPr>
          <w:fldChar w:fldCharType="begin"/>
        </w:r>
        <w:r w:rsidR="002701B5" w:rsidRPr="002701B5">
          <w:rPr>
            <w:b/>
            <w:bCs/>
            <w:rPrChange w:id="172" w:author="Yoav Ram" w:date="2018-04-24T11:53:00Z">
              <w:rPr/>
            </w:rPrChange>
          </w:rPr>
          <w:instrText xml:space="preserve"> REF _Ref512326989 \h </w:instrText>
        </w:r>
        <w:r w:rsidR="002701B5" w:rsidRPr="002701B5">
          <w:rPr>
            <w:b/>
            <w:bCs/>
            <w:rPrChange w:id="173" w:author="Yoav Ram" w:date="2018-04-24T11:53:00Z">
              <w:rPr/>
            </w:rPrChange>
          </w:rPr>
        </w:r>
      </w:ins>
      <w:r w:rsidR="002701B5">
        <w:rPr>
          <w:b/>
          <w:bCs/>
        </w:rPr>
        <w:instrText xml:space="preserve"> \* MERGEFORMAT </w:instrText>
      </w:r>
      <w:r w:rsidR="002701B5" w:rsidRPr="002701B5">
        <w:rPr>
          <w:b/>
          <w:bCs/>
          <w:rPrChange w:id="174" w:author="Yoav Ram" w:date="2018-04-24T11:53:00Z">
            <w:rPr/>
          </w:rPrChange>
        </w:rPr>
        <w:fldChar w:fldCharType="separate"/>
      </w:r>
      <w:ins w:id="175" w:author="Yoav Ram" w:date="2018-04-24T11:53:00Z">
        <w:r w:rsidR="002701B5" w:rsidRPr="002701B5">
          <w:rPr>
            <w:b/>
            <w:bCs/>
            <w:sz w:val="22"/>
            <w:szCs w:val="22"/>
            <w:rPrChange w:id="176" w:author="Yoav Ram" w:date="2018-04-24T11:53:00Z">
              <w:rPr>
                <w:sz w:val="22"/>
                <w:szCs w:val="22"/>
              </w:rPr>
            </w:rPrChange>
          </w:rPr>
          <w:t xml:space="preserve">Figure </w:t>
        </w:r>
        <w:r w:rsidR="002701B5" w:rsidRPr="002701B5">
          <w:rPr>
            <w:b/>
            <w:bCs/>
            <w:noProof/>
            <w:sz w:val="22"/>
            <w:szCs w:val="22"/>
            <w:rPrChange w:id="177" w:author="Yoav Ram" w:date="2018-04-24T11:53:00Z">
              <w:rPr>
                <w:noProof/>
                <w:sz w:val="22"/>
                <w:szCs w:val="22"/>
              </w:rPr>
            </w:rPrChange>
          </w:rPr>
          <w:t>3</w:t>
        </w:r>
        <w:r w:rsidR="002701B5" w:rsidRPr="002701B5">
          <w:rPr>
            <w:b/>
            <w:bCs/>
            <w:rPrChange w:id="178" w:author="Yoav Ram" w:date="2018-04-24T11:53:00Z">
              <w:rPr/>
            </w:rPrChange>
          </w:rPr>
          <w:fldChar w:fldCharType="end"/>
        </w:r>
      </w:ins>
      <w:del w:id="179" w:author="Yoav Ram" w:date="2018-04-24T11:52:00Z">
        <w:r w:rsidRPr="009D5CE5" w:rsidDel="002701B5">
          <w:rPr>
            <w:b/>
            <w:bCs/>
          </w:rPr>
          <w:fldChar w:fldCharType="begin"/>
        </w:r>
        <w:r w:rsidRPr="009D5CE5" w:rsidDel="002701B5">
          <w:rPr>
            <w:b/>
            <w:bCs/>
          </w:rPr>
          <w:delInstrText xml:space="preserve"> REF _Ref439852214 \h </w:delInstrText>
        </w:r>
        <w:r w:rsidR="000A28AB" w:rsidRPr="009D5CE5" w:rsidDel="002701B5">
          <w:rPr>
            <w:b/>
            <w:bCs/>
          </w:rPr>
          <w:delInstrText xml:space="preserve"> \* MERGEFORMAT </w:delInstrText>
        </w:r>
        <w:r w:rsidRPr="009D5CE5" w:rsidDel="002701B5">
          <w:rPr>
            <w:b/>
            <w:bCs/>
          </w:rPr>
        </w:r>
        <w:r w:rsidRPr="009D5CE5" w:rsidDel="002701B5">
          <w:rPr>
            <w:b/>
            <w:bCs/>
          </w:rPr>
          <w:fldChar w:fldCharType="separate"/>
        </w:r>
        <w:r w:rsidR="00796A41" w:rsidRPr="009D5CE5" w:rsidDel="002701B5">
          <w:rPr>
            <w:b/>
            <w:bCs/>
          </w:rPr>
          <w:delText xml:space="preserve">Figure </w:delText>
        </w:r>
        <w:r w:rsidR="00796A41" w:rsidRPr="009D5CE5" w:rsidDel="002701B5">
          <w:rPr>
            <w:b/>
            <w:bCs/>
            <w:noProof/>
          </w:rPr>
          <w:delText>2</w:delText>
        </w:r>
        <w:r w:rsidRPr="009D5CE5" w:rsidDel="002701B5">
          <w:rPr>
            <w:b/>
            <w:bCs/>
          </w:rPr>
          <w:fldChar w:fldCharType="end"/>
        </w:r>
      </w:del>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 xml:space="preserve">s </w:t>
      </w:r>
      <w:r w:rsidR="00C13924" w:rsidRPr="0025589C">
        <w:t>we also estimate</w:t>
      </w:r>
      <w:r w:rsidR="00B126A0" w:rsidRPr="0025589C">
        <w:t>d</w:t>
      </w:r>
      <w:r w:rsidR="00C13924" w:rsidRPr="0025589C">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MS Mincho" w:eastAsia="MS Mincho" w:hAnsi="MS Mincho"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25589C">
        <w:t>, the minimal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C13924" w:rsidRPr="009D5CE5">
        <w:rPr>
          <w:b/>
          <w:bCs/>
        </w:rPr>
        <w:fldChar w:fldCharType="begin"/>
      </w:r>
      <w:r w:rsidR="00C13924" w:rsidRPr="009D5CE5">
        <w:rPr>
          <w:b/>
          <w:bCs/>
        </w:rPr>
        <w:instrText xml:space="preserve"> REF _Ref453680217 \h </w:instrText>
      </w:r>
      <w:r w:rsidR="000A28AB" w:rsidRPr="009D5CE5">
        <w:rPr>
          <w:b/>
          <w:bCs/>
        </w:rPr>
        <w:instrText xml:space="preserve"> \* MERGEFORMAT </w:instrText>
      </w:r>
      <w:r w:rsidR="00C13924" w:rsidRPr="009D5CE5">
        <w:rPr>
          <w:b/>
          <w:bCs/>
        </w:rPr>
      </w:r>
      <w:r w:rsidR="00C13924" w:rsidRPr="009D5CE5">
        <w:rPr>
          <w:b/>
          <w:bCs/>
        </w:rPr>
        <w:fldChar w:fldCharType="separate"/>
      </w:r>
      <w:r w:rsidR="00796A41" w:rsidRPr="009D5CE5">
        <w:rPr>
          <w:b/>
          <w:bCs/>
        </w:rPr>
        <w:t>Table 1</w:t>
      </w:r>
      <w:r w:rsidR="00C13924" w:rsidRPr="009D5CE5">
        <w:rPr>
          <w:b/>
          <w:bCs/>
        </w:rPr>
        <w:fldChar w:fldCharType="end"/>
      </w:r>
      <w:r w:rsidR="00C13924" w:rsidRPr="0025589C">
        <w:t>.</w:t>
      </w:r>
      <w:r w:rsidR="00D538FA" w:rsidRPr="0025589C">
        <w:t xml:space="preserve"> </w:t>
      </w:r>
      <w:r w:rsidR="008179CB" w:rsidRPr="0025589C">
        <w:t>T</w:t>
      </w:r>
      <w:r w:rsidR="00D538FA" w:rsidRPr="0025589C">
        <w:t>he strains differ in their growth parameters</w:t>
      </w:r>
      <w:r w:rsidR="00585F86" w:rsidRPr="0025589C">
        <w:t>:</w:t>
      </w:r>
      <w:r w:rsidR="00D538FA" w:rsidRPr="0025589C">
        <w:t xml:space="preserve"> for example, strain</w:t>
      </w:r>
      <w:del w:id="180" w:author="Yoav Ram" w:date="2018-04-24T11:53:00Z">
        <w:r w:rsidR="00D538FA" w:rsidRPr="0025589C" w:rsidDel="002701B5">
          <w:delText xml:space="preserve"> </w:delText>
        </w:r>
      </w:del>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faste</w:t>
      </w:r>
      <w:r w:rsidR="008179CB" w:rsidRPr="0025589C">
        <w:t>r than the strain</w:t>
      </w:r>
      <w:r w:rsidR="009D5CE5">
        <w:t xml:space="preserve"> A2 (green)</w:t>
      </w:r>
      <w:r w:rsidR="008179CB" w:rsidRPr="0025589C">
        <w:t>, has 23% higher maximum density, and a 60% shorter lag phase</w:t>
      </w:r>
      <w:r w:rsidR="006A6607">
        <w:t xml:space="preserve"> (</w:t>
      </w:r>
      <w:ins w:id="181" w:author="Yoav Ram" w:date="2018-04-24T11:53:00Z">
        <w:r w:rsidR="002701B5" w:rsidRPr="00934B6D">
          <w:rPr>
            <w:b/>
            <w:bCs/>
          </w:rPr>
          <w:fldChar w:fldCharType="begin"/>
        </w:r>
        <w:r w:rsidR="002701B5" w:rsidRPr="00934B6D">
          <w:rPr>
            <w:b/>
            <w:bCs/>
          </w:rPr>
          <w:instrText xml:space="preserve"> REF _Ref512326989 \h </w:instrText>
        </w:r>
        <w:r w:rsidR="002701B5" w:rsidRPr="00934B6D">
          <w:rPr>
            <w:b/>
            <w:bCs/>
          </w:rPr>
        </w:r>
        <w:r w:rsidR="002701B5">
          <w:rPr>
            <w:b/>
            <w:bCs/>
          </w:rPr>
          <w:instrText xml:space="preserve"> \* MERGEFORMAT </w:instrText>
        </w:r>
        <w:r w:rsidR="002701B5" w:rsidRPr="00934B6D">
          <w:rPr>
            <w:b/>
            <w:bCs/>
          </w:rPr>
          <w:fldChar w:fldCharType="separate"/>
        </w:r>
      </w:ins>
      <w:r w:rsidR="002701B5" w:rsidRPr="002701B5">
        <w:rPr>
          <w:b/>
          <w:bCs/>
          <w:sz w:val="22"/>
          <w:szCs w:val="22"/>
        </w:rPr>
        <w:t xml:space="preserve">Figure </w:t>
      </w:r>
      <w:ins w:id="182" w:author="Yoav Ram" w:date="2018-04-24T11:32:00Z">
        <w:r w:rsidR="002701B5" w:rsidRPr="002701B5">
          <w:rPr>
            <w:b/>
            <w:bCs/>
            <w:noProof/>
            <w:sz w:val="22"/>
            <w:szCs w:val="22"/>
          </w:rPr>
          <w:t>3</w:t>
        </w:r>
      </w:ins>
      <w:ins w:id="183" w:author="Yoav Ram" w:date="2018-04-24T11:53:00Z">
        <w:r w:rsidR="002701B5" w:rsidRPr="00934B6D">
          <w:rPr>
            <w:b/>
            <w:bCs/>
          </w:rPr>
          <w:fldChar w:fldCharType="end"/>
        </w:r>
      </w:ins>
      <w:del w:id="184" w:author="Yoav Ram" w:date="2018-04-24T11:53:00Z">
        <w:r w:rsidR="006A6607" w:rsidRPr="006A6607" w:rsidDel="002701B5">
          <w:rPr>
            <w:b/>
            <w:bCs/>
          </w:rPr>
          <w:fldChar w:fldCharType="begin"/>
        </w:r>
        <w:r w:rsidR="006A6607" w:rsidRPr="006A6607" w:rsidDel="002701B5">
          <w:rPr>
            <w:b/>
            <w:bCs/>
          </w:rPr>
          <w:delInstrText xml:space="preserve"> REF _Ref512326989 \h </w:delInstrText>
        </w:r>
        <w:r w:rsidR="006A6607" w:rsidDel="002701B5">
          <w:rPr>
            <w:b/>
            <w:bCs/>
          </w:rPr>
          <w:delInstrText xml:space="preserve"> \* MERGEFORMAT </w:delInstrText>
        </w:r>
        <w:r w:rsidR="006A6607" w:rsidRPr="006A6607" w:rsidDel="002701B5">
          <w:rPr>
            <w:b/>
            <w:bCs/>
          </w:rPr>
        </w:r>
        <w:r w:rsidR="006A6607" w:rsidRPr="006A6607" w:rsidDel="002701B5">
          <w:rPr>
            <w:b/>
            <w:bCs/>
          </w:rPr>
          <w:fldChar w:fldCharType="separate"/>
        </w:r>
        <w:r w:rsidR="006A6607" w:rsidRPr="006A6607" w:rsidDel="002701B5">
          <w:rPr>
            <w:b/>
            <w:bCs/>
            <w:sz w:val="22"/>
            <w:szCs w:val="22"/>
          </w:rPr>
          <w:delText xml:space="preserve">Figure </w:delText>
        </w:r>
        <w:r w:rsidR="006A6607" w:rsidRPr="006A6607" w:rsidDel="002701B5">
          <w:rPr>
            <w:b/>
            <w:bCs/>
            <w:noProof/>
            <w:sz w:val="22"/>
            <w:szCs w:val="22"/>
          </w:rPr>
          <w:delText>2</w:delText>
        </w:r>
        <w:r w:rsidR="006A6607" w:rsidRPr="006A6607" w:rsidDel="002701B5">
          <w:rPr>
            <w:b/>
            <w:bCs/>
          </w:rPr>
          <w:fldChar w:fldCharType="end"/>
        </w:r>
      </w:del>
      <w:r w:rsidR="006A6607">
        <w:t>)</w:t>
      </w:r>
      <w:r w:rsidR="008179CB" w:rsidRPr="0025589C">
        <w:t>.</w:t>
      </w:r>
      <w:bookmarkStart w:id="185" w:name="_Ref439852214"/>
      <w:r w:rsidR="00CD1BEE">
        <w:rPr>
          <w:sz w:val="22"/>
          <w:szCs w:val="22"/>
        </w:rPr>
        <w:br w:type="page"/>
      </w:r>
    </w:p>
    <w:p w14:paraId="023FD8C0" w14:textId="1C57B60F" w:rsidR="00FE4A98" w:rsidRDefault="00C55F14" w:rsidP="00FE4A98">
      <w:pPr>
        <w:pStyle w:val="Caption"/>
        <w:spacing w:line="480" w:lineRule="auto"/>
        <w:ind w:firstLine="0"/>
        <w:jc w:val="center"/>
        <w:rPr>
          <w:color w:val="auto"/>
          <w:sz w:val="22"/>
          <w:szCs w:val="22"/>
        </w:rPr>
      </w:pPr>
      <w:r>
        <w:rPr>
          <w:noProof/>
          <w:color w:val="auto"/>
          <w:sz w:val="22"/>
          <w:szCs w:val="22"/>
        </w:rPr>
        <w:lastRenderedPageBreak/>
        <w:drawing>
          <wp:inline distT="0" distB="0" distL="0" distR="0" wp14:anchorId="390CF004" wp14:editId="4EE7593F">
            <wp:extent cx="5270500" cy="2292350"/>
            <wp:effectExtent l="0" t="0" r="12700" b="0"/>
            <wp:docPr id="3" name="Picture 3" descr="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odel_fitt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292350"/>
                    </a:xfrm>
                    <a:prstGeom prst="rect">
                      <a:avLst/>
                    </a:prstGeom>
                    <a:noFill/>
                    <a:ln>
                      <a:noFill/>
                    </a:ln>
                  </pic:spPr>
                </pic:pic>
              </a:graphicData>
            </a:graphic>
          </wp:inline>
        </w:drawing>
      </w:r>
    </w:p>
    <w:p w14:paraId="4E7764F5" w14:textId="2A81F5D9" w:rsidR="00AA2A67" w:rsidRPr="00AF6498" w:rsidRDefault="00AA2A67" w:rsidP="00F41F6A">
      <w:pPr>
        <w:pPrChange w:id="186" w:author="Yoav Ram" w:date="2018-04-24T11:54:00Z">
          <w:pPr>
            <w:pStyle w:val="Heading2"/>
          </w:pPr>
        </w:pPrChange>
      </w:pPr>
      <w:bookmarkStart w:id="187" w:name="_Ref512326989"/>
      <w:r w:rsidRPr="00F41F6A">
        <w:rPr>
          <w:b/>
          <w:bCs/>
          <w:rPrChange w:id="188" w:author="Yoav Ram" w:date="2018-04-24T11:54:00Z">
            <w:rPr/>
          </w:rPrChange>
        </w:rPr>
        <w:t xml:space="preserve">Figure </w:t>
      </w:r>
      <w:r w:rsidRPr="00F41F6A">
        <w:rPr>
          <w:b/>
          <w:bCs/>
          <w:rPrChange w:id="189" w:author="Yoav Ram" w:date="2018-04-24T11:54:00Z">
            <w:rPr/>
          </w:rPrChange>
        </w:rPr>
        <w:fldChar w:fldCharType="begin"/>
      </w:r>
      <w:r w:rsidRPr="00F41F6A">
        <w:rPr>
          <w:b/>
          <w:bCs/>
          <w:rPrChange w:id="190" w:author="Yoav Ram" w:date="2018-04-24T11:54:00Z">
            <w:rPr/>
          </w:rPrChange>
        </w:rPr>
        <w:instrText xml:space="preserve"> SEQ Figure \* ARABIC </w:instrText>
      </w:r>
      <w:r w:rsidRPr="00F41F6A">
        <w:rPr>
          <w:b/>
          <w:bCs/>
          <w:rPrChange w:id="191" w:author="Yoav Ram" w:date="2018-04-24T11:54:00Z">
            <w:rPr/>
          </w:rPrChange>
        </w:rPr>
        <w:fldChar w:fldCharType="separate"/>
      </w:r>
      <w:ins w:id="192" w:author="Yoav Ram" w:date="2018-04-24T11:32:00Z">
        <w:r w:rsidR="00250AF2" w:rsidRPr="00F41F6A">
          <w:rPr>
            <w:b/>
            <w:bCs/>
            <w:noProof/>
            <w:rPrChange w:id="193" w:author="Yoav Ram" w:date="2018-04-24T11:54:00Z">
              <w:rPr>
                <w:noProof/>
              </w:rPr>
            </w:rPrChange>
          </w:rPr>
          <w:t>3</w:t>
        </w:r>
      </w:ins>
      <w:del w:id="194" w:author="Yoav Ram" w:date="2018-04-24T11:32:00Z">
        <w:r w:rsidR="00F3419E" w:rsidRPr="00F41F6A" w:rsidDel="00250AF2">
          <w:rPr>
            <w:b/>
            <w:bCs/>
            <w:noProof/>
            <w:rPrChange w:id="195" w:author="Yoav Ram" w:date="2018-04-24T11:54:00Z">
              <w:rPr>
                <w:noProof/>
              </w:rPr>
            </w:rPrChange>
          </w:rPr>
          <w:delText>2</w:delText>
        </w:r>
      </w:del>
      <w:r w:rsidRPr="00F41F6A">
        <w:rPr>
          <w:b/>
          <w:bCs/>
          <w:rPrChange w:id="196" w:author="Yoav Ram" w:date="2018-04-24T11:54:00Z">
            <w:rPr/>
          </w:rPrChange>
        </w:rPr>
        <w:fldChar w:fldCharType="end"/>
      </w:r>
      <w:bookmarkEnd w:id="185"/>
      <w:bookmarkEnd w:id="187"/>
      <w:r w:rsidRPr="00F41F6A">
        <w:rPr>
          <w:b/>
          <w:bCs/>
          <w:rPrChange w:id="197" w:author="Yoav Ram" w:date="2018-04-24T11:54:00Z">
            <w:rPr/>
          </w:rPrChange>
        </w:rPr>
        <w:t xml:space="preserve">. Fitting growth model to </w:t>
      </w:r>
      <w:r w:rsidR="00F3419E" w:rsidRPr="00F41F6A">
        <w:rPr>
          <w:b/>
          <w:bCs/>
          <w:rPrChange w:id="198" w:author="Yoav Ram" w:date="2018-04-24T11:54:00Z">
            <w:rPr/>
          </w:rPrChange>
        </w:rPr>
        <w:t>growth cur</w:t>
      </w:r>
      <w:ins w:id="199" w:author="Yoav Ram" w:date="2018-04-24T11:53:00Z">
        <w:r w:rsidR="00505F47" w:rsidRPr="00F41F6A">
          <w:rPr>
            <w:b/>
            <w:bCs/>
            <w:rPrChange w:id="200" w:author="Yoav Ram" w:date="2018-04-24T11:54:00Z">
              <w:rPr/>
            </w:rPrChange>
          </w:rPr>
          <w:t>v</w:t>
        </w:r>
      </w:ins>
      <w:r w:rsidR="00F3419E" w:rsidRPr="00F41F6A">
        <w:rPr>
          <w:b/>
          <w:bCs/>
          <w:rPrChange w:id="201" w:author="Yoav Ram" w:date="2018-04-24T11:54:00Z">
            <w:rPr/>
          </w:rPrChange>
        </w:rPr>
        <w:t xml:space="preserve">e </w:t>
      </w:r>
      <w:r w:rsidRPr="00F41F6A">
        <w:rPr>
          <w:b/>
          <w:bCs/>
          <w:rPrChange w:id="202" w:author="Yoav Ram" w:date="2018-04-24T11:54:00Z">
            <w:rPr/>
          </w:rPrChange>
        </w:rPr>
        <w:t>data.</w:t>
      </w:r>
      <w:r w:rsidRPr="00B07CF2">
        <w:t xml:space="preserve"> </w:t>
      </w:r>
      <w:r w:rsidR="004C5F5B">
        <w:t>The panels show mono-culture growth curve</w:t>
      </w:r>
      <w:del w:id="203" w:author="Yoav Ram" w:date="2018-04-24T11:53:00Z">
        <w:r w:rsidR="004C5F5B" w:rsidDel="00F41F6A">
          <w:delText>s</w:delText>
        </w:r>
      </w:del>
      <w:r w:rsidR="004C5F5B">
        <w:t xml:space="preserve"> data</w:t>
      </w:r>
      <w:r w:rsidR="00791F55">
        <w:t xml:space="preserve"> (markers)</w:t>
      </w:r>
      <w:r w:rsidR="004C5F5B">
        <w:t xml:space="preserve"> and </w:t>
      </w:r>
      <w:r w:rsidR="00791F55">
        <w:t xml:space="preserve">best-fit </w:t>
      </w:r>
      <w:r w:rsidR="004C5F5B">
        <w:t>growth models (lines</w:t>
      </w:r>
      <w:r w:rsidR="005C2B55">
        <w:t>; eq. 2</w:t>
      </w:r>
      <w:r w:rsidR="004C5F5B">
        <w:t>)</w:t>
      </w:r>
      <w:r w:rsidR="00AF6498">
        <w:t>. Panel labels</w:t>
      </w:r>
      <w:r w:rsidR="009D5CE5">
        <w:t xml:space="preserve"> correspond to </w:t>
      </w:r>
      <w:r w:rsidR="00AF6498">
        <w:t xml:space="preserve">the </w:t>
      </w:r>
      <w:r w:rsidR="00C55F14">
        <w:t xml:space="preserve">measured strains, where letters denote the </w:t>
      </w:r>
      <w:r w:rsidR="00AF6498">
        <w:t>experiment (</w:t>
      </w:r>
      <w:r w:rsidR="009D5CE5">
        <w:t>A, B, and C</w:t>
      </w:r>
      <w:r w:rsidR="00AF6498">
        <w:t xml:space="preserve">) and </w:t>
      </w:r>
      <w:r w:rsidR="00C55F14">
        <w:t xml:space="preserve">numbers denote the </w:t>
      </w:r>
      <w:r w:rsidR="00AF6498">
        <w:t>strain (1 and 2)</w:t>
      </w:r>
      <w:r w:rsidR="00C55F14">
        <w:t>;</w:t>
      </w:r>
      <w:r w:rsidR="00AF6498">
        <w:t xml:space="preserve"> see </w:t>
      </w:r>
      <w:r w:rsidR="00AF6498" w:rsidRPr="00F41F6A">
        <w:rPr>
          <w:rPrChange w:id="204" w:author="Yoav Ram" w:date="2018-04-24T11:54:00Z">
            <w:rPr>
              <w:b w:val="0"/>
              <w:bCs w:val="0"/>
              <w:i/>
              <w:iCs/>
              <w:sz w:val="22"/>
              <w:szCs w:val="22"/>
            </w:rPr>
          </w:rPrChange>
        </w:rPr>
        <w:t>Experimental design</w:t>
      </w:r>
      <w:r w:rsidR="00AF6498">
        <w:t xml:space="preserve">. See </w:t>
      </w:r>
      <w:r w:rsidR="00AF6498" w:rsidRPr="00AF6498">
        <w:t>Table 1</w:t>
      </w:r>
      <w:r w:rsidR="00AF6498">
        <w:t xml:space="preserve"> for estimated growth parameters. </w:t>
      </w:r>
      <w:r w:rsidR="00791F55">
        <w:t>30</w:t>
      </w:r>
      <w:r w:rsidR="005C2B55">
        <w:t>-32</w:t>
      </w:r>
      <w:r w:rsidR="00791F55">
        <w:t xml:space="preserve"> replicates per experiment</w:t>
      </w:r>
      <w:r w:rsidR="009D5CE5">
        <w:t xml:space="preserve"> per strain</w:t>
      </w:r>
      <w:r w:rsidR="00791F55">
        <w:t>.</w:t>
      </w:r>
      <w:r w:rsidRPr="00B07CF2">
        <w:t xml:space="preserve"> </w:t>
      </w:r>
    </w:p>
    <w:p w14:paraId="374427C3" w14:textId="567D85B6" w:rsidR="00CD1BEE" w:rsidRDefault="00CD1BEE">
      <w:pPr>
        <w:spacing w:after="200" w:line="276" w:lineRule="auto"/>
        <w:ind w:firstLine="0"/>
        <w:rPr>
          <w:b/>
          <w:bCs/>
        </w:rPr>
      </w:pPr>
      <w:bookmarkStart w:id="205" w:name="_Ref453680217"/>
    </w:p>
    <w:p w14:paraId="11ED49E1" w14:textId="77777777" w:rsidR="00087440" w:rsidRDefault="00087440">
      <w:pPr>
        <w:spacing w:after="200" w:line="276" w:lineRule="auto"/>
        <w:ind w:firstLine="0"/>
        <w:rPr>
          <w:b/>
          <w:bCs/>
        </w:rPr>
      </w:pPr>
      <w:r>
        <w:rPr>
          <w:b/>
          <w:bCs/>
        </w:rPr>
        <w:br w:type="page"/>
      </w:r>
    </w:p>
    <w:p w14:paraId="5649ABB3" w14:textId="0442CE34" w:rsidR="00AA2A67" w:rsidRPr="003602F8" w:rsidRDefault="003602F8" w:rsidP="00834D0E">
      <w:pPr>
        <w:spacing w:line="480" w:lineRule="auto"/>
        <w:ind w:firstLine="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Pr="003602F8">
        <w:rPr>
          <w:b/>
          <w:bCs/>
          <w:noProof/>
        </w:rPr>
        <w:t>1</w:t>
      </w:r>
      <w:r w:rsidRPr="003602F8">
        <w:rPr>
          <w:b/>
          <w:bCs/>
        </w:rPr>
        <w:fldChar w:fldCharType="end"/>
      </w:r>
      <w:bookmarkEnd w:id="205"/>
      <w:r w:rsidRPr="003602F8">
        <w:rPr>
          <w:b/>
          <w:bCs/>
        </w:rPr>
        <w:t>. Estimated growth parameters.</w:t>
      </w:r>
    </w:p>
    <w:tbl>
      <w:tblPr>
        <w:tblStyle w:val="LightShading"/>
        <w:tblW w:w="7938" w:type="dxa"/>
        <w:tblLayout w:type="fixed"/>
        <w:tblLook w:val="04A0" w:firstRow="1" w:lastRow="0" w:firstColumn="1" w:lastColumn="0" w:noHBand="0" w:noVBand="1"/>
      </w:tblPr>
      <w:tblGrid>
        <w:gridCol w:w="1134"/>
        <w:gridCol w:w="1134"/>
        <w:gridCol w:w="1134"/>
        <w:gridCol w:w="1134"/>
        <w:gridCol w:w="1134"/>
        <w:gridCol w:w="1134"/>
        <w:gridCol w:w="1134"/>
      </w:tblGrid>
      <w:tr w:rsidR="00791C42" w:rsidRPr="0025589C" w14:paraId="2261C418" w14:textId="77777777" w:rsidTr="00791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700987" w14:textId="77777777" w:rsidR="00F82FDC" w:rsidRPr="0025589C" w:rsidRDefault="00F82FDC" w:rsidP="00834D0E">
            <w:pPr>
              <w:spacing w:line="480" w:lineRule="auto"/>
              <w:ind w:firstLine="0"/>
              <w:jc w:val="center"/>
              <w:rPr>
                <w:sz w:val="18"/>
                <w:szCs w:val="18"/>
              </w:rPr>
            </w:pPr>
          </w:p>
        </w:tc>
        <w:tc>
          <w:tcPr>
            <w:tcW w:w="1134" w:type="dxa"/>
            <w:gridSpan w:val="2"/>
          </w:tcPr>
          <w:p w14:paraId="052A5697" w14:textId="78867CFE"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1134" w:type="dxa"/>
            <w:gridSpan w:val="2"/>
          </w:tcPr>
          <w:p w14:paraId="44488A77"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1134" w:type="dxa"/>
            <w:gridSpan w:val="2"/>
          </w:tcPr>
          <w:p w14:paraId="2DF4C622"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91C42" w:rsidRPr="0025589C" w14:paraId="3DE85E53"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BAC99F9" w14:textId="77777777" w:rsidR="00F82FDC" w:rsidRPr="0025589C" w:rsidRDefault="00F82FDC" w:rsidP="00834D0E">
            <w:pPr>
              <w:spacing w:line="480" w:lineRule="auto"/>
              <w:ind w:firstLine="0"/>
              <w:rPr>
                <w:i/>
                <w:iCs/>
                <w:sz w:val="18"/>
                <w:szCs w:val="18"/>
              </w:rPr>
            </w:pPr>
            <w:r w:rsidRPr="0025589C">
              <w:rPr>
                <w:i/>
                <w:iCs/>
                <w:sz w:val="18"/>
                <w:szCs w:val="18"/>
              </w:rPr>
              <w:t>Strain</w:t>
            </w:r>
          </w:p>
          <w:p w14:paraId="479BA359" w14:textId="77777777" w:rsidR="00F82FDC" w:rsidRPr="0025589C" w:rsidRDefault="00F82FDC" w:rsidP="00834D0E">
            <w:pPr>
              <w:spacing w:line="480" w:lineRule="auto"/>
              <w:ind w:firstLine="0"/>
              <w:rPr>
                <w:sz w:val="18"/>
                <w:szCs w:val="18"/>
              </w:rPr>
            </w:pPr>
            <w:r w:rsidRPr="0025589C">
              <w:rPr>
                <w:i/>
                <w:iCs/>
                <w:sz w:val="18"/>
                <w:szCs w:val="18"/>
              </w:rPr>
              <w:t>Parameter</w:t>
            </w:r>
          </w:p>
        </w:tc>
        <w:tc>
          <w:tcPr>
            <w:tcW w:w="1134" w:type="dxa"/>
          </w:tcPr>
          <w:p w14:paraId="38D66885" w14:textId="39C38CE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34" w:type="dxa"/>
          </w:tcPr>
          <w:p w14:paraId="14749255" w14:textId="34736FD5"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34" w:type="dxa"/>
          </w:tcPr>
          <w:p w14:paraId="571E7C74" w14:textId="09990120"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34" w:type="dxa"/>
          </w:tcPr>
          <w:p w14:paraId="4799431C" w14:textId="33CFEB1B"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34" w:type="dxa"/>
          </w:tcPr>
          <w:p w14:paraId="5DB06243" w14:textId="6BF387E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34" w:type="dxa"/>
          </w:tcPr>
          <w:p w14:paraId="52B67D0E" w14:textId="3077C85E"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91C42" w:rsidRPr="0025589C" w14:paraId="1EBE4603"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167760A2" w14:textId="77777777" w:rsidR="00F82FDC" w:rsidRPr="0025589C" w:rsidRDefault="00F82FDC" w:rsidP="00834D0E">
            <w:pPr>
              <w:spacing w:line="480" w:lineRule="auto"/>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34" w:type="dxa"/>
          </w:tcPr>
          <w:p w14:paraId="7CC2EF74" w14:textId="2406B93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34" w:type="dxa"/>
          </w:tcPr>
          <w:p w14:paraId="5D6935B7" w14:textId="58803FA3"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34" w:type="dxa"/>
          </w:tcPr>
          <w:p w14:paraId="283EA1FF" w14:textId="07C6673F"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34" w:type="dxa"/>
          </w:tcPr>
          <w:p w14:paraId="05D9786D" w14:textId="71E211B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34" w:type="dxa"/>
          </w:tcPr>
          <w:p w14:paraId="02ED9756" w14:textId="11A0BB5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34" w:type="dxa"/>
          </w:tcPr>
          <w:p w14:paraId="6FD37862" w14:textId="7A3C3DEB"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91C42" w:rsidRPr="0025589C" w14:paraId="74009139"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490959E" w14:textId="77777777" w:rsidR="00F82FDC" w:rsidRPr="0025589C" w:rsidRDefault="00F82FDC" w:rsidP="00834D0E">
            <w:pPr>
              <w:spacing w:line="480" w:lineRule="auto"/>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134" w:type="dxa"/>
          </w:tcPr>
          <w:p w14:paraId="39C88E8A" w14:textId="30FD455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34" w:type="dxa"/>
          </w:tcPr>
          <w:p w14:paraId="5E110A30" w14:textId="30A51B3A"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34" w:type="dxa"/>
          </w:tcPr>
          <w:p w14:paraId="4EC0CD45" w14:textId="617383F9"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34" w:type="dxa"/>
          </w:tcPr>
          <w:p w14:paraId="558FB73E" w14:textId="08CEA454"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34" w:type="dxa"/>
          </w:tcPr>
          <w:p w14:paraId="0575A3F0" w14:textId="5E409AA7"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34" w:type="dxa"/>
          </w:tcPr>
          <w:p w14:paraId="0D1EDC92" w14:textId="74204B1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91C42" w:rsidRPr="0025589C" w14:paraId="1E429E9B"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54D01CC9" w14:textId="6325A0C4" w:rsidR="00F82FDC" w:rsidRPr="0025589C" w:rsidRDefault="00F82FDC" w:rsidP="00834D0E">
            <w:pPr>
              <w:spacing w:line="480" w:lineRule="auto"/>
              <w:ind w:firstLine="0"/>
              <w:rPr>
                <w:rFonts w:eastAsia="MS Mincho"/>
                <w:sz w:val="18"/>
                <w:szCs w:val="18"/>
                <w:vertAlign w:val="superscript"/>
              </w:rPr>
            </w:pPr>
            <w:r w:rsidRPr="0025589C">
              <w:rPr>
                <w:color w:val="auto"/>
                <w:sz w:val="18"/>
                <w:szCs w:val="18"/>
              </w:rPr>
              <w:t xml:space="preserve">Max specific growth rate </w:t>
            </w:r>
          </w:p>
        </w:tc>
        <w:tc>
          <w:tcPr>
            <w:tcW w:w="1134" w:type="dxa"/>
          </w:tcPr>
          <w:p w14:paraId="4EED2635" w14:textId="7F5A98FC" w:rsidR="00F82FDC" w:rsidRPr="0025589C" w:rsidRDefault="00F82FDC" w:rsidP="00834D0E">
            <w:pPr>
              <w:spacing w:line="480" w:lineRule="auto"/>
              <w:ind w:firstLine="0"/>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34" w:type="dxa"/>
          </w:tcPr>
          <w:p w14:paraId="7ADF9B43" w14:textId="5F2CFB8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34" w:type="dxa"/>
          </w:tcPr>
          <w:p w14:paraId="6F545BA3" w14:textId="279AD39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34" w:type="dxa"/>
          </w:tcPr>
          <w:p w14:paraId="124C77A0" w14:textId="7A82CDF4"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34" w:type="dxa"/>
          </w:tcPr>
          <w:p w14:paraId="1A95EEE6" w14:textId="6F79D78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 (0.391, 0.426)</w:t>
            </w:r>
          </w:p>
        </w:tc>
        <w:tc>
          <w:tcPr>
            <w:tcW w:w="1134" w:type="dxa"/>
          </w:tcPr>
          <w:p w14:paraId="04FAA2C2" w14:textId="15ECBE3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91C42" w:rsidRPr="0025589C" w14:paraId="6699576C"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CCB67A3" w14:textId="49209B02" w:rsidR="00F82FDC" w:rsidRPr="0025589C" w:rsidRDefault="00F82FDC" w:rsidP="00834D0E">
            <w:pPr>
              <w:spacing w:line="480" w:lineRule="auto"/>
              <w:ind w:firstLine="0"/>
              <w:rPr>
                <w:rFonts w:eastAsia="MS Mincho"/>
                <w:bCs w:val="0"/>
                <w:sz w:val="18"/>
                <w:szCs w:val="18"/>
              </w:rPr>
            </w:pPr>
            <w:r w:rsidRPr="0025589C">
              <w:rPr>
                <w:rFonts w:eastAsia="MS Mincho"/>
                <w:bCs w:val="0"/>
                <w:sz w:val="18"/>
                <w:szCs w:val="18"/>
              </w:rPr>
              <w:t>Min doubling time</w:t>
            </w:r>
          </w:p>
        </w:tc>
        <w:tc>
          <w:tcPr>
            <w:tcW w:w="1134" w:type="dxa"/>
          </w:tcPr>
          <w:p w14:paraId="2253D56C" w14:textId="51ABEF16"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34" w:type="dxa"/>
          </w:tcPr>
          <w:p w14:paraId="052F57CB" w14:textId="1C454523"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34" w:type="dxa"/>
          </w:tcPr>
          <w:p w14:paraId="0447CC22" w14:textId="79B5229F"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34" w:type="dxa"/>
          </w:tcPr>
          <w:p w14:paraId="516EEF78" w14:textId="072406A0"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34" w:type="dxa"/>
          </w:tcPr>
          <w:p w14:paraId="27E5B47F" w14:textId="304E2E3C"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34" w:type="dxa"/>
          </w:tcPr>
          <w:p w14:paraId="324A472D" w14:textId="364930BF"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91C42" w:rsidRPr="0025589C" w14:paraId="418A8EB9"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23BBAE6A" w14:textId="39AA0FAD" w:rsidR="00F82FDC" w:rsidRPr="0025589C" w:rsidRDefault="00F82FDC" w:rsidP="00834D0E">
            <w:pPr>
              <w:spacing w:line="480" w:lineRule="auto"/>
              <w:ind w:firstLine="0"/>
              <w:rPr>
                <w:rFonts w:eastAsia="MS Mincho"/>
                <w:sz w:val="18"/>
                <w:szCs w:val="18"/>
              </w:rPr>
            </w:pPr>
            <w:r w:rsidRPr="0025589C">
              <w:rPr>
                <w:color w:val="auto"/>
                <w:sz w:val="18"/>
                <w:szCs w:val="18"/>
              </w:rPr>
              <w:t>Lag duration</w:t>
            </w:r>
          </w:p>
        </w:tc>
        <w:tc>
          <w:tcPr>
            <w:tcW w:w="1134" w:type="dxa"/>
          </w:tcPr>
          <w:p w14:paraId="721EECB9" w14:textId="4BFFFC6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34" w:type="dxa"/>
          </w:tcPr>
          <w:p w14:paraId="276C7BB5" w14:textId="6B2FA81A"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 (3.82, 4.028)</w:t>
            </w:r>
          </w:p>
        </w:tc>
        <w:tc>
          <w:tcPr>
            <w:tcW w:w="1134" w:type="dxa"/>
          </w:tcPr>
          <w:p w14:paraId="07D28408" w14:textId="34FE1FE1"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34" w:type="dxa"/>
          </w:tcPr>
          <w:p w14:paraId="321FE001" w14:textId="0C1EDAB5"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34" w:type="dxa"/>
          </w:tcPr>
          <w:p w14:paraId="0BE14994" w14:textId="425085B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34" w:type="dxa"/>
          </w:tcPr>
          <w:p w14:paraId="5CD0639E" w14:textId="30DFEC2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7B921F61" w14:textId="72ED9F2A" w:rsidR="007A7F01" w:rsidRPr="0025589C" w:rsidRDefault="00087440" w:rsidP="00087440">
      <w:pPr>
        <w:pStyle w:val="Caption"/>
        <w:spacing w:line="480" w:lineRule="auto"/>
        <w:ind w:firstLine="0"/>
        <w:rPr>
          <w:b w:val="0"/>
          <w:bCs w:val="0"/>
          <w:color w:val="auto"/>
        </w:rPr>
      </w:pPr>
      <w:r>
        <w:rPr>
          <w:b w:val="0"/>
          <w:bCs w:val="0"/>
          <w:color w:val="auto"/>
        </w:rPr>
        <w:t xml:space="preserve">Parentheses provide </w:t>
      </w:r>
      <w:r w:rsidR="007A7F01" w:rsidRPr="0025589C">
        <w:rPr>
          <w:b w:val="0"/>
          <w:bCs w:val="0"/>
          <w:color w:val="auto"/>
        </w:rPr>
        <w:t>95% confidence intervals</w:t>
      </w:r>
      <w:r w:rsidR="004D0490" w:rsidRPr="0025589C">
        <w:rPr>
          <w:b w:val="0"/>
          <w:bCs w:val="0"/>
          <w:color w:val="auto"/>
        </w:rPr>
        <w:t xml:space="preserve">, calculated using </w:t>
      </w:r>
      <w:r w:rsidR="00894141" w:rsidRPr="0025589C">
        <w:rPr>
          <w:b w:val="0"/>
          <w:bCs w:val="0"/>
          <w:color w:val="auto"/>
        </w:rPr>
        <w:t>bootstrap</w:t>
      </w:r>
      <w:r w:rsidR="009D1A86" w:rsidRPr="0025589C">
        <w:rPr>
          <w:b w:val="0"/>
          <w:bCs w:val="0"/>
          <w:color w:val="auto"/>
        </w:rPr>
        <w:t xml:space="preserve"> (1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114CE249" w14:textId="77777777" w:rsidR="00CD1BEE" w:rsidRDefault="00CD1BEE">
      <w:pPr>
        <w:spacing w:after="200" w:line="276" w:lineRule="auto"/>
        <w:ind w:firstLine="0"/>
        <w:rPr>
          <w:rFonts w:eastAsiaTheme="majorEastAsia"/>
          <w:b/>
          <w:bCs/>
        </w:rPr>
      </w:pPr>
      <w:r>
        <w:br w:type="page"/>
      </w:r>
    </w:p>
    <w:p w14:paraId="0E5D477A" w14:textId="25D9C51E" w:rsidR="006C449D" w:rsidRPr="0025589C" w:rsidRDefault="00C02003" w:rsidP="00087440">
      <w:pPr>
        <w:pStyle w:val="Heading2"/>
      </w:pPr>
      <w:r w:rsidRPr="0025589C">
        <w:lastRenderedPageBreak/>
        <w:t>Estimat</w:t>
      </w:r>
      <w:r w:rsidR="00087440">
        <w:t>ing</w:t>
      </w:r>
      <w:r w:rsidRPr="0025589C">
        <w:t xml:space="preserve"> competition coefficients</w:t>
      </w:r>
    </w:p>
    <w:p w14:paraId="2FE588C9" w14:textId="122758BD" w:rsidR="007A7F01" w:rsidRPr="0025589C" w:rsidRDefault="007A7F01" w:rsidP="00BC190A">
      <w:pPr>
        <w:spacing w:line="480" w:lineRule="auto"/>
        <w:ind w:firstLine="0"/>
        <w:pPrChange w:id="206" w:author="Yoav Ram" w:date="2018-04-24T11:58:00Z">
          <w:pPr>
            <w:spacing w:line="480" w:lineRule="auto"/>
            <w:ind w:firstLine="0"/>
          </w:pPr>
        </w:pPrChange>
      </w:pPr>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ins w:id="207" w:author="Yoav Ram" w:date="2018-04-24T11:54:00Z">
        <w:r w:rsidR="00F41F6A">
          <w:t xml:space="preserve"> the depletion of resources due to</w:t>
        </w:r>
      </w:ins>
      <w:r w:rsidR="00833210" w:rsidRPr="0025589C">
        <w:t xml:space="preserve"> growth of </w:t>
      </w:r>
      <w:del w:id="208" w:author="Yoav Ram" w:date="2018-04-24T11:58:00Z">
        <w:r w:rsidR="00833210" w:rsidRPr="0025589C" w:rsidDel="00BC190A">
          <w:delText xml:space="preserve">the </w:delText>
        </w:r>
      </w:del>
      <w:del w:id="209" w:author="Yoav Ram" w:date="2018-04-24T11:55:00Z">
        <w:r w:rsidR="00833210" w:rsidRPr="0025589C" w:rsidDel="00F41F6A">
          <w:delText xml:space="preserve">other </w:delText>
        </w:r>
      </w:del>
      <w:ins w:id="210" w:author="Yoav Ram" w:date="2018-04-24T11:55:00Z">
        <w:r w:rsidR="00F41F6A">
          <w:t xml:space="preserve">both </w:t>
        </w:r>
      </w:ins>
      <w:r w:rsidR="00833210" w:rsidRPr="0025589C">
        <w:t>strain</w:t>
      </w:r>
      <w:ins w:id="211" w:author="Yoav Ram" w:date="2018-04-24T11:55:00Z">
        <w:r w:rsidR="00F41F6A">
          <w:t>s</w:t>
        </w:r>
      </w:ins>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Lotka-Volterra </w:t>
      </w:r>
      <w:r w:rsidRPr="0025589C">
        <w:t>competition model</w:t>
      </w:r>
      <w:r w:rsidR="00FB039B" w:rsidRPr="0025589C">
        <w:t xml:space="preserve"> </w:t>
      </w:r>
      <w:r w:rsidR="009B614B" w:rsidRPr="0025589C">
        <w:fldChar w:fldCharType="begin" w:fldLock="1"/>
      </w:r>
      <w:r w:rsidR="00E658DA">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"label" : "chapter", "locator" : "4.1", "uris" : [ "http://www.mendeley.com/documents/?uuid=91ac0d0d-0f84-4010-9875-cd3905074155" ] } ], "mendeley" : { "formattedCitation" : "(14)", "plainTextFormattedCitation" : "(14)", "previouslyFormattedCitation" : "(14)" }, "properties" : { "noteIndex" : 0 }, "schema" : "https://github.com/citation-style-language/schema/raw/master/csl-citation.json" }</w:instrText>
      </w:r>
      <w:r w:rsidR="009B614B" w:rsidRPr="0025589C">
        <w:fldChar w:fldCharType="separate"/>
      </w:r>
      <w:r w:rsidR="00250AF2" w:rsidRPr="00250AF2">
        <w:rPr>
          <w:noProof/>
        </w:rPr>
        <w:t>(14)</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25589C">
        <w:t>Appendix</w:t>
      </w:r>
      <w:r w:rsidR="00833210" w:rsidRPr="0025589C">
        <w:t xml:space="preserve"> </w:t>
      </w:r>
      <w:r w:rsidR="00756174" w:rsidRPr="0025589C">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32C70A3" w14:textId="77777777" w:rsidTr="00B57EC6">
        <w:tc>
          <w:tcPr>
            <w:tcW w:w="1951" w:type="dxa"/>
            <w:vAlign w:val="center"/>
          </w:tcPr>
          <w:p w14:paraId="13BD5E64" w14:textId="77777777" w:rsidR="007A7F01" w:rsidRPr="0025589C" w:rsidRDefault="007A7F01" w:rsidP="00BF6B81">
            <w:pPr>
              <w:spacing w:line="480" w:lineRule="auto"/>
              <w:ind w:firstLine="0"/>
              <w:jc w:val="right"/>
              <w:rPr>
                <w:i/>
                <w:iCs/>
              </w:rPr>
            </w:pPr>
          </w:p>
        </w:tc>
        <w:tc>
          <w:tcPr>
            <w:tcW w:w="5103" w:type="dxa"/>
            <w:vAlign w:val="center"/>
          </w:tcPr>
          <w:p w14:paraId="62DACDDC" w14:textId="33881168" w:rsidR="007A7F01" w:rsidRPr="0025589C" w:rsidRDefault="00250AF2" w:rsidP="00BF6B81">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F185F36" w14:textId="4E8CB664" w:rsidR="00B57EC6" w:rsidRPr="0025589C" w:rsidRDefault="00BF6B81" w:rsidP="00BF6B81">
            <w:pPr>
              <w:spacing w:line="480" w:lineRule="auto"/>
              <w:ind w:firstLine="0"/>
              <w:jc w:val="right"/>
            </w:pPr>
            <w:r>
              <w:t>(</w:t>
            </w:r>
            <w:r w:rsidR="007A7F01" w:rsidRPr="0025589C">
              <w:t>3a</w:t>
            </w:r>
            <w:r>
              <w:t>)</w:t>
            </w:r>
          </w:p>
          <w:p w14:paraId="6509A934" w14:textId="77777777" w:rsidR="006D6E0A" w:rsidRPr="0025589C" w:rsidRDefault="006D6E0A" w:rsidP="00BF6B81">
            <w:pPr>
              <w:spacing w:line="480" w:lineRule="auto"/>
              <w:ind w:firstLine="0"/>
              <w:jc w:val="right"/>
            </w:pPr>
          </w:p>
          <w:p w14:paraId="3EAD2335" w14:textId="7BF5CBEC" w:rsidR="007A7F01" w:rsidRPr="0025589C" w:rsidRDefault="00BF6B81" w:rsidP="00BF6B81">
            <w:pPr>
              <w:spacing w:line="480" w:lineRule="auto"/>
              <w:ind w:firstLine="0"/>
              <w:jc w:val="right"/>
            </w:pPr>
            <w:r>
              <w:t>(</w:t>
            </w:r>
            <w:r w:rsidR="007A7F01" w:rsidRPr="0025589C">
              <w:t>3b</w:t>
            </w:r>
            <w:r>
              <w:t>)</w:t>
            </w:r>
          </w:p>
        </w:tc>
      </w:tr>
    </w:tbl>
    <w:p w14:paraId="69A40931" w14:textId="4A4BA61C" w:rsidR="007A7F01" w:rsidRPr="0025589C" w:rsidRDefault="00833210" w:rsidP="00BF6B81">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25589C">
        <w:t xml:space="preserve"> is the density of strain </w:t>
      </w:r>
      <m:oMath>
        <m:r>
          <w:rPr>
            <w:rFonts w:ascii="Cambria Math" w:hAnsi="Cambria Math"/>
          </w:rPr>
          <m:t>i=1,2</m:t>
        </m:r>
      </m:oMath>
      <w:r w:rsidRPr="0025589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25589C">
        <w:t xml:space="preserve"> are the values of the corresponding parameters for strain </w:t>
      </w:r>
      <m:oMath>
        <m:r>
          <w:rPr>
            <w:rFonts w:ascii="Cambria Math" w:hAnsi="Cambria Math"/>
          </w:rPr>
          <m:t>i</m:t>
        </m:r>
      </m:oMath>
      <w:r w:rsidR="007A7F01" w:rsidRPr="0025589C">
        <w:t xml:space="preserve"> </w:t>
      </w:r>
      <w:r w:rsidRPr="0025589C">
        <w:t>(</w:t>
      </w:r>
      <w:r w:rsidR="00B02278" w:rsidRPr="0025589C">
        <w:t>o</w:t>
      </w:r>
      <w:r w:rsidR="00651E9E" w:rsidRPr="0025589C">
        <w:t>btained</w:t>
      </w:r>
      <w:r w:rsidR="007A7F01" w:rsidRPr="0025589C">
        <w:t xml:space="preserve"> from fitting the</w:t>
      </w:r>
      <w:r w:rsidRPr="0025589C">
        <w:t xml:space="preserve"> growth model (eq. 2) to</w:t>
      </w:r>
      <w:r w:rsidR="007A7F01" w:rsidRPr="0025589C">
        <w:t xml:space="preserve"> monoculture growth curve data</w:t>
      </w:r>
      <w:r w:rsidRPr="0025589C">
        <w:t>), and</w:t>
      </w:r>
      <w:r w:rsidR="007A7F01" w:rsidRPr="0025589C">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25589C">
        <w:t xml:space="preserve"> </w:t>
      </w:r>
      <w:r w:rsidR="00DB709C" w:rsidRPr="0025589C">
        <w:t xml:space="preserve">are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ntra-strain competitive effect</w:t>
      </w:r>
      <w:r w:rsidR="00DB709C" w:rsidRPr="0025589C">
        <w:t>s</w:t>
      </w:r>
      <w:r w:rsidR="009B614B" w:rsidRPr="0025589C">
        <w:t>.</w:t>
      </w:r>
      <w:r w:rsidRPr="0025589C">
        <w:t xml:space="preserve"> Note that</w:t>
      </w:r>
      <w:r w:rsidR="00517B55" w:rsidRPr="0025589C">
        <w:t xml:space="preserve"> each strain </w:t>
      </w:r>
      <w:r w:rsidR="00BF635D" w:rsidRPr="0025589C">
        <w:t>can</w:t>
      </w:r>
      <w:r w:rsidR="00517B55" w:rsidRPr="0025589C">
        <w:t xml:space="preserve"> have a different </w:t>
      </w:r>
      <w:r w:rsidR="007A7F01" w:rsidRPr="0025589C">
        <w:t xml:space="preserve">limiting resource </w:t>
      </w:r>
      <w:r w:rsidR="00517B55" w:rsidRPr="0025589C">
        <w:t>and</w:t>
      </w:r>
      <w:r w:rsidR="006D6E0A" w:rsidRPr="0025589C">
        <w:t xml:space="preserve"> </w:t>
      </w:r>
      <w:r w:rsidR="007A7F01" w:rsidRPr="0025589C">
        <w:t xml:space="preserve">resource efficiency, </w:t>
      </w:r>
      <w:r w:rsidR="00517B55" w:rsidRPr="0025589C">
        <w:t>based on the</w:t>
      </w:r>
      <w:r w:rsidR="007A7F01" w:rsidRPr="0025589C">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7A7F01" w:rsidRPr="0025589C">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25589C">
        <w:t xml:space="preserve"> </w:t>
      </w:r>
      <w:r w:rsidR="00517B55" w:rsidRPr="0025589C">
        <w:t xml:space="preserve">determined </w:t>
      </w:r>
      <w:r w:rsidR="00607805" w:rsidRPr="0025589C">
        <w:t>for each strain</w:t>
      </w:r>
      <w:r w:rsidR="007A7F01" w:rsidRPr="0025589C">
        <w:t>.</w:t>
      </w:r>
    </w:p>
    <w:p w14:paraId="1DEA941E" w14:textId="3E322DCE" w:rsidR="00D45D2D" w:rsidDel="00BC190A" w:rsidRDefault="008140DF" w:rsidP="00E42AF4">
      <w:pPr>
        <w:spacing w:line="480" w:lineRule="auto"/>
        <w:ind w:firstLine="0"/>
        <w:rPr>
          <w:del w:id="212" w:author="Yoav Ram" w:date="2018-04-24T11:59:00Z"/>
        </w:rPr>
        <w:pPrChange w:id="213" w:author="Yoav Ram" w:date="2018-04-24T12:00:00Z">
          <w:pPr>
            <w:spacing w:line="480" w:lineRule="auto"/>
            <w:ind w:firstLine="0"/>
          </w:pPr>
        </w:pPrChange>
      </w:pPr>
      <w:r w:rsidRPr="00BF6B81">
        <w:rPr>
          <w:b/>
          <w:bCs/>
        </w:rPr>
        <w:t>Model fitting</w:t>
      </w:r>
      <w:r w:rsidR="00BF6B81" w:rsidRPr="00BF6B81">
        <w:rPr>
          <w:b/>
          <w:bCs/>
        </w:rPr>
        <w:t>.</w:t>
      </w:r>
      <w:r w:rsidR="00BF6B81">
        <w:rPr>
          <w:b/>
          <w:bCs/>
        </w:rPr>
        <w:t xml:space="preserve"> </w:t>
      </w:r>
      <w:r w:rsidR="00833210" w:rsidRPr="0025589C">
        <w:t>The competition model (e</w:t>
      </w:r>
      <w:r w:rsidR="007A7F01" w:rsidRPr="0025589C">
        <w:t>q.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ins w:id="214" w:author="Yoav Ram" w:date="2018-04-24T11:58:00Z">
        <w:r w:rsidR="00BC190A">
          <w:t xml:space="preserve">, see </w:t>
        </w:r>
        <w:r w:rsidR="00BC190A" w:rsidRPr="00BC190A">
          <w:rPr>
            <w:b/>
            <w:bCs/>
            <w:rPrChange w:id="215" w:author="Yoav Ram" w:date="2018-04-24T11:58:00Z">
              <w:rPr/>
            </w:rPrChange>
          </w:rPr>
          <w:fldChar w:fldCharType="begin"/>
        </w:r>
        <w:r w:rsidR="00BC190A" w:rsidRPr="00BC190A">
          <w:rPr>
            <w:b/>
            <w:bCs/>
            <w:rPrChange w:id="216" w:author="Yoav Ram" w:date="2018-04-24T11:58:00Z">
              <w:rPr/>
            </w:rPrChange>
          </w:rPr>
          <w:instrText xml:space="preserve"> REF _Ref512333581 \h </w:instrText>
        </w:r>
        <w:r w:rsidR="00BC190A" w:rsidRPr="00BC190A">
          <w:rPr>
            <w:b/>
            <w:bCs/>
            <w:rPrChange w:id="217" w:author="Yoav Ram" w:date="2018-04-24T11:58:00Z">
              <w:rPr/>
            </w:rPrChange>
          </w:rPr>
        </w:r>
      </w:ins>
      <w:r w:rsidR="00BC190A">
        <w:rPr>
          <w:b/>
          <w:bCs/>
        </w:rPr>
        <w:instrText xml:space="preserve"> \* MERGEFORMAT </w:instrText>
      </w:r>
      <w:r w:rsidR="00BC190A" w:rsidRPr="00BC190A">
        <w:rPr>
          <w:b/>
          <w:bCs/>
          <w:rPrChange w:id="218" w:author="Yoav Ram" w:date="2018-04-24T11:58:00Z">
            <w:rPr/>
          </w:rPrChange>
        </w:rPr>
        <w:fldChar w:fldCharType="separate"/>
      </w:r>
      <w:ins w:id="219" w:author="Yoav Ram" w:date="2018-04-24T11:58:00Z">
        <w:r w:rsidR="00BC190A" w:rsidRPr="00BC190A">
          <w:rPr>
            <w:b/>
            <w:bCs/>
            <w:color w:val="000000" w:themeColor="text1"/>
            <w:sz w:val="22"/>
            <w:szCs w:val="22"/>
            <w:rPrChange w:id="220" w:author="Yoav Ram" w:date="2018-04-24T11:58:00Z">
              <w:rPr/>
            </w:rPrChange>
          </w:rPr>
          <w:t xml:space="preserve">Figure </w:t>
        </w:r>
        <w:r w:rsidR="00BC190A" w:rsidRPr="00BC190A">
          <w:rPr>
            <w:b/>
            <w:bCs/>
            <w:noProof/>
            <w:color w:val="000000" w:themeColor="text1"/>
            <w:sz w:val="22"/>
            <w:szCs w:val="22"/>
            <w:rPrChange w:id="221" w:author="Yoav Ram" w:date="2018-04-24T11:58:00Z">
              <w:rPr>
                <w:noProof/>
              </w:rPr>
            </w:rPrChange>
          </w:rPr>
          <w:t>2</w:t>
        </w:r>
        <w:r w:rsidR="00BC190A" w:rsidRPr="00BC190A">
          <w:rPr>
            <w:b/>
            <w:bCs/>
            <w:rPrChange w:id="222" w:author="Yoav Ram" w:date="2018-04-24T11:58:00Z">
              <w:rPr/>
            </w:rPrChange>
          </w:rPr>
          <w:fldChar w:fldCharType="end"/>
        </w:r>
        <w:r w:rsidR="00BC190A" w:rsidRPr="00BC190A">
          <w:rPr>
            <w:b/>
            <w:bCs/>
            <w:rPrChange w:id="223" w:author="Yoav Ram" w:date="2018-04-24T11:58:00Z">
              <w:rPr/>
            </w:rPrChange>
          </w:rPr>
          <w:t>B</w:t>
        </w:r>
      </w:ins>
      <w:r w:rsidR="00D96F6C" w:rsidRPr="0025589C">
        <w:t>)</w:t>
      </w:r>
      <w:r w:rsidR="007A7F01" w:rsidRPr="0025589C">
        <w:t xml:space="preserve">. </w:t>
      </w:r>
      <w:r w:rsidR="007F21BA" w:rsidRPr="0025589C">
        <w:t xml:space="preserve">The </w:t>
      </w:r>
      <w:r w:rsidR="007A7F01" w:rsidRPr="0025589C">
        <w:t>fit</w:t>
      </w:r>
      <w:r w:rsidR="007F21BA" w:rsidRPr="0025589C">
        <w:t>ting</w:t>
      </w:r>
      <w:r w:rsidR="007A7F01" w:rsidRPr="0025589C">
        <w:t xml:space="preserve"> </w:t>
      </w:r>
      <w:r w:rsidR="007F21BA" w:rsidRPr="0025589C">
        <w:t xml:space="preserve">provides 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rsidRPr="0025589C">
        <w:t xml:space="preserve"> and </w:t>
      </w:r>
      <w:r w:rsidRPr="0025589C">
        <w:t>wa</w:t>
      </w:r>
      <w:r w:rsidR="007A7F01" w:rsidRPr="0025589C">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25589C">
        <w:t xml:space="preserve"> (</w:t>
      </w:r>
      <w:r w:rsidR="007F21BA" w:rsidRPr="0025589C">
        <w:t xml:space="preserve">the sum of the integrals of the system in </w:t>
      </w:r>
      <w:r w:rsidR="007A7F01" w:rsidRPr="0025589C">
        <w:t>eq. 3</w:t>
      </w:r>
      <w:ins w:id="224" w:author="Yoav Ram" w:date="2018-04-24T12:01:00Z">
        <w:r w:rsidR="00E42AF4">
          <w:t>; integrals solved numerically using LSODA solver</w:t>
        </w:r>
      </w:ins>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ins w:id="225" w:author="Yoav Ram" w:date="2018-04-24T12:00:00Z">
        <w:r w:rsidR="00E42AF4">
          <w:t xml:space="preserve"> (</w:t>
        </w:r>
        <w:r w:rsidR="00E42AF4" w:rsidRPr="00E42AF4">
          <w:rPr>
            <w:b/>
            <w:bCs/>
            <w:rPrChange w:id="226" w:author="Yoav Ram" w:date="2018-04-24T12:00:00Z">
              <w:rPr/>
            </w:rPrChange>
          </w:rPr>
          <w:fldChar w:fldCharType="begin"/>
        </w:r>
        <w:r w:rsidR="00E42AF4" w:rsidRPr="00E42AF4">
          <w:rPr>
            <w:b/>
            <w:bCs/>
            <w:rPrChange w:id="227" w:author="Yoav Ram" w:date="2018-04-24T12:00:00Z">
              <w:rPr/>
            </w:rPrChange>
          </w:rPr>
          <w:instrText xml:space="preserve"> REF _Ref512334571 \h </w:instrText>
        </w:r>
        <w:r w:rsidR="00E42AF4" w:rsidRPr="00E42AF4">
          <w:rPr>
            <w:b/>
            <w:bCs/>
            <w:rPrChange w:id="228" w:author="Yoav Ram" w:date="2018-04-24T12:00:00Z">
              <w:rPr/>
            </w:rPrChange>
          </w:rPr>
        </w:r>
      </w:ins>
      <w:r w:rsidR="00E42AF4">
        <w:rPr>
          <w:b/>
          <w:bCs/>
        </w:rPr>
        <w:instrText xml:space="preserve"> \* MERGEFORMAT </w:instrText>
      </w:r>
      <w:r w:rsidR="00E42AF4" w:rsidRPr="00E42AF4">
        <w:rPr>
          <w:b/>
          <w:bCs/>
          <w:rPrChange w:id="229" w:author="Yoav Ram" w:date="2018-04-24T12:00:00Z">
            <w:rPr/>
          </w:rPrChange>
        </w:rPr>
        <w:fldChar w:fldCharType="separate"/>
      </w:r>
      <w:ins w:id="230" w:author="Yoav Ram" w:date="2018-04-24T12:00:00Z">
        <w:r w:rsidR="00E42AF4" w:rsidRPr="00E42AF4">
          <w:rPr>
            <w:b/>
            <w:bCs/>
            <w:sz w:val="22"/>
            <w:szCs w:val="22"/>
            <w:rPrChange w:id="231" w:author="Yoav Ram" w:date="2018-04-24T12:00:00Z">
              <w:rPr>
                <w:sz w:val="22"/>
                <w:szCs w:val="22"/>
              </w:rPr>
            </w:rPrChange>
          </w:rPr>
          <w:t xml:space="preserve">Figure </w:t>
        </w:r>
        <w:r w:rsidR="00E42AF4" w:rsidRPr="00E42AF4">
          <w:rPr>
            <w:b/>
            <w:bCs/>
            <w:noProof/>
            <w:sz w:val="22"/>
            <w:szCs w:val="22"/>
            <w:rPrChange w:id="232" w:author="Yoav Ram" w:date="2018-04-24T12:00:00Z">
              <w:rPr>
                <w:noProof/>
                <w:sz w:val="22"/>
                <w:szCs w:val="22"/>
              </w:rPr>
            </w:rPrChange>
          </w:rPr>
          <w:t>4</w:t>
        </w:r>
        <w:r w:rsidR="00E42AF4" w:rsidRPr="00E42AF4">
          <w:rPr>
            <w:b/>
            <w:bCs/>
            <w:rPrChange w:id="233" w:author="Yoav Ram" w:date="2018-04-24T12:00:00Z">
              <w:rPr/>
            </w:rPrChange>
          </w:rPr>
          <w:fldChar w:fldCharType="end"/>
        </w:r>
        <w:r w:rsidR="00E42AF4">
          <w:t>)</w:t>
        </w:r>
      </w:ins>
      <w:del w:id="234" w:author="Yoav Ram" w:date="2018-04-24T12:00:00Z">
        <w:r w:rsidR="00001E91" w:rsidRPr="0025589C" w:rsidDel="00E42AF4">
          <w:delText xml:space="preserve"> </w:delText>
        </w:r>
        <w:r w:rsidR="007A7F01" w:rsidRPr="0025589C" w:rsidDel="00E42AF4">
          <w:delText>(</w:delText>
        </w:r>
      </w:del>
      <w:del w:id="235" w:author="Yoav Ram" w:date="2018-04-24T11:58:00Z">
        <w:r w:rsidR="006508E8" w:rsidRPr="001E5915" w:rsidDel="00BC190A">
          <w:rPr>
            <w:b/>
            <w:bCs/>
          </w:rPr>
          <w:fldChar w:fldCharType="begin"/>
        </w:r>
        <w:r w:rsidR="006508E8" w:rsidRPr="001E5915" w:rsidDel="00BC190A">
          <w:rPr>
            <w:b/>
            <w:bCs/>
          </w:rPr>
          <w:delInstrText xml:space="preserve"> REF _Ref454205622 \h </w:delInstrText>
        </w:r>
        <w:r w:rsidR="001E0803" w:rsidRPr="001E5915" w:rsidDel="00BC190A">
          <w:rPr>
            <w:b/>
            <w:bCs/>
          </w:rPr>
          <w:delInstrText xml:space="preserve"> \* MERGEFORMAT </w:delInstrText>
        </w:r>
        <w:r w:rsidR="006508E8" w:rsidRPr="001E5915" w:rsidDel="00BC190A">
          <w:rPr>
            <w:b/>
            <w:bCs/>
          </w:rPr>
        </w:r>
        <w:r w:rsidR="006508E8" w:rsidRPr="001E5915" w:rsidDel="00BC190A">
          <w:rPr>
            <w:b/>
            <w:bCs/>
          </w:rPr>
          <w:fldChar w:fldCharType="separate"/>
        </w:r>
        <w:r w:rsidR="00796A41" w:rsidRPr="001E5915" w:rsidDel="00BC190A">
          <w:rPr>
            <w:b/>
            <w:bCs/>
          </w:rPr>
          <w:delText xml:space="preserve">Figure </w:delText>
        </w:r>
        <w:r w:rsidR="00796A41" w:rsidRPr="001E5915" w:rsidDel="00BC190A">
          <w:rPr>
            <w:b/>
            <w:bCs/>
            <w:noProof/>
          </w:rPr>
          <w:delText>3</w:delText>
        </w:r>
        <w:r w:rsidR="006508E8" w:rsidRPr="001E5915" w:rsidDel="00BC190A">
          <w:rPr>
            <w:b/>
            <w:bCs/>
          </w:rPr>
          <w:fldChar w:fldCharType="end"/>
        </w:r>
      </w:del>
      <w:del w:id="236" w:author="Yoav Ram" w:date="2018-04-24T12:00:00Z">
        <w:r w:rsidR="007A7F01" w:rsidRPr="0025589C" w:rsidDel="00E42AF4">
          <w:delText>)</w:delText>
        </w:r>
      </w:del>
      <w:r w:rsidR="005327AF">
        <w:t>. Additional details in Materials and Methods</w:t>
      </w:r>
      <w:r w:rsidR="007A7F01" w:rsidRPr="0025589C">
        <w:t>.</w:t>
      </w:r>
      <w:r w:rsidR="00F4206B" w:rsidRPr="0025589C">
        <w:t xml:space="preserve"> </w:t>
      </w:r>
      <w:r w:rsidR="00517B9A" w:rsidRPr="0025589C">
        <w:t xml:space="preserve">Note that </w:t>
      </w:r>
      <w:r w:rsidR="0022699F" w:rsidRPr="0025589C">
        <w:t xml:space="preserve">the total density of the mixed culture </w:t>
      </w:r>
      <w:r w:rsidR="00517B9A" w:rsidRPr="0025589C">
        <w:t>is usually ignored</w:t>
      </w:r>
      <w:r w:rsidR="0022699F" w:rsidRPr="0025589C">
        <w:t>,</w:t>
      </w:r>
      <w:r w:rsidR="00517B9A" w:rsidRPr="0025589C">
        <w:t xml:space="preserve"> </w:t>
      </w:r>
      <w:r w:rsidR="00517B9A" w:rsidRPr="0025589C">
        <w:lastRenderedPageBreak/>
        <w:t xml:space="preserve">despite being easy to </w:t>
      </w:r>
      <w:r w:rsidR="00E541DF">
        <w:t>measure</w:t>
      </w:r>
      <w:r w:rsidR="00517B9A" w:rsidRPr="0025589C">
        <w:t xml:space="preserve">, </w:t>
      </w:r>
      <w:r w:rsidR="0022699F" w:rsidRPr="0025589C">
        <w:t>and part of the strength of our approach stems from using these data.</w:t>
      </w:r>
    </w:p>
    <w:p w14:paraId="549417A2" w14:textId="699B1B2A" w:rsidR="00D45D2D" w:rsidRDefault="00D45D2D" w:rsidP="00BC190A">
      <w:pPr>
        <w:spacing w:line="480" w:lineRule="auto"/>
        <w:ind w:firstLine="0"/>
        <w:rPr>
          <w:ins w:id="237" w:author="Yoav Ram" w:date="2018-04-24T12:01:00Z"/>
        </w:rPr>
        <w:pPrChange w:id="238" w:author="Yoav Ram" w:date="2018-04-24T11:59:00Z">
          <w:pPr>
            <w:spacing w:after="200" w:line="276" w:lineRule="auto"/>
            <w:ind w:firstLine="0"/>
          </w:pPr>
        </w:pPrChange>
      </w:pPr>
      <w:del w:id="239" w:author="Yoav Ram" w:date="2018-04-24T12:01:00Z">
        <w:r w:rsidDel="00E42AF4">
          <w:br w:type="page"/>
        </w:r>
      </w:del>
    </w:p>
    <w:p w14:paraId="18F6E33A" w14:textId="77777777" w:rsidR="00E42AF4" w:rsidRDefault="00E42AF4" w:rsidP="00BC190A">
      <w:pPr>
        <w:spacing w:line="480" w:lineRule="auto"/>
        <w:ind w:firstLine="0"/>
        <w:pPrChange w:id="240" w:author="Yoav Ram" w:date="2018-04-24T11:59:00Z">
          <w:pPr>
            <w:spacing w:after="200" w:line="276" w:lineRule="auto"/>
            <w:ind w:firstLine="0"/>
          </w:pPr>
        </w:pPrChange>
      </w:pPr>
    </w:p>
    <w:p w14:paraId="26397666" w14:textId="26D3C151" w:rsidR="00D45D2D" w:rsidRPr="00F3419E" w:rsidRDefault="003D0037" w:rsidP="00D45D2D">
      <w:pPr>
        <w:spacing w:after="200" w:line="276" w:lineRule="auto"/>
        <w:ind w:firstLine="0"/>
        <w:rPr>
          <w:b/>
          <w:bCs/>
          <w:sz w:val="22"/>
          <w:szCs w:val="22"/>
        </w:rPr>
      </w:pPr>
      <w:r>
        <w:rPr>
          <w:b/>
          <w:bCs/>
          <w:noProof/>
          <w:sz w:val="22"/>
          <w:szCs w:val="22"/>
        </w:rPr>
        <w:drawing>
          <wp:inline distT="0" distB="0" distL="0" distR="0" wp14:anchorId="24ABFB65" wp14:editId="6F0F600E">
            <wp:extent cx="5278120" cy="117284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Competition_fitting.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6380202" w14:textId="42823329" w:rsidR="005C2B55" w:rsidRDefault="00D45D2D" w:rsidP="00E42AF4">
      <w:pPr>
        <w:pStyle w:val="Caption"/>
        <w:spacing w:line="480" w:lineRule="auto"/>
        <w:ind w:firstLine="0"/>
        <w:rPr>
          <w:b w:val="0"/>
          <w:bCs w:val="0"/>
          <w:color w:val="auto"/>
          <w:sz w:val="22"/>
          <w:szCs w:val="22"/>
        </w:rPr>
        <w:pPrChange w:id="241" w:author="Yoav Ram" w:date="2018-04-24T12:00:00Z">
          <w:pPr>
            <w:pStyle w:val="Caption"/>
            <w:spacing w:line="480" w:lineRule="auto"/>
            <w:ind w:firstLine="0"/>
          </w:pPr>
        </w:pPrChange>
      </w:pPr>
      <w:bookmarkStart w:id="242" w:name="_Ref512334571"/>
      <w:r w:rsidRPr="00B07CF2">
        <w:rPr>
          <w:color w:val="auto"/>
          <w:sz w:val="22"/>
          <w:szCs w:val="22"/>
        </w:rPr>
        <w:t xml:space="preserve">Figure </w:t>
      </w:r>
      <w:r w:rsidRPr="00B07CF2">
        <w:rPr>
          <w:b w:val="0"/>
          <w:bCs w:val="0"/>
          <w:sz w:val="22"/>
          <w:szCs w:val="22"/>
        </w:rPr>
        <w:fldChar w:fldCharType="begin"/>
      </w:r>
      <w:r w:rsidRPr="00B07CF2">
        <w:rPr>
          <w:color w:val="auto"/>
          <w:sz w:val="22"/>
          <w:szCs w:val="22"/>
        </w:rPr>
        <w:instrText xml:space="preserve"> SEQ Figure \* ARABIC </w:instrText>
      </w:r>
      <w:r w:rsidRPr="00B07CF2">
        <w:rPr>
          <w:b w:val="0"/>
          <w:bCs w:val="0"/>
          <w:sz w:val="22"/>
          <w:szCs w:val="22"/>
        </w:rPr>
        <w:fldChar w:fldCharType="separate"/>
      </w:r>
      <w:ins w:id="243" w:author="Yoav Ram" w:date="2018-04-24T11:32:00Z">
        <w:r w:rsidR="00250AF2">
          <w:rPr>
            <w:noProof/>
            <w:color w:val="auto"/>
            <w:sz w:val="22"/>
            <w:szCs w:val="22"/>
          </w:rPr>
          <w:t>4</w:t>
        </w:r>
      </w:ins>
      <w:del w:id="244" w:author="Yoav Ram" w:date="2018-04-24T11:32:00Z">
        <w:r w:rsidDel="00250AF2">
          <w:rPr>
            <w:noProof/>
            <w:color w:val="auto"/>
            <w:sz w:val="22"/>
            <w:szCs w:val="22"/>
          </w:rPr>
          <w:delText>3</w:delText>
        </w:r>
      </w:del>
      <w:r w:rsidRPr="00B07CF2">
        <w:rPr>
          <w:b w:val="0"/>
          <w:bCs w:val="0"/>
          <w:sz w:val="22"/>
          <w:szCs w:val="22"/>
        </w:rPr>
        <w:fldChar w:fldCharType="end"/>
      </w:r>
      <w:bookmarkEnd w:id="242"/>
      <w:r w:rsidRPr="00B07CF2">
        <w:rPr>
          <w:color w:val="auto"/>
          <w:sz w:val="22"/>
          <w:szCs w:val="22"/>
        </w:rPr>
        <w:t xml:space="preserve">. Fitting </w:t>
      </w:r>
      <w:del w:id="245" w:author="Yoav Ram" w:date="2018-04-24T11:59:00Z">
        <w:r w:rsidRPr="00B07CF2" w:rsidDel="00BC190A">
          <w:rPr>
            <w:color w:val="auto"/>
            <w:sz w:val="22"/>
            <w:szCs w:val="22"/>
          </w:rPr>
          <w:delText xml:space="preserve">growth </w:delText>
        </w:r>
      </w:del>
      <w:ins w:id="246" w:author="Yoav Ram" w:date="2018-04-24T11:59:00Z">
        <w:r w:rsidR="00BC190A">
          <w:rPr>
            <w:color w:val="auto"/>
            <w:sz w:val="22"/>
            <w:szCs w:val="22"/>
          </w:rPr>
          <w:t>competition</w:t>
        </w:r>
        <w:r w:rsidR="00BC190A" w:rsidRPr="00B07CF2">
          <w:rPr>
            <w:color w:val="auto"/>
            <w:sz w:val="22"/>
            <w:szCs w:val="22"/>
          </w:rPr>
          <w:t xml:space="preserve"> </w:t>
        </w:r>
      </w:ins>
      <w:r w:rsidRPr="00B07CF2">
        <w:rPr>
          <w:color w:val="auto"/>
          <w:sz w:val="22"/>
          <w:szCs w:val="22"/>
        </w:rPr>
        <w:t xml:space="preserve">model to </w:t>
      </w:r>
      <w:r>
        <w:rPr>
          <w:color w:val="auto"/>
          <w:sz w:val="22"/>
          <w:szCs w:val="22"/>
        </w:rPr>
        <w:t>growth cur</w:t>
      </w:r>
      <w:ins w:id="247" w:author="Yoav Ram" w:date="2018-04-24T11:59:00Z">
        <w:r w:rsidR="00BC190A">
          <w:rPr>
            <w:color w:val="auto"/>
            <w:sz w:val="22"/>
            <w:szCs w:val="22"/>
          </w:rPr>
          <w:t>v</w:t>
        </w:r>
      </w:ins>
      <w:r>
        <w:rPr>
          <w:color w:val="auto"/>
          <w:sz w:val="22"/>
          <w:szCs w:val="22"/>
        </w:rPr>
        <w:t xml:space="preserve">e </w:t>
      </w:r>
      <w:r w:rsidRPr="00B07CF2">
        <w:rPr>
          <w:color w:val="auto"/>
          <w:sz w:val="22"/>
          <w:szCs w:val="22"/>
        </w:rPr>
        <w:t>data</w:t>
      </w:r>
      <w:ins w:id="248" w:author="Yoav Ram" w:date="2018-04-24T11:59:00Z">
        <w:r w:rsidR="00BC190A">
          <w:rPr>
            <w:color w:val="auto"/>
            <w:sz w:val="22"/>
            <w:szCs w:val="22"/>
          </w:rPr>
          <w:t xml:space="preserve"> from a mixed culture</w:t>
        </w:r>
      </w:ins>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data (markers</w:t>
      </w:r>
      <w:r w:rsidR="005C2B55">
        <w:rPr>
          <w:b w:val="0"/>
          <w:bCs w:val="0"/>
          <w:color w:val="auto"/>
          <w:sz w:val="22"/>
          <w:szCs w:val="22"/>
        </w:rPr>
        <w:t xml:space="preserve"> show total density</w:t>
      </w:r>
      <w:r>
        <w:rPr>
          <w:b w:val="0"/>
          <w:bCs w:val="0"/>
          <w:color w:val="auto"/>
          <w:sz w:val="22"/>
          <w:szCs w:val="22"/>
        </w:rPr>
        <w:t xml:space="preserve">) and best-fit competition models (lines; </w:t>
      </w:r>
      <w:r w:rsidRPr="00B07CF2">
        <w:rPr>
          <w:b w:val="0"/>
          <w:bCs w:val="0"/>
          <w:color w:val="auto"/>
          <w:sz w:val="22"/>
          <w:szCs w:val="22"/>
        </w:rPr>
        <w:t>eq. 3</w:t>
      </w:r>
      <w:r>
        <w:rPr>
          <w:b w:val="0"/>
          <w:bCs w:val="0"/>
          <w:color w:val="auto"/>
          <w:sz w:val="22"/>
          <w:szCs w:val="22"/>
        </w:rPr>
        <w:t xml:space="preserve">) </w:t>
      </w:r>
      <w:r w:rsidR="005C2B55">
        <w:rPr>
          <w:b w:val="0"/>
          <w:bCs w:val="0"/>
          <w:color w:val="auto"/>
          <w:sz w:val="22"/>
          <w:szCs w:val="22"/>
        </w:rPr>
        <w:t>and correspond to</w:t>
      </w:r>
      <w:r>
        <w:rPr>
          <w:b w:val="0"/>
          <w:bCs w:val="0"/>
          <w:color w:val="auto"/>
          <w:sz w:val="22"/>
          <w:szCs w:val="22"/>
        </w:rPr>
        <w:t xml:space="preserve"> experiments </w:t>
      </w:r>
      <w:r w:rsidR="005C2B55">
        <w:rPr>
          <w:b w:val="0"/>
          <w:bCs w:val="0"/>
          <w:color w:val="auto"/>
          <w:sz w:val="22"/>
          <w:szCs w:val="22"/>
        </w:rPr>
        <w:t>A, B, and C</w:t>
      </w:r>
      <w:del w:id="249" w:author="Yoav Ram" w:date="2018-04-24T12:00:00Z">
        <w:r w:rsidR="005C2B55" w:rsidDel="00E42AF4">
          <w:rPr>
            <w:b w:val="0"/>
            <w:bCs w:val="0"/>
            <w:color w:val="auto"/>
            <w:sz w:val="22"/>
            <w:szCs w:val="22"/>
          </w:rPr>
          <w:delText xml:space="preserve">, each two strains of </w:delText>
        </w:r>
        <w:r w:rsidR="005C2B55" w:rsidDel="00E42AF4">
          <w:rPr>
            <w:b w:val="0"/>
            <w:bCs w:val="0"/>
            <w:i/>
            <w:iCs/>
            <w:color w:val="auto"/>
            <w:sz w:val="22"/>
            <w:szCs w:val="22"/>
          </w:rPr>
          <w:delText>E. coli</w:delText>
        </w:r>
        <w:r w:rsidR="005C2B55" w:rsidDel="00E42AF4">
          <w:rPr>
            <w:b w:val="0"/>
            <w:bCs w:val="0"/>
            <w:color w:val="auto"/>
            <w:sz w:val="22"/>
            <w:szCs w:val="22"/>
          </w:rPr>
          <w:delText>, with</w:delText>
        </w:r>
      </w:del>
      <w:ins w:id="250" w:author="Yoav Ram" w:date="2018-04-24T12:00:00Z">
        <w:r w:rsidR="00E42AF4">
          <w:rPr>
            <w:b w:val="0"/>
            <w:bCs w:val="0"/>
            <w:color w:val="auto"/>
            <w:sz w:val="22"/>
            <w:szCs w:val="22"/>
          </w:rPr>
          <w:t>.</w:t>
        </w:r>
      </w:ins>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 xml:space="preserve">ashed black lines show the exponential model prediction (see </w:t>
      </w:r>
      <w:r w:rsidRPr="00F3419E">
        <w:rPr>
          <w:color w:val="auto"/>
          <w:sz w:val="22"/>
          <w:szCs w:val="22"/>
        </w:rPr>
        <w:t>Figure 1</w:t>
      </w:r>
      <w:r w:rsidRPr="00B07CF2">
        <w:rPr>
          <w:b w:val="0"/>
          <w:bCs w:val="0"/>
          <w:color w:val="auto"/>
          <w:sz w:val="22"/>
          <w:szCs w:val="22"/>
        </w:rPr>
        <w:t>).</w:t>
      </w:r>
    </w:p>
    <w:p w14:paraId="728A9B12" w14:textId="77777777" w:rsidR="005C2B55" w:rsidRDefault="005C2B55">
      <w:pPr>
        <w:spacing w:after="200" w:line="276" w:lineRule="auto"/>
        <w:ind w:firstLine="0"/>
        <w:rPr>
          <w:rFonts w:eastAsiaTheme="majorEastAsia"/>
          <w:b/>
          <w:bCs/>
        </w:rPr>
      </w:pPr>
      <w:r>
        <w:br w:type="page"/>
      </w:r>
    </w:p>
    <w:p w14:paraId="6C449378" w14:textId="35149AFD" w:rsidR="001F7E9F" w:rsidRPr="0025589C" w:rsidRDefault="001F7E9F" w:rsidP="00834D0E">
      <w:pPr>
        <w:pStyle w:val="Heading2"/>
      </w:pPr>
      <w:r w:rsidRPr="0025589C">
        <w:lastRenderedPageBreak/>
        <w:t>Prediction</w:t>
      </w:r>
      <w:r w:rsidR="005B7870" w:rsidRPr="0025589C">
        <w:t xml:space="preserve"> </w:t>
      </w:r>
      <w:r w:rsidR="00C02003" w:rsidRPr="0025589C">
        <w:t xml:space="preserve">and validation </w:t>
      </w:r>
      <w:r w:rsidR="005B7870" w:rsidRPr="0025589C">
        <w:t xml:space="preserve">of relative </w:t>
      </w:r>
      <w:r w:rsidR="00C02003" w:rsidRPr="0025589C">
        <w:t>growth</w:t>
      </w:r>
    </w:p>
    <w:p w14:paraId="369E2751" w14:textId="62C2FA7C" w:rsidR="007A7F01" w:rsidRPr="0025589C" w:rsidRDefault="00C02003" w:rsidP="00BF6B81">
      <w:pPr>
        <w:spacing w:line="480" w:lineRule="auto"/>
        <w:ind w:firstLine="0"/>
      </w:pPr>
      <w:r w:rsidRPr="00BF6B81">
        <w:rPr>
          <w:b/>
          <w:bCs/>
        </w:rPr>
        <w:t>Model prediction</w:t>
      </w:r>
      <w:r w:rsidR="00BF6B81">
        <w:rPr>
          <w:b/>
          <w:bCs/>
        </w:rPr>
        <w:t xml:space="preserve">. </w:t>
      </w:r>
      <w:r w:rsidR="007F21BA" w:rsidRPr="0025589C">
        <w:t>With estimates of all the competition model parameters,</w:t>
      </w:r>
      <w:r w:rsidRPr="0025589C">
        <w:t xml:space="preserve"> we solved</w:t>
      </w:r>
      <w:r w:rsidR="007F21BA" w:rsidRPr="0025589C">
        <w:t xml:space="preserve"> the </w:t>
      </w:r>
      <w:r w:rsidR="005B7870" w:rsidRPr="0025589C">
        <w:t xml:space="preserve">competition </w:t>
      </w:r>
      <w:r w:rsidR="007F21BA" w:rsidRPr="0025589C">
        <w:t>model</w:t>
      </w:r>
      <w:r w:rsidRPr="0025589C">
        <w:t xml:space="preserve"> (eq. 3) using</w:t>
      </w:r>
      <w:r w:rsidR="007A7F01" w:rsidRPr="0025589C">
        <w:t xml:space="preserve"> numerical integration</w:t>
      </w:r>
      <w:r w:rsidR="00D45D2D">
        <w:t xml:space="preserve"> (LSODA solver)</w:t>
      </w:r>
      <w:r w:rsidR="007A7F01" w:rsidRPr="0025589C">
        <w:t xml:space="preserve">, </w:t>
      </w:r>
      <w:r w:rsidRPr="0025589C">
        <w:t xml:space="preserve">thus </w:t>
      </w:r>
      <w:r w:rsidR="007A7F01" w:rsidRPr="0025589C">
        <w:t xml:space="preserve">providing a prediction for the </w:t>
      </w:r>
      <w:r w:rsidRPr="0025589C">
        <w:t xml:space="preserve">cell </w:t>
      </w:r>
      <w:r w:rsidR="007A7F01" w:rsidRPr="0025589C">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25589C">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25589C">
        <w:t xml:space="preserve"> of the two strains growing in a mixed culture</w:t>
      </w:r>
      <w:r w:rsidR="007A7F01" w:rsidRPr="0025589C">
        <w:t>. From the</w:t>
      </w:r>
      <w:r w:rsidR="007F21BA" w:rsidRPr="0025589C">
        <w:t>se</w:t>
      </w:r>
      <w:r w:rsidR="007A7F01" w:rsidRPr="0025589C">
        <w:t xml:space="preserve"> predicted densities, the</w:t>
      </w:r>
      <w:r w:rsidR="00D45D2D">
        <w:t xml:space="preserve"> relative</w:t>
      </w:r>
      <w:r w:rsidR="007A7F01" w:rsidRPr="0025589C">
        <w:t xml:space="preserve"> frequencies of each strain over time </w:t>
      </w:r>
      <w:r w:rsidRPr="0025589C">
        <w:t>were</w:t>
      </w:r>
      <w:r w:rsidR="007A7F01" w:rsidRPr="0025589C">
        <w:t xml:space="preserve"> </w:t>
      </w:r>
      <w:r w:rsidR="007F21BA" w:rsidRPr="0025589C">
        <w:t>estimated</w:t>
      </w:r>
      <w:r w:rsidR="00BF6B81">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25589C">
        <w:t>.</w:t>
      </w:r>
    </w:p>
    <w:p w14:paraId="4976B15C" w14:textId="5DDD8406" w:rsidR="007A7F01" w:rsidRDefault="00C02003" w:rsidP="005C5B17">
      <w:pPr>
        <w:spacing w:line="480" w:lineRule="auto"/>
        <w:ind w:firstLine="0"/>
        <w:rPr>
          <w:b/>
          <w:bCs/>
        </w:rPr>
        <w:pPrChange w:id="251" w:author="Yoav Ram" w:date="2018-04-24T12:02:00Z">
          <w:pPr>
            <w:spacing w:line="480" w:lineRule="auto"/>
            <w:ind w:firstLine="0"/>
          </w:pPr>
        </w:pPrChange>
      </w:pPr>
      <w:r w:rsidRPr="00BF6B81">
        <w:rPr>
          <w:b/>
          <w:bCs/>
        </w:rPr>
        <w:t>Experimental v</w:t>
      </w:r>
      <w:r w:rsidR="007A7F01" w:rsidRPr="00BF6B81">
        <w:rPr>
          <w:b/>
          <w:bCs/>
        </w:rPr>
        <w:t>alidation</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our model 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t xml:space="preserve"> to experimental relative frequencies obtained </w:t>
      </w:r>
      <w:del w:id="252" w:author="Yoav Ram" w:date="2018-04-24T12:02:00Z">
        <w:r w:rsidR="00D45D2D" w:rsidDel="005C5B17">
          <w:delText xml:space="preserve">with </w:delText>
        </w:r>
      </w:del>
      <w:ins w:id="253" w:author="Yoav Ram" w:date="2018-04-24T12:02:00Z">
        <w:r w:rsidR="005C5B17">
          <w:t>using</w:t>
        </w:r>
        <w:r w:rsidR="005C5B17">
          <w:t xml:space="preserve"> </w:t>
        </w:r>
      </w:ins>
      <w:r w:rsidR="00D45D2D">
        <w:t>flow cytometry from mixed culture samples. E</w:t>
      </w:r>
      <w:r w:rsidRPr="0025589C">
        <w:t xml:space="preserve">xperimental </w:t>
      </w:r>
      <w:r w:rsidR="00D45D2D">
        <w:t xml:space="preserve">results (green and red markers) and </w:t>
      </w:r>
      <w:r w:rsidR="002A7156" w:rsidRPr="0025589C">
        <w:t xml:space="preserve">model </w:t>
      </w:r>
      <w:r w:rsidR="00001E91" w:rsidRPr="0025589C">
        <w:t>predictions</w:t>
      </w:r>
      <w:r w:rsidR="00EE3F11" w:rsidRPr="0025589C">
        <w:t xml:space="preserve"> </w:t>
      </w:r>
      <w:r w:rsidR="00D45D2D">
        <w:t>(green and red dashed lines) are shown in</w:t>
      </w:r>
      <w:ins w:id="254" w:author="Yoav Ram" w:date="2018-04-24T12:02:00Z">
        <w:r w:rsidR="005C5B17">
          <w:t xml:space="preserve"> </w:t>
        </w:r>
        <w:r w:rsidR="005C5B17" w:rsidRPr="005C5B17">
          <w:rPr>
            <w:b/>
            <w:bCs/>
            <w:rPrChange w:id="255" w:author="Yoav Ram" w:date="2018-04-24T12:02:00Z">
              <w:rPr/>
            </w:rPrChange>
          </w:rPr>
          <w:fldChar w:fldCharType="begin"/>
        </w:r>
        <w:r w:rsidR="005C5B17" w:rsidRPr="005C5B17">
          <w:rPr>
            <w:b/>
            <w:bCs/>
            <w:rPrChange w:id="256" w:author="Yoav Ram" w:date="2018-04-24T12:02:00Z">
              <w:rPr/>
            </w:rPrChange>
          </w:rPr>
          <w:instrText xml:space="preserve"> REF _Ref509481405 \h </w:instrText>
        </w:r>
        <w:r w:rsidR="005C5B17" w:rsidRPr="005C5B17">
          <w:rPr>
            <w:b/>
            <w:bCs/>
            <w:rPrChange w:id="257" w:author="Yoav Ram" w:date="2018-04-24T12:02:00Z">
              <w:rPr/>
            </w:rPrChange>
          </w:rPr>
        </w:r>
      </w:ins>
      <w:r w:rsidR="005C5B17">
        <w:rPr>
          <w:b/>
          <w:bCs/>
        </w:rPr>
        <w:instrText xml:space="preserve"> \* MERGEFORMAT </w:instrText>
      </w:r>
      <w:r w:rsidR="005C5B17" w:rsidRPr="005C5B17">
        <w:rPr>
          <w:b/>
          <w:bCs/>
          <w:rPrChange w:id="258" w:author="Yoav Ram" w:date="2018-04-24T12:02:00Z">
            <w:rPr/>
          </w:rPrChange>
        </w:rPr>
        <w:fldChar w:fldCharType="separate"/>
      </w:r>
      <w:ins w:id="259" w:author="Yoav Ram" w:date="2018-04-24T12:02:00Z">
        <w:r w:rsidR="005C5B17" w:rsidRPr="005C5B17">
          <w:rPr>
            <w:b/>
            <w:bCs/>
            <w:color w:val="000000" w:themeColor="text1"/>
            <w:sz w:val="22"/>
            <w:szCs w:val="22"/>
            <w:rPrChange w:id="260" w:author="Yoav Ram" w:date="2018-04-24T12:02:00Z">
              <w:rPr>
                <w:color w:val="000000" w:themeColor="text1"/>
                <w:sz w:val="22"/>
                <w:szCs w:val="22"/>
              </w:rPr>
            </w:rPrChange>
          </w:rPr>
          <w:t xml:space="preserve">Figure </w:t>
        </w:r>
        <w:r w:rsidR="005C5B17" w:rsidRPr="005C5B17">
          <w:rPr>
            <w:b/>
            <w:bCs/>
            <w:noProof/>
            <w:color w:val="000000" w:themeColor="text1"/>
            <w:sz w:val="22"/>
            <w:szCs w:val="22"/>
            <w:rPrChange w:id="261" w:author="Yoav Ram" w:date="2018-04-24T12:02:00Z">
              <w:rPr>
                <w:noProof/>
                <w:color w:val="000000" w:themeColor="text1"/>
                <w:sz w:val="22"/>
                <w:szCs w:val="22"/>
              </w:rPr>
            </w:rPrChange>
          </w:rPr>
          <w:t>5</w:t>
        </w:r>
        <w:r w:rsidR="005C5B17" w:rsidRPr="005C5B17">
          <w:rPr>
            <w:b/>
            <w:bCs/>
            <w:rPrChange w:id="262" w:author="Yoav Ram" w:date="2018-04-24T12:02:00Z">
              <w:rPr/>
            </w:rPrChange>
          </w:rPr>
          <w:fldChar w:fldCharType="end"/>
        </w:r>
        <w:r w:rsidR="005C5B17" w:rsidRPr="005C5B17">
          <w:rPr>
            <w:rPrChange w:id="263" w:author="Yoav Ram" w:date="2018-04-24T12:02:00Z">
              <w:rPr/>
            </w:rPrChange>
          </w:rPr>
          <w:t>,</w:t>
        </w:r>
        <w:r w:rsidR="005C5B17">
          <w:t xml:space="preserve"> </w:t>
        </w:r>
      </w:ins>
      <w:del w:id="264" w:author="Yoav Ram" w:date="2018-04-24T12:02:00Z">
        <w:r w:rsidR="00D45D2D" w:rsidDel="005C5B17">
          <w:delText xml:space="preserve"> </w:delText>
        </w:r>
        <w:r w:rsidR="00D45D2D" w:rsidRPr="00D45D2D" w:rsidDel="005C5B17">
          <w:rPr>
            <w:b/>
            <w:bCs/>
          </w:rPr>
          <w:fldChar w:fldCharType="begin"/>
        </w:r>
        <w:r w:rsidR="00D45D2D" w:rsidRPr="00D45D2D" w:rsidDel="005C5B17">
          <w:rPr>
            <w:b/>
            <w:bCs/>
          </w:rPr>
          <w:delInstrText xml:space="preserve"> REF _Ref509481405 \h  \* MERGEFORMAT </w:delInstrText>
        </w:r>
        <w:r w:rsidR="00D45D2D" w:rsidRPr="00D45D2D" w:rsidDel="005C5B17">
          <w:rPr>
            <w:b/>
            <w:bCs/>
          </w:rPr>
        </w:r>
        <w:r w:rsidR="00D45D2D" w:rsidRPr="00D45D2D" w:rsidDel="005C5B17">
          <w:rPr>
            <w:b/>
            <w:bCs/>
          </w:rPr>
          <w:fldChar w:fldCharType="separate"/>
        </w:r>
        <w:r w:rsidR="00D45D2D" w:rsidRPr="00D45D2D" w:rsidDel="005C5B17">
          <w:rPr>
            <w:b/>
            <w:bCs/>
            <w:color w:val="000000" w:themeColor="text1"/>
          </w:rPr>
          <w:delText xml:space="preserve">Figure </w:delText>
        </w:r>
        <w:r w:rsidR="00D45D2D" w:rsidRPr="00D45D2D" w:rsidDel="005C5B17">
          <w:rPr>
            <w:b/>
            <w:bCs/>
            <w:noProof/>
            <w:color w:val="000000" w:themeColor="text1"/>
          </w:rPr>
          <w:delText>4</w:delText>
        </w:r>
        <w:r w:rsidR="00D45D2D" w:rsidRPr="00D45D2D" w:rsidDel="005C5B17">
          <w:rPr>
            <w:b/>
            <w:bCs/>
          </w:rPr>
          <w:fldChar w:fldCharType="end"/>
        </w:r>
        <w:r w:rsidR="00D45D2D" w:rsidDel="005C5B17">
          <w:rPr>
            <w:b/>
            <w:bCs/>
          </w:rPr>
          <w:delText>,</w:delText>
        </w:r>
        <w:r w:rsidR="007A7F01" w:rsidRPr="0025589C" w:rsidDel="005C5B17">
          <w:delText xml:space="preserve"> </w:delText>
        </w:r>
      </w:del>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 xml:space="preserve">see </w:t>
      </w:r>
      <w:r w:rsidR="00001E91" w:rsidRPr="00D45D2D">
        <w:rPr>
          <w:b/>
          <w:bCs/>
        </w:rPr>
        <w:fldChar w:fldCharType="begin"/>
      </w:r>
      <w:r w:rsidR="00001E91" w:rsidRPr="00D45D2D">
        <w:rPr>
          <w:b/>
          <w:bCs/>
        </w:rPr>
        <w:instrText xml:space="preserve"> REF _Ref453682586 \h </w:instrText>
      </w:r>
      <w:r w:rsidR="000A28AB" w:rsidRPr="00D45D2D">
        <w:rPr>
          <w:b/>
          <w:bCs/>
        </w:rPr>
        <w:instrText xml:space="preserve"> \* MERGEFORMAT </w:instrText>
      </w:r>
      <w:r w:rsidR="00001E91" w:rsidRPr="00D45D2D">
        <w:rPr>
          <w:b/>
          <w:bCs/>
        </w:rPr>
      </w:r>
      <w:r w:rsidR="00001E91" w:rsidRPr="00D45D2D">
        <w:rPr>
          <w:b/>
          <w:bCs/>
        </w:rPr>
        <w:fldChar w:fldCharType="separate"/>
      </w:r>
      <w:r w:rsidR="00796A41" w:rsidRPr="00D45D2D">
        <w:rPr>
          <w:b/>
          <w:bCs/>
        </w:rPr>
        <w:t>Figure 1</w:t>
      </w:r>
      <w:r w:rsidR="00001E91" w:rsidRPr="00D45D2D">
        <w:rPr>
          <w:b/>
          <w:bCs/>
        </w:rPr>
        <w:fldChar w:fldCharType="end"/>
      </w:r>
      <w:r w:rsidR="00001E91" w:rsidRPr="0025589C">
        <w:t xml:space="preserve"> for details</w:t>
      </w:r>
      <w:r w:rsidR="00EE3F11" w:rsidRPr="0025589C">
        <w:t xml:space="preserve"> on the exponential model</w:t>
      </w:r>
      <w:r w:rsidR="007A7F01" w:rsidRPr="0025589C">
        <w:t xml:space="preserve">). </w:t>
      </w:r>
      <w:r w:rsidR="00EE3F11" w:rsidRPr="0025589C">
        <w:t xml:space="preserve">Our model </w:t>
      </w:r>
      <w:r w:rsidR="00E1616E" w:rsidRPr="0025589C">
        <w:t xml:space="preserve">performs well and </w:t>
      </w:r>
      <w:r w:rsidR="007A7F01" w:rsidRPr="0025589C">
        <w:t xml:space="preserve">clearly </w:t>
      </w:r>
      <w:r w:rsidR="00581780" w:rsidRPr="0025589C">
        <w:t xml:space="preserve">improves 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r w:rsidR="00EE3F11" w:rsidRPr="0025589C">
        <w:t xml:space="preserve">: the </w:t>
      </w:r>
      <w:r w:rsidR="002A7156" w:rsidRPr="0025589C">
        <w:t xml:space="preserve">colored dashed lines match the data </w:t>
      </w:r>
      <w:r w:rsidR="00EE3F11" w:rsidRPr="0025589C">
        <w:t xml:space="preserve">much </w:t>
      </w:r>
      <w:r w:rsidR="002A7156" w:rsidRPr="0025589C">
        <w:t>better than the black dashed lines</w:t>
      </w:r>
      <w:r w:rsidR="007A7F01" w:rsidRPr="0025589C">
        <w:t>.</w:t>
      </w:r>
    </w:p>
    <w:p w14:paraId="1A33CDF0" w14:textId="77777777" w:rsidR="00F3419E" w:rsidRDefault="00F3419E">
      <w:pPr>
        <w:spacing w:after="200" w:line="276" w:lineRule="auto"/>
        <w:ind w:firstLine="0"/>
        <w:rPr>
          <w:sz w:val="22"/>
          <w:szCs w:val="22"/>
        </w:rPr>
      </w:pPr>
      <w:bookmarkStart w:id="265" w:name="_Ref454205622"/>
      <w:bookmarkStart w:id="266" w:name="_Ref439853356"/>
      <w:r>
        <w:rPr>
          <w:sz w:val="22"/>
          <w:szCs w:val="22"/>
        </w:rPr>
        <w:br w:type="page"/>
      </w:r>
    </w:p>
    <w:bookmarkEnd w:id="265"/>
    <w:bookmarkEnd w:id="266"/>
    <w:p w14:paraId="7FDC2074" w14:textId="25C2D5C3" w:rsidR="00F3419E" w:rsidRDefault="003D0037" w:rsidP="003D0037">
      <w:pPr>
        <w:keepNext/>
        <w:ind w:firstLine="0"/>
      </w:pPr>
      <w:r>
        <w:rPr>
          <w:noProof/>
        </w:rPr>
        <w:lastRenderedPageBreak/>
        <w:drawing>
          <wp:inline distT="0" distB="0" distL="0" distR="0" wp14:anchorId="3E8F4E97" wp14:editId="6A8CE202">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3">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4C1422C" w14:textId="5DA082E6" w:rsidR="00F3419E" w:rsidDel="00E658DA" w:rsidRDefault="00F3419E" w:rsidP="005C5B17">
      <w:pPr>
        <w:pStyle w:val="Caption"/>
        <w:spacing w:line="480" w:lineRule="auto"/>
        <w:ind w:firstLine="0"/>
        <w:rPr>
          <w:del w:id="267" w:author="Yoav Ram" w:date="2018-04-24T12:04:00Z"/>
          <w:b w:val="0"/>
          <w:bCs w:val="0"/>
          <w:color w:val="auto"/>
          <w:sz w:val="22"/>
          <w:szCs w:val="22"/>
        </w:rPr>
        <w:pPrChange w:id="268" w:author="Yoav Ram" w:date="2018-04-24T12:03:00Z">
          <w:pPr>
            <w:pStyle w:val="Caption"/>
            <w:spacing w:line="480" w:lineRule="auto"/>
            <w:ind w:firstLine="0"/>
          </w:pPr>
        </w:pPrChange>
      </w:pPr>
      <w:bookmarkStart w:id="269" w:name="_Ref509481405"/>
      <w:r w:rsidRPr="00F3419E">
        <w:rPr>
          <w:color w:val="000000" w:themeColor="text1"/>
          <w:sz w:val="22"/>
          <w:szCs w:val="22"/>
        </w:rPr>
        <w:t xml:space="preserve">Figure </w:t>
      </w:r>
      <w:r w:rsidRPr="00F3419E">
        <w:rPr>
          <w:color w:val="000000" w:themeColor="text1"/>
          <w:sz w:val="22"/>
          <w:szCs w:val="22"/>
        </w:rPr>
        <w:fldChar w:fldCharType="begin"/>
      </w:r>
      <w:r w:rsidRPr="00F3419E">
        <w:rPr>
          <w:color w:val="000000" w:themeColor="text1"/>
          <w:sz w:val="22"/>
          <w:szCs w:val="22"/>
        </w:rPr>
        <w:instrText xml:space="preserve"> SEQ Figure \* ARABIC </w:instrText>
      </w:r>
      <w:r w:rsidRPr="00F3419E">
        <w:rPr>
          <w:color w:val="000000" w:themeColor="text1"/>
          <w:sz w:val="22"/>
          <w:szCs w:val="22"/>
        </w:rPr>
        <w:fldChar w:fldCharType="separate"/>
      </w:r>
      <w:ins w:id="270" w:author="Yoav Ram" w:date="2018-04-24T11:32:00Z">
        <w:r w:rsidR="00250AF2">
          <w:rPr>
            <w:noProof/>
            <w:color w:val="000000" w:themeColor="text1"/>
            <w:sz w:val="22"/>
            <w:szCs w:val="22"/>
          </w:rPr>
          <w:t>5</w:t>
        </w:r>
      </w:ins>
      <w:del w:id="271" w:author="Yoav Ram" w:date="2018-04-24T11:32:00Z">
        <w:r w:rsidRPr="00F3419E" w:rsidDel="00250AF2">
          <w:rPr>
            <w:noProof/>
            <w:color w:val="000000" w:themeColor="text1"/>
            <w:sz w:val="22"/>
            <w:szCs w:val="22"/>
          </w:rPr>
          <w:delText>4</w:delText>
        </w:r>
      </w:del>
      <w:r w:rsidRPr="00F3419E">
        <w:rPr>
          <w:color w:val="000000" w:themeColor="text1"/>
          <w:sz w:val="22"/>
          <w:szCs w:val="22"/>
        </w:rPr>
        <w:fldChar w:fldCharType="end"/>
      </w:r>
      <w:bookmarkEnd w:id="269"/>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del w:id="272" w:author="Yoav Ram" w:date="2018-04-24T12:03:00Z">
        <w:r w:rsidRPr="00B07CF2" w:rsidDel="005C5B17">
          <w:rPr>
            <w:color w:val="auto"/>
            <w:sz w:val="22"/>
            <w:szCs w:val="22"/>
          </w:rPr>
          <w:delText>growth in a mixed culture</w:delText>
        </w:r>
      </w:del>
      <w:ins w:id="273" w:author="Yoav Ram" w:date="2018-04-24T12:03:00Z">
        <w:r w:rsidR="005C5B17">
          <w:rPr>
            <w:color w:val="auto"/>
            <w:sz w:val="22"/>
            <w:szCs w:val="22"/>
          </w:rPr>
          <w:t>competition results</w:t>
        </w:r>
      </w:ins>
      <w:r w:rsidRPr="00B07CF2">
        <w:rPr>
          <w:color w:val="auto"/>
          <w:sz w:val="22"/>
          <w:szCs w:val="22"/>
        </w:rPr>
        <w:t>.</w:t>
      </w:r>
      <w:r w:rsidRPr="00B07CF2">
        <w:rPr>
          <w:b w:val="0"/>
          <w:bCs w:val="0"/>
          <w:color w:val="auto"/>
          <w:sz w:val="22"/>
          <w:szCs w:val="22"/>
        </w:rPr>
        <w:t xml:space="preserve"> Comparison of experimental data (</w:t>
      </w:r>
      <w:r>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w:t>
      </w:r>
      <w:del w:id="274" w:author="Yoav Ram" w:date="2018-04-24T12:03:00Z">
        <w:r w:rsidRPr="00B07CF2" w:rsidDel="005C5B17">
          <w:rPr>
            <w:b w:val="0"/>
            <w:bCs w:val="0"/>
            <w:color w:val="auto"/>
            <w:sz w:val="22"/>
            <w:szCs w:val="22"/>
          </w:rPr>
          <w:delText xml:space="preserve">strain </w:delText>
        </w:r>
      </w:del>
      <w:r w:rsidRPr="00B07CF2">
        <w:rPr>
          <w:b w:val="0"/>
          <w:bCs w:val="0"/>
          <w:color w:val="auto"/>
          <w:sz w:val="22"/>
          <w:szCs w:val="22"/>
        </w:rPr>
        <w:t xml:space="preserve">relative </w:t>
      </w:r>
      <w:ins w:id="275" w:author="Yoav Ram" w:date="2018-04-24T12:03:00Z">
        <w:r w:rsidR="005C5B17" w:rsidRPr="00B07CF2">
          <w:rPr>
            <w:b w:val="0"/>
            <w:bCs w:val="0"/>
            <w:color w:val="auto"/>
            <w:sz w:val="22"/>
            <w:szCs w:val="22"/>
          </w:rPr>
          <w:t xml:space="preserve">strain </w:t>
        </w:r>
      </w:ins>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ins w:id="276" w:author="Yoav Ram" w:date="2018-04-24T12:03:00Z">
        <w:r w:rsidR="005C5B17">
          <w:rPr>
            <w:b w:val="0"/>
            <w:bCs w:val="0"/>
            <w:color w:val="auto"/>
            <w:sz w:val="22"/>
            <w:szCs w:val="22"/>
          </w:rPr>
          <w:t xml:space="preserve"> (strains 1 and 2 of each experiment)</w:t>
        </w:r>
      </w:ins>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Figure 1</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Inferred time-averaged selection coefficients</w:t>
      </w:r>
      <w:r w:rsidR="00F80E79">
        <w:rPr>
          <w:b w:val="0"/>
          <w:bCs w:val="0"/>
          <w:color w:val="auto"/>
          <w:sz w:val="22"/>
          <w:szCs w:val="22"/>
        </w:rPr>
        <w:t xml:space="preserve"> of red strains</w:t>
      </w:r>
      <w:r w:rsidR="003D0037">
        <w:rPr>
          <w:b w:val="0"/>
          <w:bCs w:val="0"/>
          <w:color w:val="auto"/>
          <w:sz w:val="22"/>
          <w:szCs w:val="22"/>
        </w:rPr>
        <w:t xml:space="preserve"> </w:t>
      </w:r>
      <w:r w:rsidR="003E3C9C">
        <w:rPr>
          <w:b w:val="0"/>
          <w:bCs w:val="0"/>
          <w:color w:val="auto"/>
          <w:sz w:val="22"/>
          <w:szCs w:val="22"/>
        </w:rPr>
        <w:t xml:space="preserve">are </w:t>
      </w:r>
      <w:r w:rsidR="003D0037" w:rsidRPr="003D0037">
        <w:rPr>
          <w:b w:val="0"/>
          <w:bCs w:val="0"/>
          <w:i/>
          <w:iCs/>
          <w:color w:val="auto"/>
          <w:sz w:val="22"/>
          <w:szCs w:val="22"/>
        </w:rPr>
        <w:t>s=</w:t>
      </w:r>
      <w:r w:rsidR="003E3C9C" w:rsidRPr="003D0037">
        <w:rPr>
          <w:b w:val="0"/>
          <w:bCs w:val="0"/>
          <w:i/>
          <w:iCs/>
          <w:color w:val="auto"/>
          <w:sz w:val="22"/>
          <w:szCs w:val="22"/>
        </w:rPr>
        <w:t>0.</w:t>
      </w:r>
      <w:r w:rsidRPr="003D0037">
        <w:rPr>
          <w:b w:val="0"/>
          <w:bCs w:val="0"/>
          <w:i/>
          <w:iCs/>
          <w:color w:val="auto"/>
          <w:sz w:val="22"/>
          <w:szCs w:val="22"/>
        </w:rPr>
        <w:t xml:space="preserve"> 376</w:t>
      </w:r>
      <w:r w:rsidRPr="00B07CF2">
        <w:rPr>
          <w:b w:val="0"/>
          <w:bCs w:val="0"/>
          <w:color w:val="auto"/>
          <w:sz w:val="22"/>
          <w:szCs w:val="22"/>
        </w:rPr>
        <w:t xml:space="preserve"> </w:t>
      </w:r>
      <w:del w:id="277" w:author="Yoav Ram" w:date="2018-04-24T12:03:00Z">
        <w:r w:rsidRPr="00B07CF2" w:rsidDel="005C5B17">
          <w:rPr>
            <w:b w:val="0"/>
            <w:bCs w:val="0"/>
            <w:color w:val="auto"/>
            <w:sz w:val="22"/>
            <w:szCs w:val="22"/>
          </w:rPr>
          <w:delText xml:space="preserve">for </w:delText>
        </w:r>
      </w:del>
      <w:ins w:id="278" w:author="Yoav Ram" w:date="2018-04-24T12:03:00Z">
        <w:r w:rsidR="005C5B17">
          <w:rPr>
            <w:b w:val="0"/>
            <w:bCs w:val="0"/>
            <w:color w:val="auto"/>
            <w:sz w:val="22"/>
            <w:szCs w:val="22"/>
          </w:rPr>
          <w:t>in</w:t>
        </w:r>
        <w:r w:rsidR="005C5B17" w:rsidRPr="00B07CF2">
          <w:rPr>
            <w:b w:val="0"/>
            <w:bCs w:val="0"/>
            <w:color w:val="auto"/>
            <w:sz w:val="22"/>
            <w:szCs w:val="22"/>
          </w:rPr>
          <w:t xml:space="preserve"> </w:t>
        </w:r>
      </w:ins>
      <w:r w:rsidR="003E3C9C">
        <w:rPr>
          <w:b w:val="0"/>
          <w:bCs w:val="0"/>
          <w:color w:val="auto"/>
          <w:sz w:val="22"/>
          <w:szCs w:val="22"/>
        </w:rPr>
        <w:t>experiment A</w:t>
      </w:r>
      <w:r w:rsidRPr="00B07CF2">
        <w:rPr>
          <w:b w:val="0"/>
          <w:bCs w:val="0"/>
          <w:color w:val="auto"/>
          <w:sz w:val="22"/>
          <w:szCs w:val="22"/>
        </w:rPr>
        <w:t xml:space="preserve">, </w:t>
      </w:r>
      <w:r w:rsidR="003D0037" w:rsidRPr="003D0037">
        <w:rPr>
          <w:b w:val="0"/>
          <w:bCs w:val="0"/>
          <w:i/>
          <w:iCs/>
          <w:color w:val="auto"/>
          <w:sz w:val="22"/>
          <w:szCs w:val="22"/>
        </w:rPr>
        <w:t>s=</w:t>
      </w:r>
      <w:r w:rsidRPr="003D0037">
        <w:rPr>
          <w:b w:val="0"/>
          <w:bCs w:val="0"/>
          <w:i/>
          <w:iCs/>
          <w:color w:val="auto"/>
          <w:sz w:val="22"/>
          <w:szCs w:val="22"/>
        </w:rPr>
        <w:t>0.182</w:t>
      </w:r>
      <w:r w:rsidRPr="00B07CF2">
        <w:rPr>
          <w:b w:val="0"/>
          <w:bCs w:val="0"/>
          <w:color w:val="auto"/>
          <w:sz w:val="22"/>
          <w:szCs w:val="22"/>
        </w:rPr>
        <w:t xml:space="preserve"> </w:t>
      </w:r>
      <w:del w:id="279" w:author="Yoav Ram" w:date="2018-04-24T12:03:00Z">
        <w:r w:rsidRPr="00B07CF2" w:rsidDel="005C5B17">
          <w:rPr>
            <w:b w:val="0"/>
            <w:bCs w:val="0"/>
            <w:color w:val="auto"/>
            <w:sz w:val="22"/>
            <w:szCs w:val="22"/>
          </w:rPr>
          <w:delText xml:space="preserve">for </w:delText>
        </w:r>
      </w:del>
      <w:ins w:id="280" w:author="Yoav Ram" w:date="2018-04-24T12:03:00Z">
        <w:r w:rsidR="005C5B17">
          <w:rPr>
            <w:b w:val="0"/>
            <w:bCs w:val="0"/>
            <w:color w:val="auto"/>
            <w:sz w:val="22"/>
            <w:szCs w:val="22"/>
          </w:rPr>
          <w:t>in</w:t>
        </w:r>
        <w:r w:rsidR="005C5B17" w:rsidRPr="00B07CF2">
          <w:rPr>
            <w:b w:val="0"/>
            <w:bCs w:val="0"/>
            <w:color w:val="auto"/>
            <w:sz w:val="22"/>
            <w:szCs w:val="22"/>
          </w:rPr>
          <w:t xml:space="preserve"> </w:t>
        </w:r>
      </w:ins>
      <w:r w:rsidR="003E3C9C">
        <w:rPr>
          <w:b w:val="0"/>
          <w:bCs w:val="0"/>
          <w:color w:val="auto"/>
          <w:sz w:val="22"/>
          <w:szCs w:val="22"/>
        </w:rPr>
        <w:t>experiment B</w:t>
      </w:r>
      <w:r w:rsidRPr="00B07CF2">
        <w:rPr>
          <w:b w:val="0"/>
          <w:bCs w:val="0"/>
          <w:color w:val="auto"/>
          <w:sz w:val="22"/>
          <w:szCs w:val="22"/>
        </w:rPr>
        <w:t xml:space="preserve">, and </w:t>
      </w:r>
      <w:r w:rsidR="003D0037" w:rsidRPr="003D0037">
        <w:rPr>
          <w:b w:val="0"/>
          <w:bCs w:val="0"/>
          <w:i/>
          <w:iCs/>
          <w:color w:val="auto"/>
          <w:sz w:val="22"/>
          <w:szCs w:val="22"/>
        </w:rPr>
        <w:t>s=</w:t>
      </w:r>
      <w:r w:rsidRPr="003D0037">
        <w:rPr>
          <w:b w:val="0"/>
          <w:bCs w:val="0"/>
          <w:i/>
          <w:iCs/>
          <w:color w:val="auto"/>
          <w:sz w:val="22"/>
          <w:szCs w:val="22"/>
        </w:rPr>
        <w:t>0.124</w:t>
      </w:r>
      <w:r w:rsidRPr="00B07CF2">
        <w:rPr>
          <w:b w:val="0"/>
          <w:bCs w:val="0"/>
          <w:color w:val="auto"/>
          <w:sz w:val="22"/>
          <w:szCs w:val="22"/>
        </w:rPr>
        <w:t xml:space="preserve"> </w:t>
      </w:r>
      <w:del w:id="281" w:author="Yoav Ram" w:date="2018-04-24T12:03:00Z">
        <w:r w:rsidRPr="00B07CF2" w:rsidDel="005C5B17">
          <w:rPr>
            <w:b w:val="0"/>
            <w:bCs w:val="0"/>
            <w:color w:val="auto"/>
            <w:sz w:val="22"/>
            <w:szCs w:val="22"/>
          </w:rPr>
          <w:delText xml:space="preserve">for </w:delText>
        </w:r>
      </w:del>
      <w:ins w:id="282" w:author="Yoav Ram" w:date="2018-04-24T12:03:00Z">
        <w:r w:rsidR="005C5B17">
          <w:rPr>
            <w:b w:val="0"/>
            <w:bCs w:val="0"/>
            <w:color w:val="auto"/>
            <w:sz w:val="22"/>
            <w:szCs w:val="22"/>
          </w:rPr>
          <w:t>in</w:t>
        </w:r>
        <w:r w:rsidR="005C5B17" w:rsidRPr="00B07CF2">
          <w:rPr>
            <w:b w:val="0"/>
            <w:bCs w:val="0"/>
            <w:color w:val="auto"/>
            <w:sz w:val="22"/>
            <w:szCs w:val="22"/>
          </w:rPr>
          <w:t xml:space="preserve"> </w:t>
        </w:r>
      </w:ins>
      <w:r w:rsidR="003E3C9C">
        <w:rPr>
          <w:b w:val="0"/>
          <w:bCs w:val="0"/>
          <w:color w:val="auto"/>
          <w:sz w:val="22"/>
          <w:szCs w:val="22"/>
        </w:rPr>
        <w:t>experiment C</w:t>
      </w:r>
      <w:r w:rsidR="003D0037">
        <w:rPr>
          <w:b w:val="0"/>
          <w:bCs w:val="0"/>
          <w:color w:val="auto"/>
          <w:sz w:val="22"/>
          <w:szCs w:val="22"/>
        </w:rPr>
        <w:t xml:space="preserve"> (fitness of red strain relative to green strain is </w:t>
      </w:r>
      <w:r w:rsidR="003D0037" w:rsidRPr="003D0037">
        <w:rPr>
          <w:b w:val="0"/>
          <w:bCs w:val="0"/>
          <w:i/>
          <w:iCs/>
          <w:color w:val="auto"/>
          <w:sz w:val="22"/>
          <w:szCs w:val="22"/>
        </w:rPr>
        <w:t>1+s</w:t>
      </w:r>
      <w:r w:rsidR="003D0037">
        <w:rPr>
          <w:b w:val="0"/>
          <w:bCs w:val="0"/>
          <w:color w:val="auto"/>
          <w:sz w:val="22"/>
          <w:szCs w:val="22"/>
        </w:rPr>
        <w:t>).</w:t>
      </w:r>
    </w:p>
    <w:p w14:paraId="2555D8C2" w14:textId="1A9C99B4" w:rsidR="00F3419E" w:rsidRPr="00F3419E" w:rsidRDefault="00F3419E" w:rsidP="00E658DA">
      <w:pPr>
        <w:pStyle w:val="Caption"/>
        <w:spacing w:line="480" w:lineRule="auto"/>
        <w:ind w:firstLine="0"/>
        <w:pPrChange w:id="283" w:author="Yoav Ram" w:date="2018-04-24T12:04:00Z">
          <w:pPr>
            <w:pStyle w:val="Caption"/>
          </w:pPr>
        </w:pPrChange>
      </w:pPr>
    </w:p>
    <w:p w14:paraId="1BDD8B81" w14:textId="77777777" w:rsidR="00D45D2D" w:rsidRDefault="00D45D2D">
      <w:pPr>
        <w:spacing w:after="200" w:line="276" w:lineRule="auto"/>
        <w:ind w:firstLine="0"/>
        <w:rPr>
          <w:rFonts w:eastAsiaTheme="majorEastAsia"/>
          <w:b/>
          <w:bCs/>
          <w:kern w:val="32"/>
          <w:sz w:val="28"/>
          <w:szCs w:val="28"/>
        </w:rPr>
      </w:pPr>
      <w:r>
        <w:br w:type="page"/>
      </w:r>
    </w:p>
    <w:p w14:paraId="7113F9E8" w14:textId="7BEF069C" w:rsidR="007A7F01" w:rsidRPr="0025589C" w:rsidRDefault="007A7F01" w:rsidP="00834D0E">
      <w:pPr>
        <w:pStyle w:val="Heading1"/>
      </w:pPr>
      <w:r w:rsidRPr="0025589C">
        <w:lastRenderedPageBreak/>
        <w:t>Discussion</w:t>
      </w:r>
    </w:p>
    <w:p w14:paraId="3123C0B3" w14:textId="15588559" w:rsidR="00414445" w:rsidRPr="0025589C" w:rsidRDefault="007A7F01" w:rsidP="00834D0E">
      <w:pPr>
        <w:spacing w:line="480" w:lineRule="auto"/>
        <w:ind w:firstLine="0"/>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E541DF">
        <w:t>ing</w:t>
      </w:r>
      <w:r w:rsidR="00CD2EF9" w:rsidRPr="0025589C">
        <w:t xml:space="preserve"> relative</w:t>
      </w:r>
      <w:r w:rsidRPr="0025589C">
        <w:t xml:space="preserve"> growth in a mixed culture from growth curves of mono- and mixed cultures</w:t>
      </w:r>
      <w:r w:rsidR="002D0E2B" w:rsidRPr="0025589C">
        <w:t>,</w:t>
      </w:r>
      <w:r w:rsidRPr="0025589C">
        <w:t xml:space="preserve"> without measuring </w:t>
      </w:r>
      <w:ins w:id="284" w:author="Yoav Ram" w:date="2018-04-24T12:04:00Z">
        <w:r w:rsidR="00E658DA">
          <w:t xml:space="preserve">the </w:t>
        </w:r>
      </w:ins>
      <w:r w:rsidRPr="0025589C">
        <w:t xml:space="preserve">frequencies of single </w:t>
      </w:r>
      <w:r w:rsidR="00CD2EF9" w:rsidRPr="0025589C">
        <w:t xml:space="preserve">isolates </w:t>
      </w:r>
      <w:r w:rsidR="00B96C01" w:rsidRPr="0025589C">
        <w:t>with</w:t>
      </w:r>
      <w:r w:rsidRPr="0025589C">
        <w:t xml:space="preserve">in the mixed culture. We tested and validated </w:t>
      </w:r>
      <w:r w:rsidR="00B96C01" w:rsidRPr="0025589C">
        <w:t xml:space="preserve">this </w:t>
      </w:r>
      <w:r w:rsidR="00CD2EF9" w:rsidRPr="0025589C">
        <w:t>new approach</w:t>
      </w:r>
      <w:r w:rsidRPr="0025589C">
        <w:t xml:space="preserve">, which performed </w:t>
      </w:r>
      <w:r w:rsidR="00B96C01" w:rsidRPr="0025589C">
        <w:t>far</w:t>
      </w:r>
      <w:r w:rsidRPr="0025589C">
        <w:t xml:space="preserve"> better than the </w:t>
      </w:r>
      <w:r w:rsidR="00F4206B" w:rsidRPr="0025589C">
        <w:t xml:space="preserve">approach </w:t>
      </w:r>
      <w:r w:rsidRPr="0025589C">
        <w:t>commonly used in the literature.</w:t>
      </w:r>
      <w:r w:rsidR="00CD2EF9" w:rsidRPr="0025589C">
        <w:t xml:space="preserve"> </w:t>
      </w:r>
    </w:p>
    <w:p w14:paraId="3D5813A9" w14:textId="77777777" w:rsidR="00AD1636" w:rsidRDefault="004B3D8A" w:rsidP="00AD1636">
      <w:pPr>
        <w:spacing w:line="480" w:lineRule="auto"/>
        <w:ind w:firstLine="0"/>
        <w:rPr>
          <w:ins w:id="285" w:author="Yoav Ram" w:date="2018-04-24T12:19:00Z"/>
        </w:rPr>
        <w:pPrChange w:id="286" w:author="Yoav Ram" w:date="2018-04-24T12:17:00Z">
          <w:pPr>
            <w:spacing w:line="480" w:lineRule="auto"/>
            <w:ind w:firstLine="0"/>
          </w:pPr>
        </w:pPrChange>
      </w:pPr>
      <w:r w:rsidRPr="0025589C">
        <w:t xml:space="preserve">Our approach </w:t>
      </w:r>
      <w:r w:rsidR="00CD2EF9" w:rsidRPr="0025589C">
        <w:t>only assumes that the assayed strains grow in accordance with the growth and competition models: namely, that growth depends on resource availability</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B47D12" w:rsidRPr="0025589C">
        <w:t xml:space="preserve"> </w:t>
      </w:r>
    </w:p>
    <w:p w14:paraId="7B147CFD" w14:textId="60D4CD42" w:rsidR="00AD1636" w:rsidRDefault="007A7F01" w:rsidP="005756F6">
      <w:pPr>
        <w:spacing w:line="480" w:lineRule="auto"/>
        <w:ind w:firstLine="0"/>
        <w:rPr>
          <w:ins w:id="287" w:author="Yoav Ram" w:date="2018-04-24T12:19:00Z"/>
        </w:rPr>
        <w:pPrChange w:id="288" w:author="Yoav Ram" w:date="2018-04-24T12:24:00Z">
          <w:pPr>
            <w:spacing w:line="480" w:lineRule="auto"/>
            <w:ind w:firstLine="0"/>
          </w:pPr>
        </w:pPrChange>
      </w:pPr>
      <w:r w:rsidRPr="0025589C">
        <w:t xml:space="preserve">Growth curve experiments, in which only optical density is measured, require much less effort and resources than pairwise competition experiments, in which the cell frequency or count of each strain </w:t>
      </w:r>
      <w:r w:rsidR="00B96C01" w:rsidRPr="0025589C">
        <w:t>must be determined</w:t>
      </w:r>
      <w:r w:rsidR="00FB039B" w:rsidRPr="0025589C">
        <w:t xml:space="preserve"> </w:t>
      </w:r>
      <w:r w:rsidRPr="0025589C">
        <w:fldChar w:fldCharType="begin" w:fldLock="1"/>
      </w:r>
      <w:r w:rsidR="00E658DA">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3, 8, 15)", "plainTextFormattedCitation" : "(2, 3, 8, 15)", "previouslyFormattedCitation" : "(2, 3, 8, 15)" }, "properties" : { "noteIndex" : 0 }, "schema" : "https://github.com/citation-style-language/schema/raw/master/csl-citation.json" }</w:instrText>
      </w:r>
      <w:r w:rsidRPr="0025589C">
        <w:fldChar w:fldCharType="separate"/>
      </w:r>
      <w:r w:rsidR="00250AF2" w:rsidRPr="00250AF2">
        <w:rPr>
          <w:noProof/>
        </w:rPr>
        <w:t>(2, 3, 8, 15)</w:t>
      </w:r>
      <w:r w:rsidRPr="0025589C">
        <w:fldChar w:fldCharType="end"/>
      </w:r>
      <w:r w:rsidRPr="0025589C">
        <w:t>.</w:t>
      </w:r>
      <w:r w:rsidR="00525B18" w:rsidRPr="0025589C">
        <w:t xml:space="preserve"> </w:t>
      </w:r>
      <w:r w:rsidRPr="0025589C">
        <w:t xml:space="preserve">Current </w:t>
      </w:r>
      <w:r w:rsidR="00B96C01" w:rsidRPr="0025589C">
        <w:t xml:space="preserve">approaches to </w:t>
      </w:r>
      <w:r w:rsidRPr="0025589C">
        <w:t>estimati</w:t>
      </w:r>
      <w:r w:rsidR="00B96C01" w:rsidRPr="0025589C">
        <w:t xml:space="preserve">ng </w:t>
      </w:r>
      <w:r w:rsidRPr="0025589C">
        <w:t>fitness from growth curves</w:t>
      </w:r>
      <w:r w:rsidR="005E3BFE" w:rsidRPr="0025589C">
        <w:t xml:space="preserve"> mostly</w:t>
      </w:r>
      <w:r w:rsidRPr="0025589C">
        <w:t xml:space="preserve"> use the growth rate </w:t>
      </w:r>
      <w:r w:rsidR="005E3BFE" w:rsidRPr="0025589C">
        <w:t xml:space="preserve">or the maximum population density </w:t>
      </w:r>
      <w:r w:rsidRPr="0025589C">
        <w:t xml:space="preserve">as a proxy </w:t>
      </w:r>
      <w:r w:rsidR="00B96C01" w:rsidRPr="0025589C">
        <w:t xml:space="preserve">for </w:t>
      </w:r>
      <w:r w:rsidRPr="0025589C">
        <w:t xml:space="preserve">fitness. </w:t>
      </w:r>
      <w:r w:rsidR="005E3BFE" w:rsidRPr="0025589C">
        <w:t>However, t</w:t>
      </w:r>
      <w:r w:rsidRPr="0025589C">
        <w:t xml:space="preserve">he growth rate and other proxies </w:t>
      </w:r>
      <w:r w:rsidR="004A703D" w:rsidRPr="0025589C">
        <w:t xml:space="preserve">for </w:t>
      </w:r>
      <w:r w:rsidRPr="0025589C">
        <w:t>fitness</w:t>
      </w:r>
      <w:r w:rsidR="005E3BFE" w:rsidRPr="0025589C">
        <w:t xml:space="preserve"> based on a single growth parameter </w:t>
      </w:r>
      <w:r w:rsidRPr="0025589C">
        <w:t xml:space="preserve">cannot capture the full scope of effects </w:t>
      </w:r>
      <w:r w:rsidR="004A703D" w:rsidRPr="0025589C">
        <w:t xml:space="preserve">that </w:t>
      </w:r>
      <w:r w:rsidRPr="0025589C">
        <w:t>contribut</w:t>
      </w:r>
      <w:r w:rsidR="004A703D" w:rsidRPr="0025589C">
        <w:t xml:space="preserve">e </w:t>
      </w:r>
      <w:r w:rsidRPr="0025589C">
        <w:t xml:space="preserve">to differences in </w:t>
      </w:r>
      <w:r w:rsidR="004A703D" w:rsidRPr="0025589C">
        <w:t xml:space="preserve">overall </w:t>
      </w:r>
      <w:r w:rsidRPr="0025589C">
        <w:t>fitness</w:t>
      </w:r>
      <w:r w:rsidR="00FB039B" w:rsidRPr="0025589C">
        <w:t xml:space="preserve"> </w:t>
      </w:r>
      <w:r w:rsidR="00624088" w:rsidRPr="0025589C">
        <w:fldChar w:fldCharType="begin" w:fldLock="1"/>
      </w:r>
      <w:r w:rsidR="00E658DA">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"id" : "ITEM-2",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"ITEM-2",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16)", "plainTextFormattedCitation" : "(11, 16)", "previouslyFormattedCitation" : "(11, 16)" }, "properties" : { "noteIndex" : 0 }, "schema" : "https://github.com/citation-style-language/schema/raw/master/csl-citation.json" }</w:instrText>
      </w:r>
      <w:r w:rsidR="00624088" w:rsidRPr="0025589C">
        <w:fldChar w:fldCharType="separate"/>
      </w:r>
      <w:r w:rsidR="00250AF2" w:rsidRPr="00250AF2">
        <w:rPr>
          <w:noProof/>
        </w:rPr>
        <w:t>(11, 16)</w:t>
      </w:r>
      <w:r w:rsidR="00624088" w:rsidRPr="0025589C">
        <w:fldChar w:fldCharType="end"/>
      </w:r>
      <w:r w:rsidR="00205988" w:rsidRPr="0025589C">
        <w:t>.</w:t>
      </w:r>
      <w:r w:rsidR="00414445" w:rsidRPr="0025589C">
        <w:t xml:space="preserve"> </w:t>
      </w:r>
      <w:moveToRangeStart w:id="289" w:author="Yoav Ram" w:date="2018-04-24T12:22:00Z" w:name="move512335861"/>
      <w:moveTo w:id="290" w:author="Yoav Ram" w:date="2018-04-24T12:22:00Z">
        <w:r w:rsidR="005756F6" w:rsidRPr="009F3E3A">
          <w:rPr>
            <w:highlight w:val="yellow"/>
            <w:rPrChange w:id="291" w:author="Yoav Ram" w:date="2018-04-24T12:37:00Z">
              <w:rPr/>
            </w:rPrChange>
          </w:rPr>
          <w:t>In contrast, our new approach integrates several growth phases, allowing a more accurate estimation of relative growth and fitness from growth curve data</w:t>
        </w:r>
        <w:del w:id="292" w:author="Yoav Ram" w:date="2018-04-24T12:24:00Z">
          <w:r w:rsidR="005756F6" w:rsidRPr="009F3E3A" w:rsidDel="005756F6">
            <w:rPr>
              <w:highlight w:val="yellow"/>
              <w:rPrChange w:id="293" w:author="Yoav Ram" w:date="2018-04-24T12:37:00Z">
                <w:rPr/>
              </w:rPrChange>
            </w:rPr>
            <w:delText>, and providing information on the specific growth traits that contribute to differences in fitness.</w:delText>
          </w:r>
        </w:del>
      </w:moveTo>
      <w:ins w:id="294" w:author="Yoav Ram" w:date="2018-04-24T12:24:00Z">
        <w:r w:rsidR="005756F6" w:rsidRPr="009F3E3A">
          <w:rPr>
            <w:highlight w:val="yellow"/>
            <w:rPrChange w:id="295" w:author="Yoav Ram" w:date="2018-04-24T12:37:00Z">
              <w:rPr/>
            </w:rPrChange>
          </w:rPr>
          <w:t>.</w:t>
        </w:r>
      </w:ins>
      <w:moveTo w:id="296" w:author="Yoav Ram" w:date="2018-04-24T12:22:00Z">
        <w:r w:rsidR="005756F6" w:rsidRPr="009F3E3A">
          <w:rPr>
            <w:highlight w:val="yellow"/>
            <w:rPrChange w:id="297" w:author="Yoav Ram" w:date="2018-04-24T12:37:00Z">
              <w:rPr/>
            </w:rPrChange>
          </w:rPr>
          <w:t xml:space="preserve"> </w:t>
        </w:r>
      </w:moveTo>
      <w:moveToRangeEnd w:id="289"/>
      <w:ins w:id="298" w:author="Yoav Ram" w:date="2018-04-24T12:22:00Z">
        <w:r w:rsidR="005756F6" w:rsidRPr="009F3E3A">
          <w:rPr>
            <w:highlight w:val="yellow"/>
            <w:rPrChange w:id="299" w:author="Yoav Ram" w:date="2018-04-24T12:37:00Z">
              <w:rPr/>
            </w:rPrChange>
          </w:rPr>
          <w:t>D</w:t>
        </w:r>
      </w:ins>
      <w:ins w:id="300" w:author="Yoav Ram" w:date="2018-04-24T12:19:00Z">
        <w:r w:rsidR="005756F6" w:rsidRPr="009F3E3A">
          <w:rPr>
            <w:highlight w:val="yellow"/>
            <w:rPrChange w:id="301" w:author="Yoav Ram" w:date="2018-04-24T12:37:00Z">
              <w:rPr/>
            </w:rPrChange>
          </w:rPr>
          <w:t xml:space="preserve">ifferent growth phases </w:t>
        </w:r>
      </w:ins>
      <w:ins w:id="302" w:author="Yoav Ram" w:date="2018-04-24T12:22:00Z">
        <w:r w:rsidR="005756F6" w:rsidRPr="009F3E3A">
          <w:rPr>
            <w:highlight w:val="yellow"/>
            <w:rPrChange w:id="303" w:author="Yoav Ram" w:date="2018-04-24T12:37:00Z">
              <w:rPr/>
            </w:rPrChange>
          </w:rPr>
          <w:t xml:space="preserve">can also be integrated </w:t>
        </w:r>
      </w:ins>
      <w:ins w:id="304" w:author="Yoav Ram" w:date="2018-04-24T12:19:00Z">
        <w:r w:rsidR="005756F6" w:rsidRPr="009F3E3A">
          <w:rPr>
            <w:highlight w:val="yellow"/>
            <w:rPrChange w:id="305" w:author="Yoav Ram" w:date="2018-04-24T12:37:00Z">
              <w:rPr/>
            </w:rPrChange>
          </w:rPr>
          <w:t xml:space="preserve">into a single parameter </w:t>
        </w:r>
      </w:ins>
      <w:ins w:id="306" w:author="Yoav Ram" w:date="2018-04-24T12:23:00Z">
        <w:r w:rsidR="005756F6" w:rsidRPr="009F3E3A">
          <w:rPr>
            <w:highlight w:val="yellow"/>
            <w:rPrChange w:id="307" w:author="Yoav Ram" w:date="2018-04-24T12:37:00Z">
              <w:rPr/>
            </w:rPrChange>
          </w:rPr>
          <w:t xml:space="preserve">by measuring or calculating </w:t>
        </w:r>
      </w:ins>
      <w:ins w:id="308" w:author="Yoav Ram" w:date="2018-04-24T12:19:00Z">
        <w:r w:rsidR="005756F6" w:rsidRPr="009F3E3A">
          <w:rPr>
            <w:highlight w:val="yellow"/>
            <w:rPrChange w:id="309" w:author="Yoav Ram" w:date="2018-04-24T12:37:00Z">
              <w:rPr/>
            </w:rPrChange>
          </w:rPr>
          <w:t xml:space="preserve">the area under the curve (AUC) of the growth curve </w:t>
        </w:r>
        <w:r w:rsidR="005756F6" w:rsidRPr="009F3E3A">
          <w:rPr>
            <w:highlight w:val="yellow"/>
            <w:rPrChange w:id="310" w:author="Yoav Ram" w:date="2018-04-24T12:37:00Z">
              <w:rPr/>
            </w:rPrChange>
          </w:rPr>
          <w:fldChar w:fldCharType="begin" w:fldLock="1"/>
        </w:r>
        <w:r w:rsidR="005756F6" w:rsidRPr="009F3E3A">
          <w:rPr>
            <w:highlight w:val="yellow"/>
            <w:rPrChange w:id="311" w:author="Yoav Ram" w:date="2018-04-24T12:37:00Z">
              <w:rPr/>
            </w:rPrChange>
          </w:rPr>
          <w:instrText>ADDIN CSL_CITATION { "citationItems" : [ { "id" : "ITEM-1", "itemData" : { "DOI" : "10.1186/s12859-016-1016-7", "ISSN" : "14712105", "PMID" : "27094401", "abstract" : "BACKGROUND: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 "author" : [ { "dropping-particle" : "", "family" : "Sprouffske", "given" : "Kathleen", "non-dropping-particle" : "", "parse-names" : false, "suffix" : "" }, { "dropping-particle" : "", "family" : "Wagner", "given" : "Andreas", "non-dropping-particle" : "", "parse-names" : false, "suffix" : "" } ], "container-title" : "BMC Bioinformatics", "id" : "ITEM-1", "issue" : "1", "issued" : { "date-parts" : [ [ "2016" ] ] }, "page" : "17-20", "publisher" : "BMC Bioinformatics", "title" : "Growthcurver: An R package for obtaining interpretable metrics from microbial growth curves", "type" : "article-journal", "volume" : "17" }, "uris" : [ "http://www.mendeley.com/documents/?uuid=a51127e5-1c9e-407b-9a68-3e7e3de0adf3" ] } ], "mendeley" : { "formattedCitation" : "(17)", "plainTextFormattedCitation" : "(17)" }, "properties" : { "noteIndex" : 0 }, "schema" : "https://github.com/citation-style-language/schema/raw/master/csl-citation.json" }</w:instrText>
        </w:r>
        <w:r w:rsidR="005756F6" w:rsidRPr="009F3E3A">
          <w:rPr>
            <w:highlight w:val="yellow"/>
            <w:rPrChange w:id="312" w:author="Yoav Ram" w:date="2018-04-24T12:37:00Z">
              <w:rPr/>
            </w:rPrChange>
          </w:rPr>
          <w:fldChar w:fldCharType="separate"/>
        </w:r>
        <w:r w:rsidR="005756F6" w:rsidRPr="009F3E3A">
          <w:rPr>
            <w:noProof/>
            <w:highlight w:val="yellow"/>
            <w:rPrChange w:id="313" w:author="Yoav Ram" w:date="2018-04-24T12:37:00Z">
              <w:rPr>
                <w:noProof/>
              </w:rPr>
            </w:rPrChange>
          </w:rPr>
          <w:t>(17)</w:t>
        </w:r>
        <w:r w:rsidR="005756F6" w:rsidRPr="009F3E3A">
          <w:rPr>
            <w:highlight w:val="yellow"/>
            <w:rPrChange w:id="314" w:author="Yoav Ram" w:date="2018-04-24T12:37:00Z">
              <w:rPr/>
            </w:rPrChange>
          </w:rPr>
          <w:fldChar w:fldCharType="end"/>
        </w:r>
        <w:r w:rsidR="005756F6" w:rsidRPr="009F3E3A">
          <w:rPr>
            <w:highlight w:val="yellow"/>
            <w:rPrChange w:id="315" w:author="Yoav Ram" w:date="2018-04-24T12:37:00Z">
              <w:rPr/>
            </w:rPrChange>
          </w:rPr>
          <w:t>. This approach is easy to understand and to implement, and the AUC seems to correlate with both the growth rate and the maximum density</w:t>
        </w:r>
      </w:ins>
      <w:ins w:id="316" w:author="Yoav Ram" w:date="2018-04-24T12:23:00Z">
        <w:r w:rsidR="005756F6" w:rsidRPr="009F3E3A">
          <w:rPr>
            <w:highlight w:val="yellow"/>
            <w:rPrChange w:id="317" w:author="Yoav Ram" w:date="2018-04-24T12:37:00Z">
              <w:rPr/>
            </w:rPrChange>
          </w:rPr>
          <w:t xml:space="preserve"> </w:t>
        </w:r>
        <w:r w:rsidR="005756F6" w:rsidRPr="009F3E3A">
          <w:rPr>
            <w:highlight w:val="yellow"/>
            <w:rPrChange w:id="318" w:author="Yoav Ram" w:date="2018-04-24T12:37:00Z">
              <w:rPr/>
            </w:rPrChange>
          </w:rPr>
          <w:fldChar w:fldCharType="begin" w:fldLock="1"/>
        </w:r>
        <w:r w:rsidR="005756F6" w:rsidRPr="009F3E3A">
          <w:rPr>
            <w:highlight w:val="yellow"/>
            <w:rPrChange w:id="319" w:author="Yoav Ram" w:date="2018-04-24T12:37:00Z">
              <w:rPr/>
            </w:rPrChange>
          </w:rPr>
          <w:instrText>ADDIN CSL_CITATION { "citationItems" : [ { "id" : "ITEM-1", "itemData" : { "DOI" : "10.1186/s12859-016-1016-7", "ISSN" : "14712105", "PMID" : "27094401", "abstract" : "BACKGROUND: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 "author" : [ { "dropping-particle" : "", "family" : "Sprouffske", "given" : "Kathleen", "non-dropping-particle" : "", "parse-names" : false, "suffix" : "" }, { "dropping-particle" : "", "family" : "Wagner", "given" : "Andreas", "non-dropping-particle" : "", "parse-names" : false, "suffix" : "" } ], "container-title" : "BMC Bioinformatics", "id" : "ITEM-1", "issue" : "1", "issued" : { "date-parts" : [ [ "2016" ] ] }, "page" : "17-20", "publisher" : "BMC Bioinformatics", "title" : "Growthcurver: An R package for obtaining interpretable metrics from microbial growth curves", "type" : "article-journal", "volume" : "17" }, "uris" : [ "http://www.mendeley.com/documents/?uuid=a51127e5-1c9e-407b-9a68-3e7e3de0adf3" ] } ], "mendeley" : { "formattedCitation" : "(17)", "plainTextFormattedCitation" : "(17)" }, "properties" : { "noteIndex" : 0 }, "schema" : "https://github.com/citation-style-language/schema/raw/master/csl-citation.json" }</w:instrText>
        </w:r>
        <w:r w:rsidR="005756F6" w:rsidRPr="009F3E3A">
          <w:rPr>
            <w:highlight w:val="yellow"/>
            <w:rPrChange w:id="320" w:author="Yoav Ram" w:date="2018-04-24T12:37:00Z">
              <w:rPr/>
            </w:rPrChange>
          </w:rPr>
          <w:fldChar w:fldCharType="separate"/>
        </w:r>
        <w:r w:rsidR="005756F6" w:rsidRPr="009F3E3A">
          <w:rPr>
            <w:noProof/>
            <w:highlight w:val="yellow"/>
            <w:rPrChange w:id="321" w:author="Yoav Ram" w:date="2018-04-24T12:37:00Z">
              <w:rPr>
                <w:noProof/>
              </w:rPr>
            </w:rPrChange>
          </w:rPr>
          <w:t>(17)</w:t>
        </w:r>
        <w:r w:rsidR="005756F6" w:rsidRPr="009F3E3A">
          <w:rPr>
            <w:highlight w:val="yellow"/>
            <w:rPrChange w:id="322" w:author="Yoav Ram" w:date="2018-04-24T12:37:00Z">
              <w:rPr/>
            </w:rPrChange>
          </w:rPr>
          <w:fldChar w:fldCharType="end"/>
        </w:r>
      </w:ins>
      <w:ins w:id="323" w:author="Yoav Ram" w:date="2018-04-24T12:19:00Z">
        <w:r w:rsidR="005756F6" w:rsidRPr="009F3E3A">
          <w:rPr>
            <w:highlight w:val="yellow"/>
            <w:rPrChange w:id="324" w:author="Yoav Ram" w:date="2018-04-24T12:37:00Z">
              <w:rPr/>
            </w:rPrChange>
          </w:rPr>
          <w:t xml:space="preserve">. But the biological interpretation of the AUC, </w:t>
        </w:r>
      </w:ins>
      <w:ins w:id="325" w:author="Yoav Ram" w:date="2018-04-24T12:23:00Z">
        <w:r w:rsidR="005756F6" w:rsidRPr="009F3E3A">
          <w:rPr>
            <w:highlight w:val="yellow"/>
            <w:rPrChange w:id="326" w:author="Yoav Ram" w:date="2018-04-24T12:37:00Z">
              <w:rPr/>
            </w:rPrChange>
          </w:rPr>
          <w:t>how it is affected by the</w:t>
        </w:r>
      </w:ins>
      <w:ins w:id="327" w:author="Yoav Ram" w:date="2018-04-24T12:19:00Z">
        <w:r w:rsidR="005756F6" w:rsidRPr="009F3E3A">
          <w:rPr>
            <w:highlight w:val="yellow"/>
            <w:rPrChange w:id="328" w:author="Yoav Ram" w:date="2018-04-24T12:37:00Z">
              <w:rPr/>
            </w:rPrChange>
          </w:rPr>
          <w:t xml:space="preserve"> different growth parameter</w:t>
        </w:r>
      </w:ins>
      <w:ins w:id="329" w:author="Yoav Ram" w:date="2018-04-24T12:23:00Z">
        <w:r w:rsidR="005756F6" w:rsidRPr="009F3E3A">
          <w:rPr>
            <w:highlight w:val="yellow"/>
            <w:rPrChange w:id="330" w:author="Yoav Ram" w:date="2018-04-24T12:37:00Z">
              <w:rPr/>
            </w:rPrChange>
          </w:rPr>
          <w:t xml:space="preserve">s, and how it affects </w:t>
        </w:r>
      </w:ins>
      <w:ins w:id="331" w:author="Yoav Ram" w:date="2018-04-24T12:24:00Z">
        <w:r w:rsidR="005756F6" w:rsidRPr="009F3E3A">
          <w:rPr>
            <w:highlight w:val="yellow"/>
            <w:rPrChange w:id="332" w:author="Yoav Ram" w:date="2018-04-24T12:37:00Z">
              <w:rPr/>
            </w:rPrChange>
          </w:rPr>
          <w:t xml:space="preserve">relative </w:t>
        </w:r>
      </w:ins>
      <w:ins w:id="333" w:author="Yoav Ram" w:date="2018-04-24T12:23:00Z">
        <w:r w:rsidR="005756F6" w:rsidRPr="009F3E3A">
          <w:rPr>
            <w:highlight w:val="yellow"/>
            <w:rPrChange w:id="334" w:author="Yoav Ram" w:date="2018-04-24T12:37:00Z">
              <w:rPr/>
            </w:rPrChange>
          </w:rPr>
          <w:t>f</w:t>
        </w:r>
      </w:ins>
      <w:ins w:id="335" w:author="Yoav Ram" w:date="2018-04-24T12:24:00Z">
        <w:r w:rsidR="005756F6" w:rsidRPr="009F3E3A">
          <w:rPr>
            <w:highlight w:val="yellow"/>
            <w:rPrChange w:id="336" w:author="Yoav Ram" w:date="2018-04-24T12:37:00Z">
              <w:rPr/>
            </w:rPrChange>
          </w:rPr>
          <w:t>itness</w:t>
        </w:r>
      </w:ins>
      <w:ins w:id="337" w:author="Yoav Ram" w:date="2018-04-24T12:19:00Z">
        <w:r w:rsidR="005756F6" w:rsidRPr="009F3E3A">
          <w:rPr>
            <w:highlight w:val="yellow"/>
            <w:rPrChange w:id="338" w:author="Yoav Ram" w:date="2018-04-24T12:37:00Z">
              <w:rPr/>
            </w:rPrChange>
          </w:rPr>
          <w:t>, is unclear.</w:t>
        </w:r>
        <w:r w:rsidR="005756F6" w:rsidRPr="009F3E3A">
          <w:rPr>
            <w:highlight w:val="yellow"/>
            <w:rPrChange w:id="339" w:author="Yoav Ram" w:date="2018-04-24T12:37:00Z">
              <w:rPr/>
            </w:rPrChange>
          </w:rPr>
          <w:t xml:space="preserve"> </w:t>
        </w:r>
      </w:ins>
      <w:moveFromRangeStart w:id="340" w:author="Yoav Ram" w:date="2018-04-24T12:22:00Z" w:name="move512335861"/>
      <w:moveFrom w:id="341" w:author="Yoav Ram" w:date="2018-04-24T12:22:00Z">
        <w:r w:rsidRPr="009F3E3A" w:rsidDel="005756F6">
          <w:rPr>
            <w:highlight w:val="yellow"/>
            <w:rPrChange w:id="342" w:author="Yoav Ram" w:date="2018-04-24T12:37:00Z">
              <w:rPr/>
            </w:rPrChange>
          </w:rPr>
          <w:t xml:space="preserve">In contrast, </w:t>
        </w:r>
        <w:r w:rsidR="004B3D8A" w:rsidRPr="009F3E3A" w:rsidDel="005756F6">
          <w:rPr>
            <w:highlight w:val="yellow"/>
            <w:rPrChange w:id="343" w:author="Yoav Ram" w:date="2018-04-24T12:37:00Z">
              <w:rPr/>
            </w:rPrChange>
          </w:rPr>
          <w:t xml:space="preserve">our new approach </w:t>
        </w:r>
        <w:r w:rsidRPr="009F3E3A" w:rsidDel="005756F6">
          <w:rPr>
            <w:highlight w:val="yellow"/>
            <w:rPrChange w:id="344" w:author="Yoav Ram" w:date="2018-04-24T12:37:00Z">
              <w:rPr/>
            </w:rPrChange>
          </w:rPr>
          <w:t>integrates several growth phases</w:t>
        </w:r>
        <w:r w:rsidR="00205988" w:rsidRPr="009F3E3A" w:rsidDel="005756F6">
          <w:rPr>
            <w:highlight w:val="yellow"/>
            <w:rPrChange w:id="345" w:author="Yoav Ram" w:date="2018-04-24T12:37:00Z">
              <w:rPr/>
            </w:rPrChange>
          </w:rPr>
          <w:t xml:space="preserve">, allowing a more </w:t>
        </w:r>
        <w:r w:rsidR="000B2269" w:rsidRPr="009F3E3A" w:rsidDel="005756F6">
          <w:rPr>
            <w:highlight w:val="yellow"/>
            <w:rPrChange w:id="346" w:author="Yoav Ram" w:date="2018-04-24T12:37:00Z">
              <w:rPr/>
            </w:rPrChange>
          </w:rPr>
          <w:t xml:space="preserve">accurate </w:t>
        </w:r>
        <w:r w:rsidR="00F4206B" w:rsidRPr="009F3E3A" w:rsidDel="005756F6">
          <w:rPr>
            <w:highlight w:val="yellow"/>
            <w:rPrChange w:id="347" w:author="Yoav Ram" w:date="2018-04-24T12:37:00Z">
              <w:rPr/>
            </w:rPrChange>
          </w:rPr>
          <w:t>estimation of relative growth and fitness</w:t>
        </w:r>
        <w:r w:rsidR="000B2269" w:rsidRPr="009F3E3A" w:rsidDel="005756F6">
          <w:rPr>
            <w:highlight w:val="yellow"/>
            <w:rPrChange w:id="348" w:author="Yoav Ram" w:date="2018-04-24T12:37:00Z">
              <w:rPr/>
            </w:rPrChange>
          </w:rPr>
          <w:t xml:space="preserve"> </w:t>
        </w:r>
        <w:r w:rsidR="00205988" w:rsidRPr="009F3E3A" w:rsidDel="005756F6">
          <w:rPr>
            <w:highlight w:val="yellow"/>
            <w:rPrChange w:id="349" w:author="Yoav Ram" w:date="2018-04-24T12:37:00Z">
              <w:rPr/>
            </w:rPrChange>
          </w:rPr>
          <w:t>from growth curve data</w:t>
        </w:r>
        <w:r w:rsidR="00F4206B" w:rsidRPr="009F3E3A" w:rsidDel="005756F6">
          <w:rPr>
            <w:highlight w:val="yellow"/>
            <w:rPrChange w:id="350" w:author="Yoav Ram" w:date="2018-04-24T12:37:00Z">
              <w:rPr/>
            </w:rPrChange>
          </w:rPr>
          <w:t>,</w:t>
        </w:r>
        <w:r w:rsidR="002D0E2B" w:rsidRPr="009F3E3A" w:rsidDel="005756F6">
          <w:rPr>
            <w:highlight w:val="yellow"/>
            <w:rPrChange w:id="351" w:author="Yoav Ram" w:date="2018-04-24T12:37:00Z">
              <w:rPr/>
            </w:rPrChange>
          </w:rPr>
          <w:t xml:space="preserve"> and</w:t>
        </w:r>
        <w:r w:rsidRPr="009F3E3A" w:rsidDel="005756F6">
          <w:rPr>
            <w:highlight w:val="yellow"/>
            <w:rPrChange w:id="352" w:author="Yoav Ram" w:date="2018-04-24T12:37:00Z">
              <w:rPr/>
            </w:rPrChange>
          </w:rPr>
          <w:t xml:space="preserve"> </w:t>
        </w:r>
        <w:r w:rsidR="002D0E2B" w:rsidRPr="009F3E3A" w:rsidDel="005756F6">
          <w:rPr>
            <w:highlight w:val="yellow"/>
            <w:rPrChange w:id="353" w:author="Yoav Ram" w:date="2018-04-24T12:37:00Z">
              <w:rPr/>
            </w:rPrChange>
          </w:rPr>
          <w:t xml:space="preserve">providing </w:t>
        </w:r>
        <w:r w:rsidRPr="009F3E3A" w:rsidDel="005756F6">
          <w:rPr>
            <w:highlight w:val="yellow"/>
            <w:rPrChange w:id="354" w:author="Yoav Ram" w:date="2018-04-24T12:37:00Z">
              <w:rPr/>
            </w:rPrChange>
          </w:rPr>
          <w:t>information on the specific growth traits that contribute to differences in fitness.</w:t>
        </w:r>
        <w:r w:rsidRPr="0025589C" w:rsidDel="005756F6">
          <w:t xml:space="preserve"> </w:t>
        </w:r>
      </w:moveFrom>
      <w:moveFromRangeEnd w:id="340"/>
    </w:p>
    <w:p w14:paraId="75B9932A" w14:textId="11D60BE5" w:rsidR="00833635" w:rsidRPr="0025589C" w:rsidRDefault="005756F6" w:rsidP="007E1ADA">
      <w:pPr>
        <w:spacing w:line="480" w:lineRule="auto"/>
        <w:ind w:firstLine="0"/>
        <w:pPrChange w:id="355" w:author="Yoav Ram" w:date="2018-04-24T12:36:00Z">
          <w:pPr>
            <w:spacing w:line="480" w:lineRule="auto"/>
            <w:ind w:firstLine="0"/>
          </w:pPr>
        </w:pPrChange>
      </w:pPr>
      <w:ins w:id="356" w:author="Yoav Ram" w:date="2018-04-24T12:20:00Z">
        <w:r w:rsidRPr="009F3E3A">
          <w:rPr>
            <w:highlight w:val="yellow"/>
            <w:rPrChange w:id="357" w:author="Yoav Ram" w:date="2018-04-24T12:37:00Z">
              <w:rPr/>
            </w:rPrChange>
          </w:rPr>
          <w:lastRenderedPageBreak/>
          <w:t>Even when c</w:t>
        </w:r>
      </w:ins>
      <w:ins w:id="358" w:author="Yoav Ram" w:date="2018-04-24T12:19:00Z">
        <w:r w:rsidRPr="009F3E3A">
          <w:rPr>
            <w:highlight w:val="yellow"/>
            <w:rPrChange w:id="359" w:author="Yoav Ram" w:date="2018-04-24T12:37:00Z">
              <w:rPr/>
            </w:rPrChange>
          </w:rPr>
          <w:t xml:space="preserve">ompetition </w:t>
        </w:r>
      </w:ins>
      <w:ins w:id="360" w:author="Yoav Ram" w:date="2018-04-24T12:20:00Z">
        <w:r w:rsidRPr="009F3E3A">
          <w:rPr>
            <w:highlight w:val="yellow"/>
            <w:rPrChange w:id="361" w:author="Yoav Ram" w:date="2018-04-24T12:37:00Z">
              <w:rPr/>
            </w:rPrChange>
          </w:rPr>
          <w:t xml:space="preserve">experiments can be performed, they cannot explain how differences in fitness </w:t>
        </w:r>
      </w:ins>
      <w:ins w:id="362" w:author="Yoav Ram" w:date="2018-04-24T12:21:00Z">
        <w:r w:rsidRPr="009F3E3A">
          <w:rPr>
            <w:highlight w:val="yellow"/>
            <w:rPrChange w:id="363" w:author="Yoav Ram" w:date="2018-04-24T12:37:00Z">
              <w:rPr/>
            </w:rPrChange>
          </w:rPr>
          <w:t>relate</w:t>
        </w:r>
      </w:ins>
      <w:ins w:id="364" w:author="Yoav Ram" w:date="2018-04-24T12:20:00Z">
        <w:r w:rsidRPr="009F3E3A">
          <w:rPr>
            <w:highlight w:val="yellow"/>
            <w:rPrChange w:id="365" w:author="Yoav Ram" w:date="2018-04-24T12:37:00Z">
              <w:rPr/>
            </w:rPrChange>
          </w:rPr>
          <w:t xml:space="preserve"> </w:t>
        </w:r>
      </w:ins>
      <w:ins w:id="366" w:author="Yoav Ram" w:date="2018-04-24T12:21:00Z">
        <w:r w:rsidRPr="009F3E3A">
          <w:rPr>
            <w:highlight w:val="yellow"/>
            <w:rPrChange w:id="367" w:author="Yoav Ram" w:date="2018-04-24T12:37:00Z">
              <w:rPr/>
            </w:rPrChange>
          </w:rPr>
          <w:t xml:space="preserve">to </w:t>
        </w:r>
      </w:ins>
      <w:ins w:id="368" w:author="Yoav Ram" w:date="2018-04-24T12:20:00Z">
        <w:r w:rsidRPr="009F3E3A">
          <w:rPr>
            <w:highlight w:val="yellow"/>
            <w:rPrChange w:id="369" w:author="Yoav Ram" w:date="2018-04-24T12:37:00Z">
              <w:rPr/>
            </w:rPrChange>
          </w:rPr>
          <w:t>differences in growth</w:t>
        </w:r>
      </w:ins>
      <w:ins w:id="370" w:author="Yoav Ram" w:date="2018-04-24T12:24:00Z">
        <w:r w:rsidRPr="009F3E3A">
          <w:rPr>
            <w:highlight w:val="yellow"/>
            <w:rPrChange w:id="371" w:author="Yoav Ram" w:date="2018-04-24T12:37:00Z">
              <w:rPr/>
            </w:rPrChange>
          </w:rPr>
          <w:t xml:space="preserve">: </w:t>
        </w:r>
      </w:ins>
      <w:ins w:id="372" w:author="Yoav Ram" w:date="2018-04-24T12:25:00Z">
        <w:r w:rsidRPr="009F3E3A">
          <w:rPr>
            <w:highlight w:val="yellow"/>
            <w:rPrChange w:id="373" w:author="Yoav Ram" w:date="2018-04-24T12:37:00Z">
              <w:rPr/>
            </w:rPrChange>
          </w:rPr>
          <w:t>is</w:t>
        </w:r>
      </w:ins>
      <w:ins w:id="374" w:author="Yoav Ram" w:date="2018-04-24T12:24:00Z">
        <w:r w:rsidRPr="009F3E3A">
          <w:rPr>
            <w:highlight w:val="yellow"/>
            <w:rPrChange w:id="375" w:author="Yoav Ram" w:date="2018-04-24T12:37:00Z">
              <w:rPr/>
            </w:rPrChange>
          </w:rPr>
          <w:t xml:space="preserve"> strain 1 </w:t>
        </w:r>
      </w:ins>
      <w:ins w:id="376" w:author="Yoav Ram" w:date="2018-04-24T12:25:00Z">
        <w:r w:rsidRPr="009F3E3A">
          <w:rPr>
            <w:highlight w:val="yellow"/>
            <w:rPrChange w:id="377" w:author="Yoav Ram" w:date="2018-04-24T12:37:00Z">
              <w:rPr/>
            </w:rPrChange>
          </w:rPr>
          <w:t xml:space="preserve">fitter than </w:t>
        </w:r>
      </w:ins>
      <w:ins w:id="378" w:author="Yoav Ram" w:date="2018-04-24T12:24:00Z">
        <w:r w:rsidRPr="009F3E3A">
          <w:rPr>
            <w:highlight w:val="yellow"/>
            <w:rPrChange w:id="379" w:author="Yoav Ram" w:date="2018-04-24T12:37:00Z">
              <w:rPr/>
            </w:rPrChange>
          </w:rPr>
          <w:t xml:space="preserve">strain 2 </w:t>
        </w:r>
      </w:ins>
      <w:ins w:id="380" w:author="Yoav Ram" w:date="2018-04-24T12:25:00Z">
        <w:r w:rsidRPr="009F3E3A">
          <w:rPr>
            <w:highlight w:val="yellow"/>
            <w:rPrChange w:id="381" w:author="Yoav Ram" w:date="2018-04-24T12:37:00Z">
              <w:rPr/>
            </w:rPrChange>
          </w:rPr>
          <w:t xml:space="preserve">due to </w:t>
        </w:r>
      </w:ins>
      <w:ins w:id="382" w:author="Yoav Ram" w:date="2018-04-24T12:24:00Z">
        <w:r w:rsidRPr="009F3E3A">
          <w:rPr>
            <w:highlight w:val="yellow"/>
            <w:rPrChange w:id="383" w:author="Yoav Ram" w:date="2018-04-24T12:37:00Z">
              <w:rPr/>
            </w:rPrChange>
          </w:rPr>
          <w:t xml:space="preserve">faster growth rate or </w:t>
        </w:r>
      </w:ins>
      <w:ins w:id="384" w:author="Yoav Ram" w:date="2018-04-24T12:25:00Z">
        <w:r w:rsidRPr="009F3E3A">
          <w:rPr>
            <w:highlight w:val="yellow"/>
            <w:rPrChange w:id="385" w:author="Yoav Ram" w:date="2018-04-24T12:37:00Z">
              <w:rPr/>
            </w:rPrChange>
          </w:rPr>
          <w:t>due to shorter lag phase? By inferring relative fitness from growth param</w:t>
        </w:r>
      </w:ins>
      <w:ins w:id="386" w:author="Yoav Ram" w:date="2018-04-24T12:26:00Z">
        <w:r w:rsidRPr="009F3E3A">
          <w:rPr>
            <w:highlight w:val="yellow"/>
            <w:rPrChange w:id="387" w:author="Yoav Ram" w:date="2018-04-24T12:37:00Z">
              <w:rPr/>
            </w:rPrChange>
          </w:rPr>
          <w:t>e</w:t>
        </w:r>
      </w:ins>
      <w:ins w:id="388" w:author="Yoav Ram" w:date="2018-04-24T12:25:00Z">
        <w:r w:rsidRPr="009F3E3A">
          <w:rPr>
            <w:highlight w:val="yellow"/>
            <w:rPrChange w:id="389" w:author="Yoav Ram" w:date="2018-04-24T12:37:00Z">
              <w:rPr/>
            </w:rPrChange>
          </w:rPr>
          <w:t>ters</w:t>
        </w:r>
      </w:ins>
      <w:ins w:id="390" w:author="Yoav Ram" w:date="2018-04-24T12:26:00Z">
        <w:r w:rsidRPr="009F3E3A">
          <w:rPr>
            <w:highlight w:val="yellow"/>
            <w:rPrChange w:id="391" w:author="Yoav Ram" w:date="2018-04-24T12:37:00Z">
              <w:rPr/>
            </w:rPrChange>
          </w:rPr>
          <w:t>, o</w:t>
        </w:r>
      </w:ins>
      <w:ins w:id="392" w:author="Yoav Ram" w:date="2018-04-24T12:25:00Z">
        <w:r w:rsidRPr="009F3E3A">
          <w:rPr>
            <w:highlight w:val="yellow"/>
            <w:rPrChange w:id="393" w:author="Yoav Ram" w:date="2018-04-24T12:37:00Z">
              <w:rPr/>
            </w:rPrChange>
          </w:rPr>
          <w:t xml:space="preserve">ur approach </w:t>
        </w:r>
      </w:ins>
      <w:ins w:id="394" w:author="Yoav Ram" w:date="2018-04-24T12:26:00Z">
        <w:r w:rsidRPr="009F3E3A">
          <w:rPr>
            <w:highlight w:val="yellow"/>
            <w:rPrChange w:id="395" w:author="Yoav Ram" w:date="2018-04-24T12:37:00Z">
              <w:rPr/>
            </w:rPrChange>
          </w:rPr>
          <w:t>shed</w:t>
        </w:r>
      </w:ins>
      <w:ins w:id="396" w:author="Yoav Ram" w:date="2018-04-24T12:27:00Z">
        <w:r w:rsidRPr="009F3E3A">
          <w:rPr>
            <w:highlight w:val="yellow"/>
            <w:rPrChange w:id="397" w:author="Yoav Ram" w:date="2018-04-24T12:37:00Z">
              <w:rPr/>
            </w:rPrChange>
          </w:rPr>
          <w:t xml:space="preserve">s </w:t>
        </w:r>
      </w:ins>
      <w:ins w:id="398" w:author="Yoav Ram" w:date="2018-04-24T12:26:00Z">
        <w:r w:rsidRPr="009F3E3A">
          <w:rPr>
            <w:highlight w:val="yellow"/>
            <w:rPrChange w:id="399" w:author="Yoav Ram" w:date="2018-04-24T12:37:00Z">
              <w:rPr/>
            </w:rPrChange>
          </w:rPr>
          <w:t>light on the source of differences in fitness.</w:t>
        </w:r>
      </w:ins>
      <w:ins w:id="400" w:author="Yoav Ram" w:date="2018-04-24T12:27:00Z">
        <w:r w:rsidRPr="009F3E3A">
          <w:rPr>
            <w:highlight w:val="yellow"/>
            <w:rPrChange w:id="401" w:author="Yoav Ram" w:date="2018-04-24T12:37:00Z">
              <w:rPr/>
            </w:rPrChange>
          </w:rPr>
          <w:t xml:space="preserve"> Furthermore, one can change specific growth parameters and simulate competitions, thereby testing the effect of each growth parameter on competitions. Another interesting approach for </w:t>
        </w:r>
      </w:ins>
      <w:ins w:id="402" w:author="Yoav Ram" w:date="2018-04-24T12:28:00Z">
        <w:r w:rsidRPr="009F3E3A">
          <w:rPr>
            <w:highlight w:val="yellow"/>
            <w:rPrChange w:id="403" w:author="Yoav Ram" w:date="2018-04-24T12:37:00Z">
              <w:rPr/>
            </w:rPrChange>
          </w:rPr>
          <w:t xml:space="preserve">relating differences in </w:t>
        </w:r>
      </w:ins>
      <w:ins w:id="404" w:author="Yoav Ram" w:date="2018-04-24T12:06:00Z">
        <w:r w:rsidR="00E658DA" w:rsidRPr="009F3E3A">
          <w:rPr>
            <w:highlight w:val="yellow"/>
            <w:rPrChange w:id="405" w:author="Yoav Ram" w:date="2018-04-24T12:37:00Z">
              <w:rPr/>
            </w:rPrChange>
          </w:rPr>
          <w:t xml:space="preserve">growth </w:t>
        </w:r>
      </w:ins>
      <w:ins w:id="406" w:author="Yoav Ram" w:date="2018-04-24T12:28:00Z">
        <w:r w:rsidRPr="009F3E3A">
          <w:rPr>
            <w:highlight w:val="yellow"/>
            <w:rPrChange w:id="407" w:author="Yoav Ram" w:date="2018-04-24T12:37:00Z">
              <w:rPr/>
            </w:rPrChange>
          </w:rPr>
          <w:t xml:space="preserve">during different growth </w:t>
        </w:r>
      </w:ins>
      <w:ins w:id="408" w:author="Yoav Ram" w:date="2018-04-24T12:06:00Z">
        <w:r w:rsidR="00E658DA" w:rsidRPr="009F3E3A">
          <w:rPr>
            <w:highlight w:val="yellow"/>
            <w:rPrChange w:id="409" w:author="Yoav Ram" w:date="2018-04-24T12:37:00Z">
              <w:rPr/>
            </w:rPrChange>
          </w:rPr>
          <w:t xml:space="preserve">phases has recently been described by </w:t>
        </w:r>
      </w:ins>
      <w:ins w:id="410" w:author="Yoav Ram" w:date="2018-04-24T12:28:00Z">
        <w:r w:rsidRPr="009F3E3A">
          <w:rPr>
            <w:highlight w:val="yellow"/>
            <w:rPrChange w:id="411" w:author="Yoav Ram" w:date="2018-04-24T12:37:00Z">
              <w:rPr/>
            </w:rPrChange>
          </w:rPr>
          <w:t xml:space="preserve">Li et al. </w:t>
        </w:r>
        <w:r w:rsidRPr="009F3E3A">
          <w:rPr>
            <w:highlight w:val="yellow"/>
            <w:rPrChange w:id="412" w:author="Yoav Ram" w:date="2018-04-24T12:37:00Z">
              <w:rPr/>
            </w:rPrChange>
          </w:rPr>
          <w:fldChar w:fldCharType="begin" w:fldLock="1"/>
        </w:r>
        <w:r w:rsidRPr="009F3E3A">
          <w:rPr>
            <w:highlight w:val="yellow"/>
            <w:rPrChange w:id="413" w:author="Yoav Ram" w:date="2018-04-24T12:37:00Z">
              <w:rPr/>
            </w:rPrChange>
          </w:rPr>
          <w:instrText>ADDIN CSL_CITATION { "citationItems" : [ { "id" : "ITEM-1",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"ITEM-1",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"plainTextFormattedCitation" : "(11)", "previouslyFormattedCitation" : "(11)" }, "properties" : { "noteIndex" : 0 }, "schema" : "https://github.com/citation-style-language/schema/raw/master/csl-citation.json" }</w:instrText>
        </w:r>
        <w:r w:rsidRPr="009F3E3A">
          <w:rPr>
            <w:highlight w:val="yellow"/>
            <w:rPrChange w:id="414" w:author="Yoav Ram" w:date="2018-04-24T12:37:00Z">
              <w:rPr/>
            </w:rPrChange>
          </w:rPr>
          <w:fldChar w:fldCharType="separate"/>
        </w:r>
        <w:r w:rsidRPr="009F3E3A">
          <w:rPr>
            <w:noProof/>
            <w:highlight w:val="yellow"/>
            <w:rPrChange w:id="415" w:author="Yoav Ram" w:date="2018-04-24T12:37:00Z">
              <w:rPr>
                <w:noProof/>
              </w:rPr>
            </w:rPrChange>
          </w:rPr>
          <w:t>(11)</w:t>
        </w:r>
        <w:r w:rsidRPr="009F3E3A">
          <w:rPr>
            <w:highlight w:val="yellow"/>
            <w:rPrChange w:id="416" w:author="Yoav Ram" w:date="2018-04-24T12:37:00Z">
              <w:rPr/>
            </w:rPrChange>
          </w:rPr>
          <w:fldChar w:fldCharType="end"/>
        </w:r>
        <w:r w:rsidRPr="009F3E3A">
          <w:rPr>
            <w:highlight w:val="yellow"/>
            <w:rPrChange w:id="417" w:author="Yoav Ram" w:date="2018-04-24T12:37:00Z">
              <w:rPr/>
            </w:rPrChange>
          </w:rPr>
          <w:t>. By chang</w:t>
        </w:r>
      </w:ins>
      <w:ins w:id="418" w:author="Yoav Ram" w:date="2018-04-24T12:29:00Z">
        <w:r w:rsidRPr="009F3E3A">
          <w:rPr>
            <w:highlight w:val="yellow"/>
            <w:rPrChange w:id="419" w:author="Yoav Ram" w:date="2018-04-24T12:37:00Z">
              <w:rPr/>
            </w:rPrChange>
          </w:rPr>
          <w:t>ing</w:t>
        </w:r>
      </w:ins>
      <w:ins w:id="420" w:author="Yoav Ram" w:date="2018-04-24T12:06:00Z">
        <w:r w:rsidR="00E658DA" w:rsidRPr="009F3E3A">
          <w:rPr>
            <w:highlight w:val="yellow"/>
            <w:rPrChange w:id="421" w:author="Yoav Ram" w:date="2018-04-24T12:37:00Z">
              <w:rPr/>
            </w:rPrChange>
          </w:rPr>
          <w:t xml:space="preserve"> the </w:t>
        </w:r>
      </w:ins>
      <w:ins w:id="422" w:author="Yoav Ram" w:date="2018-04-24T12:29:00Z">
        <w:r w:rsidRPr="009F3E3A">
          <w:rPr>
            <w:highlight w:val="yellow"/>
            <w:rPrChange w:id="423" w:author="Yoav Ram" w:date="2018-04-24T12:37:00Z">
              <w:rPr/>
            </w:rPrChange>
          </w:rPr>
          <w:t xml:space="preserve">duration </w:t>
        </w:r>
      </w:ins>
      <w:ins w:id="424" w:author="Yoav Ram" w:date="2018-04-24T12:06:00Z">
        <w:r w:rsidR="00E658DA" w:rsidRPr="009F3E3A">
          <w:rPr>
            <w:highlight w:val="yellow"/>
            <w:rPrChange w:id="425" w:author="Yoav Ram" w:date="2018-04-24T12:37:00Z">
              <w:rPr/>
            </w:rPrChange>
          </w:rPr>
          <w:t>of experiments</w:t>
        </w:r>
      </w:ins>
      <w:ins w:id="426" w:author="Yoav Ram" w:date="2018-04-24T12:28:00Z">
        <w:r w:rsidRPr="009F3E3A">
          <w:rPr>
            <w:highlight w:val="yellow"/>
            <w:rPrChange w:id="427" w:author="Yoav Ram" w:date="2018-04-24T12:37:00Z">
              <w:rPr/>
            </w:rPrChange>
          </w:rPr>
          <w:t xml:space="preserve"> </w:t>
        </w:r>
      </w:ins>
      <w:ins w:id="428" w:author="Yoav Ram" w:date="2018-04-24T12:29:00Z">
        <w:r w:rsidRPr="009F3E3A">
          <w:rPr>
            <w:highlight w:val="yellow"/>
            <w:rPrChange w:id="429" w:author="Yoav Ram" w:date="2018-04-24T12:37:00Z">
              <w:rPr/>
            </w:rPrChange>
          </w:rPr>
          <w:t xml:space="preserve">with </w:t>
        </w:r>
      </w:ins>
      <w:ins w:id="430" w:author="Yoav Ram" w:date="2018-04-24T12:28:00Z">
        <w:r w:rsidRPr="009F3E3A">
          <w:rPr>
            <w:highlight w:val="yellow"/>
            <w:rPrChange w:id="431" w:author="Yoav Ram" w:date="2018-04-24T12:37:00Z">
              <w:rPr/>
            </w:rPrChange>
          </w:rPr>
          <w:t>yeast</w:t>
        </w:r>
      </w:ins>
      <w:ins w:id="432" w:author="Yoav Ram" w:date="2018-04-24T12:33:00Z">
        <w:r w:rsidR="00ED4C71" w:rsidRPr="009F3E3A">
          <w:rPr>
            <w:highlight w:val="yellow"/>
            <w:rPrChange w:id="433" w:author="Yoav Ram" w:date="2018-04-24T12:37:00Z">
              <w:rPr/>
            </w:rPrChange>
          </w:rPr>
          <w:t xml:space="preserve"> strains</w:t>
        </w:r>
      </w:ins>
      <w:ins w:id="434" w:author="Yoav Ram" w:date="2018-04-24T12:06:00Z">
        <w:r w:rsidR="00E658DA" w:rsidRPr="009F3E3A">
          <w:rPr>
            <w:highlight w:val="yellow"/>
            <w:rPrChange w:id="435" w:author="Yoav Ram" w:date="2018-04-24T12:37:00Z">
              <w:rPr/>
            </w:rPrChange>
          </w:rPr>
          <w:t xml:space="preserve">, </w:t>
        </w:r>
      </w:ins>
      <w:ins w:id="436" w:author="Yoav Ram" w:date="2018-04-24T12:31:00Z">
        <w:r w:rsidR="00ED4C71" w:rsidRPr="009F3E3A">
          <w:rPr>
            <w:highlight w:val="yellow"/>
            <w:rPrChange w:id="437" w:author="Yoav Ram" w:date="2018-04-24T12:37:00Z">
              <w:rPr/>
            </w:rPrChange>
          </w:rPr>
          <w:t>they changed the relative importance of the different growth phases</w:t>
        </w:r>
      </w:ins>
      <w:ins w:id="438" w:author="Yoav Ram" w:date="2018-04-24T12:32:00Z">
        <w:r w:rsidR="00ED4C71" w:rsidRPr="009F3E3A">
          <w:rPr>
            <w:highlight w:val="yellow"/>
            <w:rPrChange w:id="439" w:author="Yoav Ram" w:date="2018-04-24T12:37:00Z">
              <w:rPr/>
            </w:rPrChange>
          </w:rPr>
          <w:t>. “</w:t>
        </w:r>
      </w:ins>
      <w:ins w:id="440" w:author="Yoav Ram" w:date="2018-04-24T12:34:00Z">
        <w:r w:rsidR="00ED4C71" w:rsidRPr="009F3E3A">
          <w:rPr>
            <w:highlight w:val="yellow"/>
            <w:rPrChange w:id="441" w:author="Yoav Ram" w:date="2018-04-24T12:37:00Z">
              <w:rPr/>
            </w:rPrChange>
          </w:rPr>
          <w:t>F</w:t>
        </w:r>
      </w:ins>
      <w:ins w:id="442" w:author="Yoav Ram" w:date="2018-04-24T12:32:00Z">
        <w:r w:rsidR="00ED4C71" w:rsidRPr="009F3E3A">
          <w:rPr>
            <w:highlight w:val="yellow"/>
            <w:rPrChange w:id="443" w:author="Yoav Ram" w:date="2018-04-24T12:37:00Z">
              <w:rPr/>
            </w:rPrChange>
          </w:rPr>
          <w:t xml:space="preserve">itness profiles” </w:t>
        </w:r>
      </w:ins>
      <w:ins w:id="444" w:author="Yoav Ram" w:date="2018-04-24T12:35:00Z">
        <w:r w:rsidR="00ED4C71" w:rsidRPr="009F3E3A">
          <w:rPr>
            <w:highlight w:val="yellow"/>
            <w:rPrChange w:id="445" w:author="Yoav Ram" w:date="2018-04-24T12:37:00Z">
              <w:rPr/>
            </w:rPrChange>
          </w:rPr>
          <w:t>–</w:t>
        </w:r>
      </w:ins>
      <w:ins w:id="446" w:author="Yoav Ram" w:date="2018-04-24T12:32:00Z">
        <w:r w:rsidR="00ED4C71" w:rsidRPr="009F3E3A">
          <w:rPr>
            <w:highlight w:val="yellow"/>
            <w:rPrChange w:id="447" w:author="Yoav Ram" w:date="2018-04-24T12:37:00Z">
              <w:rPr/>
            </w:rPrChange>
          </w:rPr>
          <w:t xml:space="preserve"> measurements of fitness vs. experiment duration – were </w:t>
        </w:r>
      </w:ins>
      <w:ins w:id="448" w:author="Yoav Ram" w:date="2018-04-24T12:35:00Z">
        <w:r w:rsidR="00ED4C71" w:rsidRPr="009F3E3A">
          <w:rPr>
            <w:highlight w:val="yellow"/>
            <w:rPrChange w:id="449" w:author="Yoav Ram" w:date="2018-04-24T12:37:00Z">
              <w:rPr/>
            </w:rPrChange>
          </w:rPr>
          <w:t xml:space="preserve">then </w:t>
        </w:r>
      </w:ins>
      <w:ins w:id="450" w:author="Yoav Ram" w:date="2018-04-24T12:32:00Z">
        <w:r w:rsidR="00ED4C71" w:rsidRPr="009F3E3A">
          <w:rPr>
            <w:highlight w:val="yellow"/>
            <w:rPrChange w:id="451" w:author="Yoav Ram" w:date="2018-04-24T12:37:00Z">
              <w:rPr/>
            </w:rPrChange>
          </w:rPr>
          <w:t xml:space="preserve">used to </w:t>
        </w:r>
      </w:ins>
      <w:ins w:id="452" w:author="Yoav Ram" w:date="2018-04-24T12:33:00Z">
        <w:r w:rsidR="00ED4C71" w:rsidRPr="009F3E3A">
          <w:rPr>
            <w:highlight w:val="yellow"/>
            <w:rPrChange w:id="453" w:author="Yoav Ram" w:date="2018-04-24T12:37:00Z">
              <w:rPr/>
            </w:rPrChange>
          </w:rPr>
          <w:t>find the underlying cause of fitness gain</w:t>
        </w:r>
      </w:ins>
      <w:ins w:id="454" w:author="Yoav Ram" w:date="2018-04-24T12:35:00Z">
        <w:r w:rsidR="00ED4C71" w:rsidRPr="009F3E3A">
          <w:rPr>
            <w:highlight w:val="yellow"/>
            <w:rPrChange w:id="455" w:author="Yoav Ram" w:date="2018-04-24T12:37:00Z">
              <w:rPr/>
            </w:rPrChange>
          </w:rPr>
          <w:t xml:space="preserve"> in strains that previously </w:t>
        </w:r>
        <w:r w:rsidR="00ED4C71" w:rsidRPr="009F3E3A">
          <w:rPr>
            <w:highlight w:val="yellow"/>
            <w:rPrChange w:id="456" w:author="Yoav Ram" w:date="2018-04-24T12:37:00Z">
              <w:rPr/>
            </w:rPrChange>
          </w:rPr>
          <w:t>evolved to a glucose-limited environment</w:t>
        </w:r>
        <w:r w:rsidR="007E1ADA" w:rsidRPr="009F3E3A">
          <w:rPr>
            <w:highlight w:val="yellow"/>
            <w:rPrChange w:id="457" w:author="Yoav Ram" w:date="2018-04-24T12:37:00Z">
              <w:rPr/>
            </w:rPrChange>
          </w:rPr>
          <w:t>. This is a very promising approach, but also very labor intensive and expensive compared to</w:t>
        </w:r>
      </w:ins>
      <w:ins w:id="458" w:author="Yoav Ram" w:date="2018-04-24T12:36:00Z">
        <w:r w:rsidR="007E1ADA" w:rsidRPr="009F3E3A">
          <w:rPr>
            <w:highlight w:val="yellow"/>
            <w:rPrChange w:id="459" w:author="Yoav Ram" w:date="2018-04-24T12:37:00Z">
              <w:rPr/>
            </w:rPrChange>
          </w:rPr>
          <w:t xml:space="preserve"> our approach, which requires less measurements and manipulations.</w:t>
        </w:r>
      </w:ins>
    </w:p>
    <w:p w14:paraId="666C5538" w14:textId="7BFD6844" w:rsidR="00096E8A" w:rsidRPr="0025589C" w:rsidRDefault="00833635" w:rsidP="00E541DF">
      <w:pPr>
        <w:spacing w:line="480" w:lineRule="auto"/>
        <w:ind w:firstLine="0"/>
      </w:pPr>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4"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AD1636">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"(18)", "plainTextFormattedCitation" : "(18)", "previouslyFormattedCitation" : "(17)" }, "properties" : { "noteIndex" : 0 }, "schema" : "https://github.com/citation-style-language/schema/raw/master/csl-citation.json" }</w:instrText>
      </w:r>
      <w:r w:rsidRPr="0025589C">
        <w:fldChar w:fldCharType="separate"/>
      </w:r>
      <w:r w:rsidR="00AD1636" w:rsidRPr="00AD1636">
        <w:rPr>
          <w:noProof/>
        </w:rPr>
        <w:t>(18)</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programming. It is </w:t>
      </w:r>
      <w:r w:rsidRPr="000F53ED">
        <w:rPr>
          <w:i/>
          <w:iCs/>
          <w:rPrChange w:id="460" w:author="Yoav Ram" w:date="2018-04-24T12:37:00Z">
            <w:rPr/>
          </w:rPrChange>
        </w:rPr>
        <w:t>free</w:t>
      </w:r>
      <w:r w:rsidRPr="0025589C">
        <w:t xml:space="preserve"> and </w:t>
      </w:r>
      <w:r w:rsidRPr="000F53ED">
        <w:rPr>
          <w:i/>
          <w:iCs/>
          <w:rPrChange w:id="461" w:author="Yoav Ram" w:date="2018-04-24T12:37:00Z">
            <w:rPr/>
          </w:rPrChange>
        </w:rPr>
        <w:t>open</w:t>
      </w:r>
      <w:ins w:id="462" w:author="Yoav Ram" w:date="2018-04-24T12:37:00Z">
        <w:r w:rsidR="000F53ED">
          <w:t xml:space="preserve"> (i.e. </w:t>
        </w:r>
        <w:r w:rsidR="000F53ED">
          <w:rPr>
            <w:i/>
            <w:iCs/>
          </w:rPr>
          <w:t>libre</w:t>
        </w:r>
        <w:r w:rsidR="000F53ED">
          <w:t xml:space="preserve"> and </w:t>
        </w:r>
        <w:r w:rsidR="000F53ED">
          <w:rPr>
            <w:i/>
            <w:iCs/>
          </w:rPr>
          <w:t>gratis</w:t>
        </w:r>
        <w:r w:rsidR="000F53ED">
          <w:t>)</w:t>
        </w:r>
      </w:ins>
      <w:r w:rsidRPr="0025589C">
        <w:t xml:space="preserve">, </w:t>
      </w:r>
      <w:r w:rsidR="00E541DF">
        <w:t>so</w:t>
      </w:r>
      <w:r w:rsidRPr="0025589C">
        <w:t xml:space="preserve"> that additional data formats, growth and competition models, and other analyses can be added by the community to extend its utility.</w:t>
      </w:r>
    </w:p>
    <w:p w14:paraId="24785C74" w14:textId="77777777" w:rsidR="007A7F01" w:rsidRPr="0025589C" w:rsidRDefault="007A7F01" w:rsidP="00834D0E">
      <w:pPr>
        <w:pStyle w:val="Heading2"/>
      </w:pPr>
      <w:r w:rsidRPr="0025589C">
        <w:t>Conclusions</w:t>
      </w:r>
    </w:p>
    <w:p w14:paraId="0ED019BF" w14:textId="30F826D8" w:rsidR="007942A2" w:rsidRPr="0025589C" w:rsidRDefault="007A7F01" w:rsidP="00834D0E">
      <w:pPr>
        <w:spacing w:line="480" w:lineRule="auto"/>
        <w:ind w:firstLine="0"/>
      </w:pPr>
      <w:r w:rsidRPr="0025589C">
        <w:t xml:space="preserve">We developed and tested a new </w:t>
      </w:r>
      <w:r w:rsidR="00740A2F" w:rsidRPr="0025589C">
        <w:t xml:space="preserve">approach </w:t>
      </w:r>
      <w:r w:rsidRPr="0025589C">
        <w:t>to analyze growth curve</w:t>
      </w:r>
      <w:r w:rsidR="000D44AC" w:rsidRPr="0025589C">
        <w:t xml:space="preserve"> data</w:t>
      </w:r>
      <w:r w:rsidRPr="0025589C">
        <w:t xml:space="preserve">, </w:t>
      </w:r>
      <w:r w:rsidR="004A703D" w:rsidRPr="0025589C">
        <w:t xml:space="preserve">and applied it to </w:t>
      </w:r>
      <w:r w:rsidRPr="0025589C">
        <w:t xml:space="preserve">predict growth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w:t>
      </w:r>
      <w:r w:rsidRPr="0025589C">
        <w:lastRenderedPageBreak/>
        <w:t xml:space="preserve">interpretation, and can be used to predict and interpret growth in a mixed culture and </w:t>
      </w:r>
      <w:r w:rsidR="008E3515" w:rsidRPr="0025589C">
        <w:t xml:space="preserve">results of </w:t>
      </w:r>
      <w:r w:rsidRPr="0025589C">
        <w:t>competition experiments.</w:t>
      </w:r>
      <w:bookmarkStart w:id="463" w:name="_Ref439853427"/>
    </w:p>
    <w:p w14:paraId="607869F5" w14:textId="77777777" w:rsidR="007A7F01" w:rsidRPr="0025589C" w:rsidRDefault="007A7F01" w:rsidP="00834D0E">
      <w:pPr>
        <w:pStyle w:val="Heading1"/>
      </w:pPr>
      <w:bookmarkStart w:id="464" w:name="_Ref455590789"/>
      <w:r w:rsidRPr="0025589C">
        <w:t>Materials and Methods</w:t>
      </w:r>
      <w:bookmarkEnd w:id="463"/>
      <w:bookmarkEnd w:id="464"/>
    </w:p>
    <w:p w14:paraId="71B89F52" w14:textId="1D1B350B" w:rsidR="00C0791B" w:rsidRPr="0025589C" w:rsidRDefault="007A7F01" w:rsidP="00834D0E">
      <w:pPr>
        <w:spacing w:line="480" w:lineRule="auto"/>
        <w:ind w:firstLine="0"/>
      </w:pPr>
      <w:r w:rsidRPr="0025589C">
        <w:rPr>
          <w:b/>
          <w:bCs/>
        </w:rPr>
        <w:t xml:space="preserve">Strains and plasmids. </w:t>
      </w:r>
      <w:r w:rsidRPr="0025589C">
        <w:rPr>
          <w:i/>
          <w:iCs/>
        </w:rPr>
        <w:t>Escherichia coli</w:t>
      </w:r>
      <w:r w:rsidRPr="0025589C">
        <w:t xml:space="preserve"> strains </w:t>
      </w:r>
      <w:r w:rsidR="00B87DFE" w:rsidRPr="0025589C">
        <w:t xml:space="preserve">used were </w:t>
      </w:r>
      <w:r w:rsidRPr="0025589C">
        <w:t>DH5α</w:t>
      </w:r>
      <w:r w:rsidR="00CB1737" w:rsidRPr="0025589C">
        <w:t xml:space="preserve"> (Berman lab, Tel-Aviv University)</w:t>
      </w:r>
      <w:r w:rsidRPr="0025589C">
        <w:t>, TG1</w:t>
      </w:r>
      <w:r w:rsidR="00B030EA" w:rsidRPr="0025589C">
        <w:t xml:space="preserve"> (Ron lab, Tel-Aviv University)</w:t>
      </w:r>
      <w:r w:rsidRPr="0025589C">
        <w:t>, JM109</w:t>
      </w:r>
      <w:r w:rsidR="00B030EA" w:rsidRPr="0025589C">
        <w:t xml:space="preserve"> (Nir lab, Tel-Aviv University)</w:t>
      </w:r>
      <w:r w:rsidRPr="0025589C">
        <w:t>, and K12 MG1655</w:t>
      </w:r>
      <w:r w:rsidR="007942A2" w:rsidRPr="0025589C">
        <w:t>-</w:t>
      </w:r>
      <w:r w:rsidRPr="0025589C">
        <w:t>Δfnr</w:t>
      </w:r>
      <w:r w:rsidR="00B030EA" w:rsidRPr="0025589C">
        <w:t xml:space="preserve"> (Ron lab, Tel-Aviv University)</w:t>
      </w:r>
      <w:r w:rsidRPr="0025589C">
        <w:t>. Plasmids</w:t>
      </w:r>
      <w:r w:rsidR="001F3A92" w:rsidRPr="0025589C">
        <w:t xml:space="preserve"> </w:t>
      </w:r>
      <w:r w:rsidRPr="0025589C">
        <w:t>contain a GFP or RFP gene</w:t>
      </w:r>
      <w:r w:rsidR="005327AF">
        <w:t>,</w:t>
      </w:r>
      <w:r w:rsidRPr="0025589C">
        <w:t xml:space="preserve"> and genes conferring resistance to kanamycin (Kan</w:t>
      </w:r>
      <w:r w:rsidRPr="0025589C">
        <w:rPr>
          <w:vertAlign w:val="superscript"/>
        </w:rPr>
        <w:t>R</w:t>
      </w:r>
      <w:r w:rsidRPr="0025589C">
        <w:t>) and chloramphenicol (Cap</w:t>
      </w:r>
      <w:r w:rsidRPr="0025589C">
        <w:rPr>
          <w:vertAlign w:val="superscript"/>
        </w:rPr>
        <w:t>R</w:t>
      </w:r>
      <w:r w:rsidRPr="0025589C">
        <w:t xml:space="preserve">) </w:t>
      </w:r>
      <w:r w:rsidR="00C35103" w:rsidRPr="0025589C">
        <w:t>(</w:t>
      </w:r>
      <w:r w:rsidR="000D44AC" w:rsidRPr="0025589C">
        <w:t>Milo lab, Weizmann Institute of Science</w:t>
      </w:r>
      <w:r w:rsidR="00FB039B" w:rsidRPr="0025589C">
        <w:t xml:space="preserve"> </w:t>
      </w:r>
      <w:r w:rsidR="00C35103" w:rsidRPr="0025589C">
        <w:fldChar w:fldCharType="begin" w:fldLock="1"/>
      </w:r>
      <w:r w:rsidR="00AD1636">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"(19)", "plainTextFormattedCitation" : "(19)", "previouslyFormattedCitation" : "(18)" }, "properties" : { "noteIndex" : 0 }, "schema" : "https://github.com/citation-style-language/schema/raw/master/csl-citation.json" }</w:instrText>
      </w:r>
      <w:r w:rsidR="00C35103" w:rsidRPr="0025589C">
        <w:fldChar w:fldCharType="separate"/>
      </w:r>
      <w:r w:rsidR="00AD1636" w:rsidRPr="00AD1636">
        <w:rPr>
          <w:noProof/>
        </w:rPr>
        <w:t>(19)</w:t>
      </w:r>
      <w:r w:rsidR="00C35103" w:rsidRPr="0025589C">
        <w:fldChar w:fldCharType="end"/>
      </w:r>
      <w:r w:rsidR="00C35103" w:rsidRPr="0025589C">
        <w:t>)</w:t>
      </w:r>
      <w:r w:rsidRPr="0025589C">
        <w:t xml:space="preserve">. </w:t>
      </w:r>
    </w:p>
    <w:p w14:paraId="0685D757" w14:textId="2BDEA79E" w:rsidR="007A7F01" w:rsidRPr="0025589C" w:rsidRDefault="00C0791B" w:rsidP="00BF6B81">
      <w:pPr>
        <w:spacing w:line="480" w:lineRule="auto"/>
        <w:ind w:firstLine="0"/>
      </w:pPr>
      <w:r w:rsidRPr="0025589C">
        <w:rPr>
          <w:b/>
          <w:bCs/>
        </w:rPr>
        <w:t>Media.</w:t>
      </w:r>
      <w:r w:rsidRPr="0025589C">
        <w:t xml:space="preserve"> </w:t>
      </w:r>
      <w:r w:rsidR="007A7F01" w:rsidRPr="0025589C">
        <w:t>All experiments were performed in LB media</w:t>
      </w:r>
      <w:r w:rsidR="00B87DFE" w:rsidRPr="0025589C">
        <w:t xml:space="preserve"> (</w:t>
      </w:r>
      <w:r w:rsidR="00B030EA" w:rsidRPr="0025589C">
        <w:t>5 g/L Bacto yeast extract (BD</w:t>
      </w:r>
      <w:r w:rsidR="006748EC" w:rsidRPr="0025589C">
        <w:t>,</w:t>
      </w:r>
      <w:r w:rsidR="00B030EA" w:rsidRPr="0025589C">
        <w:t xml:space="preserve"> 212750), 10 g/L Bacto Tryptone (B</w:t>
      </w:r>
      <w:r w:rsidR="0099154F" w:rsidRPr="0025589C">
        <w:t>D</w:t>
      </w:r>
      <w:r w:rsidR="008179CB" w:rsidRPr="0025589C">
        <w:t>,</w:t>
      </w:r>
      <w:r w:rsidR="0099154F" w:rsidRPr="0025589C">
        <w:t xml:space="preserve"> 211705), 10 g/L NaCl (Bio-Lab, </w:t>
      </w:r>
      <w:r w:rsidR="009E70D1" w:rsidRPr="0025589C">
        <w:t>1903</w:t>
      </w:r>
      <w:r w:rsidR="000E7382" w:rsidRPr="0025589C">
        <w:t>05</w:t>
      </w:r>
      <w:r w:rsidR="00B030EA" w:rsidRPr="0025589C">
        <w:t>), DDW 1 L</w:t>
      </w:r>
      <w:r w:rsidR="00B87DFE" w:rsidRPr="0025589C">
        <w:t>)</w:t>
      </w:r>
      <w:r w:rsidR="007A7F01" w:rsidRPr="0025589C">
        <w:t xml:space="preserve"> with 30 μg/mL kanamycin</w:t>
      </w:r>
      <w:r w:rsidR="00B87DFE" w:rsidRPr="0025589C">
        <w:t xml:space="preserve"> (</w:t>
      </w:r>
      <w:r w:rsidR="004F0742" w:rsidRPr="0025589C">
        <w:t>Caisson Labs, K003</w:t>
      </w:r>
      <w:r w:rsidR="00B87DFE" w:rsidRPr="0025589C">
        <w:t>)</w:t>
      </w:r>
      <w:r w:rsidR="007A7F01" w:rsidRPr="0025589C">
        <w:t xml:space="preserve"> and 34 μg/mL chloramphenicol</w:t>
      </w:r>
      <w:r w:rsidR="00B87DFE" w:rsidRPr="0025589C">
        <w:t xml:space="preserve"> (</w:t>
      </w:r>
      <w:r w:rsidR="004F0742" w:rsidRPr="0025589C">
        <w:t>Duchefa Biochemie,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Eclipe Ti,</w:t>
      </w:r>
      <w:r w:rsidR="00BF6B81">
        <w:t xml:space="preserve"> S1 Figure</w:t>
      </w:r>
      <w:r w:rsidR="007A7F01" w:rsidRPr="0025589C">
        <w:t>).</w:t>
      </w:r>
    </w:p>
    <w:p w14:paraId="57A2D755" w14:textId="4B2EACBB" w:rsidR="007A7F01" w:rsidRPr="0025589C" w:rsidRDefault="007A7F01" w:rsidP="005327AF">
      <w:pPr>
        <w:spacing w:line="480" w:lineRule="auto"/>
        <w:ind w:firstLine="0"/>
      </w:pPr>
      <w:r w:rsidRPr="0025589C">
        <w:rPr>
          <w:b/>
          <w:bCs/>
        </w:rPr>
        <w:t>Growth and competition experiment</w:t>
      </w:r>
      <w:r w:rsidR="00B02278" w:rsidRPr="0025589C">
        <w:rPr>
          <w:b/>
          <w:bCs/>
        </w:rPr>
        <w:t>s</w:t>
      </w:r>
      <w:r w:rsidRPr="0025589C">
        <w:rPr>
          <w:b/>
          <w:bCs/>
        </w:rPr>
        <w:t xml:space="preserve">. </w:t>
      </w:r>
      <w:r w:rsidR="00B030EA" w:rsidRPr="0025589C">
        <w:t>All experiments were performed at</w:t>
      </w:r>
      <w:r w:rsidR="00B030EA" w:rsidRPr="0025589C">
        <w:rPr>
          <w:b/>
          <w:bCs/>
        </w:rPr>
        <w:t xml:space="preserve"> </w:t>
      </w:r>
      <w:r w:rsidR="00CB1737" w:rsidRPr="0025589C">
        <w:t xml:space="preserve">30°C. </w:t>
      </w:r>
      <w:r w:rsidRPr="0025589C">
        <w:t xml:space="preserve">Strains were inoculated into 3 ml LB+Cap+Kan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Cells were then inoculated into 100 μL LB+Cap+Kan in a 96-well flat-bottom microplate (Costar):</w:t>
      </w:r>
    </w:p>
    <w:p w14:paraId="1D2BB099" w14:textId="0B83590B"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w:t>
      </w:r>
      <w:r w:rsidR="00865D57" w:rsidRPr="0025589C">
        <w:t>ed</w:t>
      </w:r>
      <w:r w:rsidRPr="0025589C">
        <w:t xml:space="preserve"> a monoculture of </w:t>
      </w:r>
      <w:r w:rsidR="00865D57" w:rsidRPr="0025589C">
        <w:t>the</w:t>
      </w:r>
      <w:r w:rsidRPr="0025589C">
        <w:t xml:space="preserve"> GFP-labeled strain</w:t>
      </w:r>
    </w:p>
    <w:p w14:paraId="30229375" w14:textId="1D0462A5" w:rsidR="007A7F01" w:rsidRPr="0025589C" w:rsidRDefault="007A7F01" w:rsidP="00834D0E">
      <w:pPr>
        <w:pStyle w:val="ListParagraph"/>
        <w:numPr>
          <w:ilvl w:val="0"/>
          <w:numId w:val="1"/>
        </w:numPr>
        <w:spacing w:line="480" w:lineRule="auto"/>
        <w:ind w:firstLine="0"/>
      </w:pPr>
      <w:r w:rsidRPr="0025589C">
        <w:t xml:space="preserve">30 wells </w:t>
      </w:r>
      <w:r w:rsidR="00865D57" w:rsidRPr="0025589C">
        <w:t xml:space="preserve">contained </w:t>
      </w:r>
      <w:r w:rsidRPr="0025589C">
        <w:t xml:space="preserve">a monoculture of </w:t>
      </w:r>
      <w:r w:rsidR="00865D57" w:rsidRPr="0025589C">
        <w:t xml:space="preserve">the </w:t>
      </w:r>
      <w:r w:rsidRPr="0025589C">
        <w:t>RFP-labeled strain</w:t>
      </w:r>
    </w:p>
    <w:p w14:paraId="397FB9FC" w14:textId="4D131307"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containing a mixed culture of both GFP- and RFP-labeled strains</w:t>
      </w:r>
    </w:p>
    <w:p w14:paraId="740EC126" w14:textId="77777777" w:rsidR="007A7F01" w:rsidRPr="0025589C" w:rsidRDefault="007A7F01" w:rsidP="00834D0E">
      <w:pPr>
        <w:pStyle w:val="ListParagraph"/>
        <w:numPr>
          <w:ilvl w:val="0"/>
          <w:numId w:val="1"/>
        </w:numPr>
        <w:spacing w:line="480" w:lineRule="auto"/>
        <w:ind w:firstLine="0"/>
      </w:pPr>
      <w:r w:rsidRPr="0025589C">
        <w:t xml:space="preserve">2 wells </w:t>
      </w:r>
      <w:r w:rsidR="00865D57" w:rsidRPr="0025589C">
        <w:t>contained only growth medium</w:t>
      </w:r>
    </w:p>
    <w:p w14:paraId="7514CF61" w14:textId="77777777" w:rsidR="007A7F01" w:rsidRPr="0025589C" w:rsidRDefault="007A7F01" w:rsidP="00834D0E">
      <w:pPr>
        <w:spacing w:line="480" w:lineRule="auto"/>
        <w:ind w:firstLine="0"/>
        <w:rPr>
          <w:vertAlign w:val="subscript"/>
        </w:rPr>
      </w:pPr>
      <w:r w:rsidRPr="0025589C">
        <w:lastRenderedPageBreak/>
        <w:t xml:space="preserve"> The cultures were grown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A64B0C1" w14:textId="1DCB9DBA" w:rsidR="007A7F01" w:rsidRPr="0025589C" w:rsidRDefault="007A7F01" w:rsidP="00834D0E">
      <w:pPr>
        <w:spacing w:line="480" w:lineRule="auto"/>
        <w:ind w:firstLine="0"/>
      </w:pPr>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(Miltenyi Biotec MACSQuant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dsRed laser. Samples were diluted </w:t>
      </w:r>
      <w:r w:rsidR="00865D57" w:rsidRPr="0025589C">
        <w:t xml:space="preserve">further </w:t>
      </w:r>
      <w:r w:rsidRPr="0025589C">
        <w:t>to eliminate "double" event (events detected as both "green" and "red" due to high cell density) and noise in the cell sorter</w:t>
      </w:r>
      <w:r w:rsidR="00BF6B81">
        <w:t xml:space="preserve"> </w:t>
      </w:r>
      <w:r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Pr="0025589C">
        <w:fldChar w:fldCharType="separate"/>
      </w:r>
      <w:r w:rsidR="00A10657" w:rsidRPr="00A10657">
        <w:rPr>
          <w:noProof/>
        </w:rPr>
        <w:t>(2)</w:t>
      </w:r>
      <w:r w:rsidRPr="0025589C">
        <w:fldChar w:fldCharType="end"/>
      </w:r>
      <w:r w:rsidRPr="0025589C">
        <w:t>.</w:t>
      </w:r>
    </w:p>
    <w:p w14:paraId="28754787" w14:textId="3B76C306" w:rsidR="007A7F01" w:rsidRPr="0025589C" w:rsidRDefault="007A7F01" w:rsidP="00834D0E">
      <w:pPr>
        <w:spacing w:line="480" w:lineRule="auto"/>
        <w:ind w:firstLine="0"/>
      </w:pPr>
      <w:r w:rsidRPr="0025589C">
        <w:rPr>
          <w:b/>
          <w:bCs/>
        </w:rPr>
        <w:t xml:space="preserve">Data analysis. </w:t>
      </w:r>
      <w:r w:rsidR="00C0791B" w:rsidRPr="0025589C">
        <w:t>Fluorescent cell sorter output data was analyzed using R</w:t>
      </w:r>
      <w:r w:rsidR="00BF6B81">
        <w:t xml:space="preserve"> </w:t>
      </w:r>
      <w:r w:rsidR="00C0791B" w:rsidRPr="0025589C">
        <w:fldChar w:fldCharType="begin" w:fldLock="1"/>
      </w:r>
      <w:r w:rsidR="00AD1636">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"(20)", "plainTextFormattedCitation" : "(20)", "previouslyFormattedCitation" : "(19)" }, "properties" : { "noteIndex" : 0 }, "schema" : "https://github.com/citation-style-language/schema/raw/master/csl-citation.json" }</w:instrText>
      </w:r>
      <w:r w:rsidR="00C0791B" w:rsidRPr="0025589C">
        <w:fldChar w:fldCharType="separate"/>
      </w:r>
      <w:r w:rsidR="00AD1636" w:rsidRPr="00AD1636">
        <w:rPr>
          <w:noProof/>
        </w:rPr>
        <w:t>(20)</w:t>
      </w:r>
      <w:r w:rsidR="00C0791B" w:rsidRPr="0025589C">
        <w:fldChar w:fldCharType="end"/>
      </w:r>
      <w:r w:rsidR="00C0791B" w:rsidRPr="0025589C">
        <w:t xml:space="preserve"> with the </w:t>
      </w:r>
      <w:r w:rsidR="00C0791B" w:rsidRPr="0025589C">
        <w:rPr>
          <w:i/>
          <w:iCs/>
        </w:rPr>
        <w:t>flowPeaks</w:t>
      </w:r>
      <w:r w:rsidR="00C0791B" w:rsidRPr="0025589C">
        <w:t xml:space="preserve"> package that implements an unsupervised flow cytometry clustering algorithm</w:t>
      </w:r>
      <w:r w:rsidR="00BF6B81">
        <w:t xml:space="preserve"> </w:t>
      </w:r>
      <w:r w:rsidR="00C0791B" w:rsidRPr="0025589C">
        <w:fldChar w:fldCharType="begin" w:fldLock="1"/>
      </w:r>
      <w:r w:rsidR="00AD1636">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"(21)", "plainTextFormattedCitation" : "(21)", "previouslyFormattedCitation" : "(20)" }, "properties" : { "noteIndex" : 0 }, "schema" : "https://github.com/citation-style-language/schema/raw/master/csl-citation.json" }</w:instrText>
      </w:r>
      <w:r w:rsidR="00C0791B" w:rsidRPr="0025589C">
        <w:fldChar w:fldCharType="separate"/>
      </w:r>
      <w:r w:rsidR="00AD1636" w:rsidRPr="00AD1636">
        <w:rPr>
          <w:noProof/>
        </w:rPr>
        <w:t>(21)</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AD1636">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"(18)", "plainTextFormattedCitation" : "(18)", "previouslyFormattedCitation" : "(17)" }, "properties" : { "noteIndex" : 0 }, "schema" : "https://github.com/citation-style-language/schema/raw/master/csl-citation.json" }</w:instrText>
      </w:r>
      <w:r w:rsidRPr="0025589C">
        <w:fldChar w:fldCharType="separate"/>
      </w:r>
      <w:r w:rsidR="00AD1636" w:rsidRPr="00AD1636">
        <w:rPr>
          <w:noProof/>
        </w:rPr>
        <w:t>(18)</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AD1636">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"(22)", "plainTextFormattedCitation" : "(22)", "previouslyFormattedCitation" : "(21)" }, "properties" : { "noteIndex" : 0 }, "schema" : "https://github.com/citation-style-language/schema/raw/master/csl-citation.json" }</w:instrText>
      </w:r>
      <w:r w:rsidRPr="0025589C">
        <w:fldChar w:fldCharType="separate"/>
      </w:r>
      <w:r w:rsidR="00AD1636" w:rsidRPr="00AD1636">
        <w:rPr>
          <w:noProof/>
        </w:rPr>
        <w:t>(22)</w:t>
      </w:r>
      <w:r w:rsidRPr="0025589C">
        <w:fldChar w:fldCharType="end"/>
      </w:r>
      <w:r w:rsidRPr="0025589C">
        <w:t>, SciPy</w:t>
      </w:r>
      <w:r w:rsidR="00605D62">
        <w:t xml:space="preserve"> </w:t>
      </w:r>
      <w:r w:rsidRPr="0025589C">
        <w:fldChar w:fldCharType="begin" w:fldLock="1"/>
      </w:r>
      <w:r w:rsidR="00AD1636">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"(22)"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rsidRPr="0025589C">
        <w:t>, Matplotlib</w:t>
      </w:r>
      <w:r w:rsidR="00605D62">
        <w:t xml:space="preserve"> </w:t>
      </w:r>
      <w:r w:rsidRPr="0025589C">
        <w:fldChar w:fldCharType="begin" w:fldLock="1"/>
      </w:r>
      <w:r w:rsidR="00AD1636">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"(24)", "plainTextFormattedCitation" : "(24)", "previouslyFormattedCitation" : "(23)" }, "properties" : { "noteIndex" : 0 }, "schema" : "https://github.com/citation-style-language/schema/raw/master/csl-citation.json" }</w:instrText>
      </w:r>
      <w:r w:rsidRPr="0025589C">
        <w:fldChar w:fldCharType="separate"/>
      </w:r>
      <w:r w:rsidR="00AD1636" w:rsidRPr="00AD1636">
        <w:rPr>
          <w:noProof/>
        </w:rPr>
        <w:t>(24)</w:t>
      </w:r>
      <w:r w:rsidRPr="0025589C">
        <w:fldChar w:fldCharType="end"/>
      </w:r>
      <w:r w:rsidRPr="0025589C">
        <w:t>, Pandas</w:t>
      </w:r>
      <w:r w:rsidR="00605D62">
        <w:t xml:space="preserve"> </w:t>
      </w:r>
      <w:r w:rsidRPr="0025589C">
        <w:fldChar w:fldCharType="begin" w:fldLock="1"/>
      </w:r>
      <w:r w:rsidR="00AD1636">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"(25)", "plainTextFormattedCitation" : "(25)", "previouslyFormattedCitation" : "(24)" }, "properties" : { "noteIndex" : 0 }, "schema" : "https://github.com/citation-style-language/schema/raw/master/csl-citation.json" }</w:instrText>
      </w:r>
      <w:r w:rsidRPr="0025589C">
        <w:fldChar w:fldCharType="separate"/>
      </w:r>
      <w:r w:rsidR="00AD1636" w:rsidRPr="00AD1636">
        <w:rPr>
          <w:noProof/>
        </w:rPr>
        <w:t>(25)</w:t>
      </w:r>
      <w:r w:rsidRPr="0025589C">
        <w:fldChar w:fldCharType="end"/>
      </w:r>
      <w:r w:rsidRPr="0025589C">
        <w:t>, Seaborn</w:t>
      </w:r>
      <w:r w:rsidR="00605D62">
        <w:t xml:space="preserve"> </w:t>
      </w:r>
      <w:r w:rsidR="00532013" w:rsidRPr="0025589C">
        <w:fldChar w:fldCharType="begin" w:fldLock="1"/>
      </w:r>
      <w:r w:rsidR="00AD1636">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"(26)", "plainTextFormattedCitation" : "(26)", "previouslyFormattedCitation" : "(25)" }, "properties" : { "noteIndex" : 0 }, "schema" : "https://github.com/citation-style-language/schema/raw/master/csl-citation.json" }</w:instrText>
      </w:r>
      <w:r w:rsidR="00532013" w:rsidRPr="0025589C">
        <w:fldChar w:fldCharType="separate"/>
      </w:r>
      <w:r w:rsidR="00AD1636" w:rsidRPr="00AD1636">
        <w:rPr>
          <w:noProof/>
        </w:rPr>
        <w:t>(26)</w:t>
      </w:r>
      <w:r w:rsidR="00532013" w:rsidRPr="0025589C">
        <w:fldChar w:fldCharType="end"/>
      </w:r>
      <w:r w:rsidRPr="0025589C">
        <w:t>, LMFIT</w:t>
      </w:r>
      <w:r w:rsidR="00605D62">
        <w:t xml:space="preserve"> </w:t>
      </w:r>
      <w:r w:rsidRPr="0025589C">
        <w:fldChar w:fldCharType="begin" w:fldLock="1"/>
      </w:r>
      <w:r w:rsidR="00AD1636">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"(27)", "plainTextFormattedCitation" : "(27)", "previouslyFormattedCitation" : "(26)" }, "properties" : { "noteIndex" : 0 }, "schema" : "https://github.com/citation-style-language/schema/raw/master/csl-citation.json" }</w:instrText>
      </w:r>
      <w:r w:rsidRPr="0025589C">
        <w:fldChar w:fldCharType="separate"/>
      </w:r>
      <w:r w:rsidR="00AD1636" w:rsidRPr="00AD1636">
        <w:rPr>
          <w:noProof/>
        </w:rPr>
        <w:t>(27)</w:t>
      </w:r>
      <w:r w:rsidRPr="0025589C">
        <w:fldChar w:fldCharType="end"/>
      </w:r>
      <w:r w:rsidRPr="0025589C">
        <w:t>, Scikit-learn</w:t>
      </w:r>
      <w:r w:rsidR="00605D62">
        <w:t xml:space="preserve"> </w:t>
      </w:r>
      <w:r w:rsidRPr="0025589C">
        <w:fldChar w:fldCharType="begin" w:fldLock="1"/>
      </w:r>
      <w:r w:rsidR="00AD1636">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"(28)", "plainTextFormattedCitation" : "(28)", "previouslyFormattedCitation" : "(27)" }, "properties" : { "noteIndex" : 0 }, "schema" : "https://github.com/citation-style-language/schema/raw/master/csl-citation.json" }</w:instrText>
      </w:r>
      <w:r w:rsidRPr="0025589C">
        <w:fldChar w:fldCharType="separate"/>
      </w:r>
      <w:r w:rsidR="00AD1636" w:rsidRPr="00AD1636">
        <w:rPr>
          <w:noProof/>
        </w:rPr>
        <w:t>(28)</w:t>
      </w:r>
      <w:r w:rsidRPr="0025589C">
        <w:fldChar w:fldCharType="end"/>
      </w:r>
      <w:r w:rsidRPr="0025589C">
        <w:t>, and SymPy</w:t>
      </w:r>
      <w:r w:rsidR="00605D62">
        <w:t xml:space="preserve"> </w:t>
      </w:r>
      <w:r w:rsidRPr="0025589C">
        <w:fldChar w:fldCharType="begin" w:fldLock="1"/>
      </w:r>
      <w:r w:rsidR="00AD1636">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"(29)", "plainTextFormattedCitation" : "(29)", "previouslyFormattedCitation" : "(28)" }, "properties" : { "noteIndex" : 0 }, "schema" : "https://github.com/citation-style-language/schema/raw/master/csl-citation.json" }</w:instrText>
      </w:r>
      <w:r w:rsidRPr="0025589C">
        <w:fldChar w:fldCharType="separate"/>
      </w:r>
      <w:r w:rsidR="00AD1636" w:rsidRPr="00AD1636">
        <w:rPr>
          <w:noProof/>
        </w:rPr>
        <w:t>(29)</w:t>
      </w:r>
      <w:r w:rsidRPr="0025589C">
        <w:fldChar w:fldCharType="end"/>
      </w:r>
      <w:r w:rsidRPr="0025589C">
        <w:t xml:space="preserve">. </w:t>
      </w:r>
    </w:p>
    <w:p w14:paraId="3645BC11" w14:textId="0ABFC2CA" w:rsidR="003616D0" w:rsidRPr="0025589C" w:rsidRDefault="00C7159E" w:rsidP="00A8110B">
      <w:pPr>
        <w:spacing w:line="480" w:lineRule="auto"/>
        <w:ind w:firstLine="0"/>
      </w:pPr>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 2)</w:t>
      </w:r>
      <w:r w:rsidR="003616D0" w:rsidRPr="0025589C">
        <w:t xml:space="preserve"> to </w:t>
      </w:r>
      <w:r w:rsidR="00A8110B">
        <w:t xml:space="preserve">growth curve 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r w:rsidR="00A8110B">
        <w:rPr>
          <w:i/>
          <w:iCs/>
        </w:rPr>
        <w:t>least_squares</w:t>
      </w:r>
      <w:r w:rsidR="00A8110B">
        <w:t xml:space="preserve"> function</w:t>
      </w:r>
      <w:r w:rsidR="00FB039B" w:rsidRPr="0025589C">
        <w:t xml:space="preserve"> </w:t>
      </w:r>
      <w:r w:rsidR="003616D0" w:rsidRPr="0025589C">
        <w:fldChar w:fldCharType="begin" w:fldLock="1"/>
      </w:r>
      <w:r w:rsidR="00AD1636">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"(22)" }, "properties" : { "noteIndex" : 0 }, "schema" : "https://github.com/citation-style-language/schema/raw/master/csl-citation.json" }</w:instrText>
      </w:r>
      <w:r w:rsidR="003616D0" w:rsidRPr="0025589C">
        <w:fldChar w:fldCharType="separate"/>
      </w:r>
      <w:r w:rsidR="00AD1636" w:rsidRPr="00AD1636">
        <w:rPr>
          <w:noProof/>
        </w:rPr>
        <w:t>(23)</w:t>
      </w:r>
      <w:r w:rsidR="003616D0" w:rsidRPr="0025589C">
        <w:fldChar w:fldCharType="end"/>
      </w:r>
      <w:r w:rsidR="003616D0" w:rsidRPr="0025589C">
        <w:t xml:space="preserve">. We then calculate the Bayesian Information Criteria (BIC) of several </w:t>
      </w:r>
      <w:r w:rsidR="007942A2" w:rsidRPr="0025589C">
        <w:lastRenderedPageBreak/>
        <w:t>nested models</w:t>
      </w:r>
      <w:r w:rsidR="003616D0" w:rsidRPr="0025589C">
        <w:t xml:space="preserve">, defined by fixing some of the </w:t>
      </w:r>
      <w:r w:rsidR="00A8110B">
        <w:t xml:space="preserve">growth </w:t>
      </w:r>
      <w:r w:rsidR="003616D0" w:rsidRPr="0025589C">
        <w:t xml:space="preserve">parameters (see </w:t>
      </w:r>
      <w:r w:rsidR="00262B0E" w:rsidRPr="0025589C">
        <w:t>Appendix</w:t>
      </w:r>
      <w:r w:rsidR="00C0791B" w:rsidRPr="0025589C">
        <w:t xml:space="preserve"> </w:t>
      </w:r>
      <w:r w:rsidR="00756174" w:rsidRPr="0025589C">
        <w:t>1</w:t>
      </w:r>
      <w:r w:rsidR="007942A2" w:rsidRPr="0025589C">
        <w:t xml:space="preserve">, </w:t>
      </w:r>
      <w:r w:rsidR="00605D62" w:rsidRPr="005327AF">
        <w:rPr>
          <w:b/>
          <w:bCs/>
        </w:rPr>
        <w:t>Table</w:t>
      </w:r>
      <w:r w:rsidR="005327AF" w:rsidRPr="005327AF">
        <w:rPr>
          <w:b/>
          <w:bCs/>
        </w:rPr>
        <w:t xml:space="preserve"> S1</w:t>
      </w:r>
      <w:r w:rsidR="00605D62">
        <w:t>,</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5327AF" w:rsidRPr="005327AF">
        <w:rPr>
          <w:b/>
          <w:bCs/>
        </w:rPr>
        <w:t>Figure S</w:t>
      </w:r>
      <w:r w:rsidR="005327AF" w:rsidRPr="005327AF">
        <w:rPr>
          <w:b/>
          <w:bCs/>
          <w:noProof/>
        </w:rPr>
        <w:t>2</w:t>
      </w:r>
      <w:r w:rsidR="005327AF" w:rsidRPr="005327AF">
        <w:rPr>
          <w:b/>
          <w:bCs/>
        </w:rPr>
        <w:fldChar w:fldCharType="end"/>
      </w:r>
      <w:r w:rsidR="003616D0" w:rsidRPr="0025589C">
        <w:t>). BIC is given by:</w:t>
      </w:r>
    </w:p>
    <w:p w14:paraId="2C4CB098" w14:textId="77777777" w:rsidR="003616D0" w:rsidRPr="0025589C" w:rsidRDefault="003616D0" w:rsidP="00834D0E">
      <w:pPr>
        <w:spacing w:line="480" w:lineRule="auto"/>
        <w:ind w:firstLine="0"/>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151F7796" w14:textId="256E5E9E" w:rsidR="003616D0" w:rsidRPr="0025589C" w:rsidRDefault="003616D0" w:rsidP="00A8110B">
      <w:pPr>
        <w:spacing w:line="480" w:lineRule="auto"/>
        <w:ind w:firstLine="0"/>
      </w:pPr>
      <w:r w:rsidRPr="0025589C">
        <w:t xml:space="preserve">where </w:t>
      </w:r>
      <m:oMath>
        <m:r>
          <w:rPr>
            <w:rFonts w:ascii="Cambria Math" w:hAnsi="Cambria Math"/>
          </w:rPr>
          <m:t>k</m:t>
        </m:r>
      </m:oMath>
      <w:r w:rsidRPr="0025589C">
        <w:t xml:space="preserve"> is the number </w:t>
      </w:r>
      <w:r w:rsidR="00DF6D3B" w:rsidRPr="0025589C">
        <w:t xml:space="preserve">of </w:t>
      </w:r>
      <w:r w:rsidRPr="0025589C">
        <w:t xml:space="preserve">model parameters, </w:t>
      </w:r>
      <m:oMath>
        <m:r>
          <w:rPr>
            <w:rFonts w:ascii="Cambria Math" w:hAnsi="Cambria Math"/>
          </w:rPr>
          <m:t>n</m:t>
        </m:r>
      </m:oMath>
      <w:r w:rsidRPr="0025589C">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25589C">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25589C">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according to the model. We select</w:t>
      </w:r>
      <w:r w:rsidR="00865D57" w:rsidRPr="0025589C">
        <w:t>ed</w:t>
      </w:r>
      <w:r w:rsidRPr="0025589C">
        <w:t xml:space="preserve"> the model with the lowest BIC</w:t>
      </w:r>
      <w:r w:rsidR="00605D62">
        <w:t xml:space="preserve"> </w:t>
      </w:r>
      <w:r w:rsidRPr="0025589C">
        <w:fldChar w:fldCharType="begin" w:fldLock="1"/>
      </w:r>
      <w:r w:rsidR="00AD1636">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"(30, 31)", "plainTextFormattedCitation" : "(30, 31)", "previouslyFormattedCitation" : "(29, 30)" }, "properties" : { "noteIndex" : 0 }, "schema" : "https://github.com/citation-style-language/schema/raw/master/csl-citation.json" }</w:instrText>
      </w:r>
      <w:r w:rsidRPr="0025589C">
        <w:fldChar w:fldCharType="separate"/>
      </w:r>
      <w:r w:rsidR="00AD1636" w:rsidRPr="00AD1636">
        <w:rPr>
          <w:noProof/>
        </w:rPr>
        <w:t>(30, 31)</w:t>
      </w:r>
      <w:r w:rsidRPr="0025589C">
        <w:fldChar w:fldCharType="end"/>
      </w:r>
      <w:r w:rsidRPr="0025589C">
        <w:t>.</w:t>
      </w:r>
      <w:r w:rsidR="00E2013F" w:rsidRPr="0025589C">
        <w:t xml:space="preserve"> Other metrics for model selection can be used, but BIC was chosen for its simplicity and flexibility. </w:t>
      </w:r>
    </w:p>
    <w:p w14:paraId="51B3EBBD" w14:textId="3C9E97F5" w:rsidR="00C7159E" w:rsidRDefault="00C7159E" w:rsidP="000F53ED">
      <w:pPr>
        <w:spacing w:line="480" w:lineRule="auto"/>
        <w:ind w:firstLine="0"/>
        <w:pPrChange w:id="465" w:author="Yoav Ram" w:date="2018-04-24T12:38:00Z">
          <w:pPr>
            <w:spacing w:line="480" w:lineRule="auto"/>
            <w:ind w:firstLine="0"/>
          </w:pPr>
        </w:pPrChange>
      </w:pPr>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Pr="005327AF">
        <w:rPr>
          <w:b/>
          <w:bCs/>
          <w:noProof/>
        </w:rPr>
        <w:fldChar w:fldCharType="begin" w:fldLock="1"/>
      </w:r>
      <w:r w:rsidRPr="005327AF">
        <w:rPr>
          <w:b/>
          <w:bCs/>
          <w:noProof/>
        </w:rPr>
        <w:instrText xml:space="preserve"> REF _Ref453682586 \h  \* MERGEFORMAT </w:instrText>
      </w:r>
      <w:r w:rsidRPr="005327AF">
        <w:rPr>
          <w:b/>
          <w:bCs/>
          <w:noProof/>
        </w:rPr>
      </w:r>
      <w:r w:rsidRPr="005327AF">
        <w:rPr>
          <w:b/>
          <w:bCs/>
          <w:noProof/>
        </w:rPr>
        <w:fldChar w:fldCharType="separate"/>
      </w:r>
      <w:r w:rsidRPr="005327AF">
        <w:rPr>
          <w:b/>
          <w:bCs/>
          <w:noProof/>
        </w:rPr>
        <w:t>Figure 1</w:t>
      </w:r>
      <w:r w:rsidRPr="005327AF">
        <w:rPr>
          <w:b/>
          <w:bCs/>
          <w:noProof/>
        </w:rPr>
        <w:fldChar w:fldCharType="end"/>
      </w:r>
      <w:r w:rsidRPr="0025589C">
        <w:rPr>
          <w:noProof/>
        </w:rPr>
        <w:t xml:space="preserve"> and</w:t>
      </w:r>
      <w:r w:rsidRPr="0025589C">
        <w:t xml:space="preserve"> </w:t>
      </w:r>
      <w:r w:rsidR="0040287F" w:rsidRPr="0025589C">
        <w:t xml:space="preserve">black dashed lines in </w:t>
      </w:r>
      <w:del w:id="466" w:author="Yoav Ram" w:date="2018-04-24T12:38:00Z">
        <w:r w:rsidR="0040287F" w:rsidRPr="000F53ED" w:rsidDel="000F53ED">
          <w:rPr>
            <w:b/>
            <w:bCs/>
            <w:rPrChange w:id="467" w:author="Yoav Ram" w:date="2018-04-24T12:38:00Z">
              <w:rPr>
                <w:b/>
                <w:bCs/>
              </w:rPr>
            </w:rPrChange>
          </w:rPr>
          <w:delText xml:space="preserve">Figure </w:delText>
        </w:r>
        <w:r w:rsidRPr="000F53ED" w:rsidDel="000F53ED">
          <w:rPr>
            <w:b/>
            <w:bCs/>
            <w:rPrChange w:id="468" w:author="Yoav Ram" w:date="2018-04-24T12:38:00Z">
              <w:rPr>
                <w:b/>
                <w:bCs/>
              </w:rPr>
            </w:rPrChange>
          </w:rPr>
          <w:delText>3</w:delText>
        </w:r>
        <w:r w:rsidR="005327AF" w:rsidRPr="000F53ED" w:rsidDel="000F53ED">
          <w:rPr>
            <w:b/>
            <w:bCs/>
            <w:rPrChange w:id="469" w:author="Yoav Ram" w:date="2018-04-24T12:38:00Z">
              <w:rPr/>
            </w:rPrChange>
          </w:rPr>
          <w:delText xml:space="preserve"> and </w:delText>
        </w:r>
      </w:del>
      <w:ins w:id="470" w:author="Yoav Ram" w:date="2018-04-24T12:38:00Z">
        <w:r w:rsidR="000F53ED" w:rsidRPr="000F53ED">
          <w:rPr>
            <w:b/>
            <w:bCs/>
            <w:rPrChange w:id="471" w:author="Yoav Ram" w:date="2018-04-24T12:38:00Z">
              <w:rPr/>
            </w:rPrChange>
          </w:rPr>
          <w:fldChar w:fldCharType="begin"/>
        </w:r>
        <w:r w:rsidR="000F53ED" w:rsidRPr="000F53ED">
          <w:rPr>
            <w:b/>
            <w:bCs/>
            <w:rPrChange w:id="472" w:author="Yoav Ram" w:date="2018-04-24T12:38:00Z">
              <w:rPr/>
            </w:rPrChange>
          </w:rPr>
          <w:instrText xml:space="preserve"> REF _Ref512334571 \h </w:instrText>
        </w:r>
        <w:r w:rsidR="000F53ED" w:rsidRPr="000F53ED">
          <w:rPr>
            <w:b/>
            <w:bCs/>
            <w:rPrChange w:id="473" w:author="Yoav Ram" w:date="2018-04-24T12:38:00Z">
              <w:rPr/>
            </w:rPrChange>
          </w:rPr>
        </w:r>
      </w:ins>
      <w:r w:rsidR="000F53ED" w:rsidRPr="000F53ED">
        <w:rPr>
          <w:b/>
          <w:bCs/>
          <w:rPrChange w:id="474" w:author="Yoav Ram" w:date="2018-04-24T12:38:00Z">
            <w:rPr/>
          </w:rPrChange>
        </w:rPr>
        <w:instrText xml:space="preserve"> \* MERGEFORMAT </w:instrText>
      </w:r>
      <w:r w:rsidR="000F53ED" w:rsidRPr="000F53ED">
        <w:rPr>
          <w:b/>
          <w:bCs/>
          <w:rPrChange w:id="475" w:author="Yoav Ram" w:date="2018-04-24T12:38:00Z">
            <w:rPr/>
          </w:rPrChange>
        </w:rPr>
        <w:fldChar w:fldCharType="separate"/>
      </w:r>
      <w:ins w:id="476" w:author="Yoav Ram" w:date="2018-04-24T12:38:00Z">
        <w:r w:rsidR="000F53ED" w:rsidRPr="000F53ED">
          <w:rPr>
            <w:b/>
            <w:bCs/>
            <w:sz w:val="22"/>
            <w:szCs w:val="22"/>
            <w:rPrChange w:id="477" w:author="Yoav Ram" w:date="2018-04-24T12:38:00Z">
              <w:rPr>
                <w:sz w:val="22"/>
                <w:szCs w:val="22"/>
              </w:rPr>
            </w:rPrChange>
          </w:rPr>
          <w:t xml:space="preserve">Figure </w:t>
        </w:r>
        <w:r w:rsidR="000F53ED" w:rsidRPr="000F53ED">
          <w:rPr>
            <w:b/>
            <w:bCs/>
            <w:noProof/>
            <w:sz w:val="22"/>
            <w:szCs w:val="22"/>
            <w:rPrChange w:id="478" w:author="Yoav Ram" w:date="2018-04-24T12:38:00Z">
              <w:rPr>
                <w:noProof/>
                <w:sz w:val="22"/>
                <w:szCs w:val="22"/>
              </w:rPr>
            </w:rPrChange>
          </w:rPr>
          <w:t>4</w:t>
        </w:r>
        <w:r w:rsidR="000F53ED" w:rsidRPr="000F53ED">
          <w:rPr>
            <w:b/>
            <w:bCs/>
            <w:rPrChange w:id="479" w:author="Yoav Ram" w:date="2018-04-24T12:38:00Z">
              <w:rPr/>
            </w:rPrChange>
          </w:rPr>
          <w:fldChar w:fldCharType="end"/>
        </w:r>
        <w:r w:rsidR="000F53ED">
          <w:t xml:space="preserve"> and </w:t>
        </w:r>
        <w:r w:rsidR="000F53ED" w:rsidRPr="000F53ED">
          <w:rPr>
            <w:b/>
            <w:bCs/>
            <w:rPrChange w:id="480" w:author="Yoav Ram" w:date="2018-04-24T12:38:00Z">
              <w:rPr/>
            </w:rPrChange>
          </w:rPr>
          <w:fldChar w:fldCharType="begin"/>
        </w:r>
        <w:r w:rsidR="000F53ED" w:rsidRPr="000F53ED">
          <w:rPr>
            <w:b/>
            <w:bCs/>
            <w:rPrChange w:id="481" w:author="Yoav Ram" w:date="2018-04-24T12:38:00Z">
              <w:rPr/>
            </w:rPrChange>
          </w:rPr>
          <w:instrText xml:space="preserve"> REF _Ref509481405 \h </w:instrText>
        </w:r>
        <w:r w:rsidR="000F53ED" w:rsidRPr="000F53ED">
          <w:rPr>
            <w:b/>
            <w:bCs/>
            <w:rPrChange w:id="482" w:author="Yoav Ram" w:date="2018-04-24T12:38:00Z">
              <w:rPr/>
            </w:rPrChange>
          </w:rPr>
        </w:r>
      </w:ins>
      <w:r w:rsidR="000F53ED">
        <w:rPr>
          <w:b/>
          <w:bCs/>
        </w:rPr>
        <w:instrText xml:space="preserve"> \* MERGEFORMAT </w:instrText>
      </w:r>
      <w:r w:rsidR="000F53ED" w:rsidRPr="000F53ED">
        <w:rPr>
          <w:b/>
          <w:bCs/>
          <w:rPrChange w:id="483" w:author="Yoav Ram" w:date="2018-04-24T12:38:00Z">
            <w:rPr/>
          </w:rPrChange>
        </w:rPr>
        <w:fldChar w:fldCharType="separate"/>
      </w:r>
      <w:ins w:id="484" w:author="Yoav Ram" w:date="2018-04-24T12:38:00Z">
        <w:r w:rsidR="000F53ED" w:rsidRPr="000F53ED">
          <w:rPr>
            <w:b/>
            <w:bCs/>
            <w:color w:val="000000" w:themeColor="text1"/>
            <w:sz w:val="22"/>
            <w:szCs w:val="22"/>
            <w:rPrChange w:id="485" w:author="Yoav Ram" w:date="2018-04-24T12:38:00Z">
              <w:rPr>
                <w:color w:val="000000" w:themeColor="text1"/>
                <w:sz w:val="22"/>
                <w:szCs w:val="22"/>
              </w:rPr>
            </w:rPrChange>
          </w:rPr>
          <w:t xml:space="preserve">Figure </w:t>
        </w:r>
        <w:r w:rsidR="000F53ED" w:rsidRPr="000F53ED">
          <w:rPr>
            <w:b/>
            <w:bCs/>
            <w:noProof/>
            <w:color w:val="000000" w:themeColor="text1"/>
            <w:sz w:val="22"/>
            <w:szCs w:val="22"/>
            <w:rPrChange w:id="486" w:author="Yoav Ram" w:date="2018-04-24T12:38:00Z">
              <w:rPr>
                <w:noProof/>
                <w:color w:val="000000" w:themeColor="text1"/>
                <w:sz w:val="22"/>
                <w:szCs w:val="22"/>
              </w:rPr>
            </w:rPrChange>
          </w:rPr>
          <w:t>5</w:t>
        </w:r>
        <w:r w:rsidR="000F53ED" w:rsidRPr="000F53ED">
          <w:rPr>
            <w:b/>
            <w:bCs/>
            <w:rPrChange w:id="487" w:author="Yoav Ram" w:date="2018-04-24T12:38:00Z">
              <w:rPr/>
            </w:rPrChange>
          </w:rPr>
          <w:fldChar w:fldCharType="end"/>
        </w:r>
      </w:ins>
      <w:del w:id="488" w:author="Yoav Ram" w:date="2018-04-24T12:38:00Z">
        <w:r w:rsidR="005327AF" w:rsidRPr="005327AF" w:rsidDel="000F53ED">
          <w:rPr>
            <w:b/>
            <w:bCs/>
          </w:rPr>
          <w:fldChar w:fldCharType="begin"/>
        </w:r>
        <w:r w:rsidR="005327AF" w:rsidRPr="005327AF" w:rsidDel="000F53ED">
          <w:rPr>
            <w:b/>
            <w:bCs/>
          </w:rPr>
          <w:delInstrText xml:space="preserve"> REF _Ref509481405 \h </w:delInstrText>
        </w:r>
        <w:r w:rsidR="005327AF" w:rsidDel="000F53ED">
          <w:rPr>
            <w:b/>
            <w:bCs/>
          </w:rPr>
          <w:delInstrText xml:space="preserve"> \* MERGEFORMAT </w:delInstrText>
        </w:r>
        <w:r w:rsidR="005327AF" w:rsidRPr="005327AF" w:rsidDel="000F53ED">
          <w:rPr>
            <w:b/>
            <w:bCs/>
          </w:rPr>
        </w:r>
        <w:r w:rsidR="005327AF" w:rsidRPr="005327AF" w:rsidDel="000F53ED">
          <w:rPr>
            <w:b/>
            <w:bCs/>
          </w:rPr>
          <w:fldChar w:fldCharType="separate"/>
        </w:r>
        <w:r w:rsidR="005327AF" w:rsidRPr="005327AF" w:rsidDel="000F53ED">
          <w:rPr>
            <w:b/>
            <w:bCs/>
            <w:color w:val="000000" w:themeColor="text1"/>
            <w:sz w:val="22"/>
            <w:szCs w:val="22"/>
          </w:rPr>
          <w:delText xml:space="preserve">Figure </w:delText>
        </w:r>
        <w:r w:rsidR="005327AF" w:rsidRPr="005327AF" w:rsidDel="000F53ED">
          <w:rPr>
            <w:b/>
            <w:bCs/>
            <w:noProof/>
            <w:color w:val="000000" w:themeColor="text1"/>
            <w:sz w:val="22"/>
            <w:szCs w:val="22"/>
          </w:rPr>
          <w:delText>4</w:delText>
        </w:r>
        <w:r w:rsidR="005327AF" w:rsidRPr="005327AF" w:rsidDel="000F53ED">
          <w:rPr>
            <w:b/>
            <w:bCs/>
          </w:rPr>
          <w:fldChar w:fldCharType="end"/>
        </w:r>
      </w:del>
      <w:r w:rsidRPr="0025589C">
        <w:t xml:space="preserve">). A polynomial is fitted to the mean of the growth curve data </w:t>
      </w:r>
      <w:r w:rsidRPr="0025589C">
        <w:rPr>
          <w:i/>
          <w:iCs/>
        </w:rPr>
        <w:t>N(t)</w:t>
      </w:r>
      <w:r w:rsidR="00B313D1" w:rsidRPr="0025589C">
        <w:t>.</w:t>
      </w:r>
      <w:r w:rsidRPr="0025589C">
        <w:t xml:space="preserve"> </w:t>
      </w:r>
      <w:r w:rsidR="00B313D1" w:rsidRPr="0025589C">
        <w:t>T</w:t>
      </w:r>
      <w:r w:rsidRPr="0025589C">
        <w:t xml:space="preserve">he time of maximum growth rate </w:t>
      </w:r>
      <w:r w:rsidRPr="0025589C">
        <w:rPr>
          <w:i/>
          <w:iCs/>
        </w:rPr>
        <w:t>t</w:t>
      </w:r>
      <w:r w:rsidRPr="0025589C">
        <w:rPr>
          <w:i/>
          <w:iCs/>
          <w:vertAlign w:val="subscript"/>
        </w:rPr>
        <w:t>max</w:t>
      </w:r>
      <w:r w:rsidRPr="0025589C">
        <w:t xml:space="preserve"> is found by differentiating the fitted polynomial and finding the maximum</w:t>
      </w:r>
      <w:r w:rsidR="00B313D1" w:rsidRPr="0025589C">
        <w:t xml:space="preserve"> of the derivative.</w:t>
      </w:r>
      <w:r w:rsidRPr="0025589C">
        <w:t xml:space="preserve"> </w:t>
      </w:r>
      <w:r w:rsidR="00B313D1" w:rsidRPr="0025589C">
        <w:t>V</w:t>
      </w:r>
      <w:r w:rsidRPr="0025589C">
        <w:t xml:space="preserve">alues </w:t>
      </w:r>
      <w:r w:rsidRPr="0025589C">
        <w:rPr>
          <w:i/>
          <w:iCs/>
        </w:rPr>
        <w:t>a</w:t>
      </w:r>
      <w:r w:rsidRPr="0025589C">
        <w:t xml:space="preserve"> and </w:t>
      </w:r>
      <w:r w:rsidRPr="0025589C">
        <w:rPr>
          <w:i/>
          <w:iCs/>
        </w:rPr>
        <w:t>b</w:t>
      </w:r>
      <w:r w:rsidRPr="0025589C">
        <w:t xml:space="preserve"> are found such that </w:t>
      </w:r>
      <w:r w:rsidR="00B313D1" w:rsidRPr="0025589C">
        <w:rPr>
          <w:i/>
          <w:iCs/>
        </w:rPr>
        <w:t>f(t)=</w:t>
      </w:r>
      <w:r w:rsidRPr="0025589C">
        <w:rPr>
          <w:i/>
          <w:iCs/>
        </w:rPr>
        <w:t>b+at</w:t>
      </w:r>
      <w:r w:rsidRPr="0025589C" w:rsidDel="00A44F58">
        <w:t xml:space="preserve"> </w:t>
      </w:r>
      <w:r w:rsidRPr="0025589C">
        <w:t>describe</w:t>
      </w:r>
      <w:r w:rsidR="00B313D1" w:rsidRPr="0025589C">
        <w:t>s</w:t>
      </w:r>
      <w:r w:rsidRPr="0025589C">
        <w:t xml:space="preserve"> a tangent line at the point of maximum growth (</w:t>
      </w:r>
      <w:r w:rsidRPr="0025589C">
        <w:rPr>
          <w:i/>
          <w:iCs/>
        </w:rPr>
        <w:t>t</w:t>
      </w:r>
      <w:r w:rsidRPr="0025589C">
        <w:rPr>
          <w:i/>
          <w:iCs/>
          <w:vertAlign w:val="subscript"/>
        </w:rPr>
        <w:t>max</w:t>
      </w:r>
      <w:r w:rsidRPr="0025589C">
        <w:rPr>
          <w:i/>
          <w:iCs/>
        </w:rPr>
        <w:t>, N(t</w:t>
      </w:r>
      <w:r w:rsidRPr="0025589C">
        <w:rPr>
          <w:i/>
          <w:iCs/>
          <w:vertAlign w:val="subscript"/>
        </w:rPr>
        <w:t>max</w:t>
      </w:r>
      <w:r w:rsidRPr="0025589C">
        <w:rPr>
          <w:i/>
          <w:iCs/>
        </w:rPr>
        <w:t>)</w:t>
      </w:r>
      <w:r w:rsidRPr="0025589C">
        <w:t>)</w:t>
      </w:r>
      <w:r w:rsidR="00B313D1" w:rsidRPr="0025589C">
        <w:t>.</w:t>
      </w:r>
      <w:r w:rsidRPr="0025589C">
        <w:rPr>
          <w:i/>
          <w:iCs/>
        </w:rPr>
        <w:t xml:space="preserve"> </w:t>
      </w:r>
      <w:r w:rsidR="00B313D1" w:rsidRPr="0025589C">
        <w:t>T</w:t>
      </w:r>
      <w:r w:rsidRPr="0025589C">
        <w:t xml:space="preserve">he intercept </w:t>
      </w:r>
      <w:r w:rsidRPr="0025589C">
        <w:rPr>
          <w:i/>
          <w:iCs/>
        </w:rPr>
        <w:t xml:space="preserve">b </w:t>
      </w:r>
      <w:r w:rsidRPr="0025589C">
        <w:t xml:space="preserve">and the slope </w:t>
      </w:r>
      <w:r w:rsidRPr="0025589C">
        <w:rPr>
          <w:i/>
          <w:iCs/>
        </w:rPr>
        <w:t>a</w:t>
      </w:r>
      <w:r w:rsidRPr="0025589C">
        <w:t xml:space="preserve"> are interpreted as the initial density </w:t>
      </w:r>
      <w:r w:rsidRPr="0025589C">
        <w:rPr>
          <w:i/>
          <w:iCs/>
        </w:rPr>
        <w:t>N</w:t>
      </w:r>
      <w:r w:rsidRPr="0025589C">
        <w:rPr>
          <w:i/>
          <w:iCs/>
          <w:vertAlign w:val="subscript"/>
        </w:rPr>
        <w:t>0</w:t>
      </w:r>
      <w:r w:rsidRPr="0025589C">
        <w:rPr>
          <w:i/>
          <w:iCs/>
        </w:rPr>
        <w:t>=e</w:t>
      </w:r>
      <w:r w:rsidRPr="0025589C">
        <w:rPr>
          <w:i/>
          <w:iCs/>
          <w:vertAlign w:val="superscript"/>
        </w:rPr>
        <w:t>b</w:t>
      </w:r>
      <w:r w:rsidRPr="0025589C">
        <w:t xml:space="preserve"> and the growth rate </w:t>
      </w:r>
      <w:r w:rsidRPr="0025589C">
        <w:rPr>
          <w:i/>
          <w:iCs/>
        </w:rPr>
        <w:t>r=a</w:t>
      </w:r>
      <w:r w:rsidRPr="0025589C">
        <w:t xml:space="preserve"> in an exponential growth model </w:t>
      </w:r>
      <w:r w:rsidRPr="0025589C">
        <w:rPr>
          <w:i/>
          <w:iCs/>
        </w:rPr>
        <w:t>N(t)=N</w:t>
      </w:r>
      <w:r w:rsidRPr="0025589C">
        <w:rPr>
          <w:i/>
          <w:iCs/>
          <w:vertAlign w:val="subscript"/>
        </w:rPr>
        <w:t>0</w:t>
      </w:r>
      <w:r w:rsidRPr="0025589C">
        <w:rPr>
          <w:i/>
          <w:iCs/>
        </w:rPr>
        <w:t>e</w:t>
      </w:r>
      <w:r w:rsidRPr="0025589C">
        <w:rPr>
          <w:i/>
          <w:iCs/>
          <w:vertAlign w:val="superscript"/>
        </w:rPr>
        <w:t>rt</w:t>
      </w:r>
      <w:r w:rsidRPr="0025589C">
        <w:t xml:space="preserve"> (</w:t>
      </w:r>
      <w:r w:rsidRPr="0025589C">
        <w:rPr>
          <w:i/>
          <w:iCs/>
        </w:rPr>
        <w:t>N</w:t>
      </w:r>
      <w:r w:rsidRPr="0025589C">
        <w:rPr>
          <w:i/>
          <w:iCs/>
          <w:vertAlign w:val="subscript"/>
        </w:rPr>
        <w:t>0</w:t>
      </w:r>
      <w:r w:rsidRPr="0025589C">
        <w:rPr>
          <w:i/>
          <w:iCs/>
        </w:rPr>
        <w:t xml:space="preserve"> </w:t>
      </w:r>
      <w:r w:rsidRPr="0025589C">
        <w:t>is usually disregarded).</w:t>
      </w:r>
    </w:p>
    <w:p w14:paraId="148F48AC" w14:textId="422BD231" w:rsidR="005327AF" w:rsidRPr="005327AF" w:rsidRDefault="005327AF" w:rsidP="00A8110B">
      <w:pPr>
        <w:spacing w:line="480" w:lineRule="auto"/>
        <w:ind w:firstLine="0"/>
      </w:pPr>
      <w:r>
        <w:rPr>
          <w:b/>
          <w:bCs/>
        </w:rPr>
        <w:t>Fitting competition models.</w:t>
      </w:r>
      <w:r>
        <w:t xml:space="preserve"> To fit competition models</w:t>
      </w:r>
      <w:r w:rsidR="00A8110B">
        <w:t xml:space="preserve"> (eq. 3)</w:t>
      </w:r>
      <w:r>
        <w:t xml:space="preserve"> we used the Nelder-Mead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AD1636">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"(22)"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t xml:space="preserve"> to find the competition parameters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(eq. 3) and the total OD of mixed cultures.</w:t>
      </w:r>
      <w:r w:rsidR="00A8110B">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were calculated using numerical integration</w:t>
      </w:r>
      <w:r w:rsidR="00A8110B">
        <w:t xml:space="preserve"> of eq. 3</w:t>
      </w:r>
      <w:r>
        <w:t xml:space="preserve"> with SciPy’s </w:t>
      </w:r>
      <w:r>
        <w:rPr>
          <w:i/>
          <w:iCs/>
        </w:rPr>
        <w:t>odeint</w:t>
      </w:r>
      <w:r>
        <w:t xml:space="preserve"> function </w:t>
      </w:r>
      <w:r w:rsidRPr="0025589C">
        <w:fldChar w:fldCharType="begin" w:fldLock="1"/>
      </w:r>
      <w:r w:rsidR="00AD1636">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"(22)"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t>.</w:t>
      </w:r>
    </w:p>
    <w:p w14:paraId="03ABE571" w14:textId="43151AC3" w:rsidR="005F34D1" w:rsidRPr="0025589C" w:rsidRDefault="005F34D1" w:rsidP="00834D0E">
      <w:pPr>
        <w:spacing w:line="480" w:lineRule="auto"/>
        <w:ind w:firstLine="0"/>
      </w:pPr>
      <w:r w:rsidRPr="0025589C">
        <w:rPr>
          <w:b/>
          <w:bCs/>
        </w:rPr>
        <w:t xml:space="preserve">Selection coefficients </w:t>
      </w:r>
      <w:r w:rsidR="00DE7AF4" w:rsidRPr="0025589C">
        <w:rPr>
          <w:b/>
          <w:bCs/>
        </w:rPr>
        <w:t>estimation</w:t>
      </w:r>
      <w:r w:rsidRPr="0025589C">
        <w:rPr>
          <w:b/>
          <w:bCs/>
        </w:rPr>
        <w:t xml:space="preserve">. </w:t>
      </w:r>
      <w:r w:rsidR="00DE7AF4" w:rsidRPr="0025589C">
        <w:t>Selection coefficients</w:t>
      </w:r>
      <w:r w:rsidRPr="0025589C">
        <w:t xml:space="preserve"> </w:t>
      </w:r>
      <w:r w:rsidR="00DE7AF4" w:rsidRPr="0025589C">
        <w:t>were</w:t>
      </w:r>
      <w:r w:rsidRPr="0025589C">
        <w:t xml:space="preserve"> estimated from pairwise competition results using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r w:rsidR="00DE7AF4" w:rsidRPr="0025589C">
        <w:t xml:space="preserve"> </w:t>
      </w:r>
      <w:r w:rsidRPr="0025589C">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oMath>
      <w:r w:rsidRPr="0025589C">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(t)</m:t>
        </m:r>
      </m:oMath>
      <w:r w:rsidRPr="0025589C">
        <w:t xml:space="preserve"> are the </w:t>
      </w:r>
      <w:r w:rsidR="00DE7AF4" w:rsidRPr="0025589C">
        <w:lastRenderedPageBreak/>
        <w:t xml:space="preserve">predicted </w:t>
      </w:r>
      <w:r w:rsidRPr="0025589C">
        <w:t xml:space="preserve">frequencies of the strains and </w:t>
      </w:r>
      <m:oMath>
        <m:r>
          <w:rPr>
            <w:rFonts w:ascii="Cambria Math" w:hAnsi="Cambria Math"/>
          </w:rPr>
          <m:t>t</m:t>
        </m:r>
      </m:oMath>
      <w:r w:rsidRPr="0025589C">
        <w:t xml:space="preserve"> is time</w:t>
      </w:r>
      <w:r w:rsidR="00FB039B" w:rsidRPr="0025589C">
        <w:t xml:space="preserve"> </w:t>
      </w:r>
      <w:r w:rsidR="00B313D1" w:rsidRPr="0025589C">
        <w:fldChar w:fldCharType="begin" w:fldLock="1"/>
      </w:r>
      <w:r w:rsidR="00250AF2">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"noteIndex" : 0 }, "schema" : "https://github.com/citation-style-language/schema/raw/master/csl-citation.json" }</w:instrText>
      </w:r>
      <w:r w:rsidR="00B313D1" w:rsidRPr="0025589C">
        <w:fldChar w:fldCharType="separate"/>
      </w:r>
      <w:r w:rsidR="00A10657" w:rsidRPr="00A10657">
        <w:rPr>
          <w:noProof/>
        </w:rPr>
        <w:t>(1)</w:t>
      </w:r>
      <w:r w:rsidR="00B313D1" w:rsidRPr="0025589C">
        <w:fldChar w:fldCharType="end"/>
      </w:r>
      <w:r w:rsidRPr="0025589C">
        <w:t xml:space="preserve">. </w:t>
      </w:r>
      <w:r w:rsidR="00DE7AF4" w:rsidRPr="0025589C">
        <w:t xml:space="preserve">The resulting </w:t>
      </w:r>
      <w:r w:rsidR="00DE7AF4" w:rsidRPr="0025589C">
        <w:rPr>
          <w:i/>
          <w:iCs/>
        </w:rPr>
        <w:t>s</w:t>
      </w:r>
      <w:r w:rsidR="00DE7AF4" w:rsidRPr="0025589C">
        <w:rPr>
          <w:i/>
          <w:iCs/>
          <w:vertAlign w:val="subscript"/>
        </w:rPr>
        <w:t>t</w:t>
      </w:r>
      <w:r w:rsidR="00DE7AF4" w:rsidRPr="0025589C">
        <w:rPr>
          <w:i/>
          <w:iCs/>
        </w:rPr>
        <w:t xml:space="preserve"> </w:t>
      </w:r>
      <w:r w:rsidR="00DE7AF4" w:rsidRPr="0025589C">
        <w:t xml:space="preserve">values were then </w:t>
      </w:r>
      <w:r w:rsidRPr="0025589C">
        <w:t>averaged across time</w:t>
      </w:r>
      <w:r w:rsidR="00DE7AF4" w:rsidRPr="0025589C">
        <w:t>.</w:t>
      </w:r>
      <w:r w:rsidRPr="0025589C">
        <w:t xml:space="preserve"> Note that these estimates </w:t>
      </w:r>
      <w:r w:rsidR="00DB7A4F" w:rsidRPr="0025589C">
        <w:t>can</w:t>
      </w:r>
      <w:r w:rsidRPr="0025589C">
        <w:t xml:space="preserve"> depend on the experimental conditions, such as duration, media, temperature, and strain composition.</w:t>
      </w:r>
    </w:p>
    <w:p w14:paraId="4E374857" w14:textId="215C05EF" w:rsidR="00D121CE" w:rsidRPr="0025589C" w:rsidRDefault="00D121CE" w:rsidP="00834D0E">
      <w:pPr>
        <w:spacing w:line="480" w:lineRule="auto"/>
        <w:ind w:firstLine="0"/>
      </w:pPr>
      <w:r w:rsidRPr="0025589C">
        <w:rPr>
          <w:b/>
          <w:bCs/>
        </w:rPr>
        <w:t>Data availability.</w:t>
      </w:r>
      <w:r w:rsidRPr="0025589C">
        <w:t xml:space="preserve"> Data deposited on </w:t>
      </w:r>
      <w:r w:rsidR="00ED4128" w:rsidRPr="0025589C">
        <w:rPr>
          <w:i/>
          <w:iCs/>
        </w:rPr>
        <w:t>figshare</w:t>
      </w:r>
      <w:r w:rsidR="00ED4128" w:rsidRPr="0025589C">
        <w:t xml:space="preserve"> (doi:10.6084/m9.figshare.3485984; </w:t>
      </w:r>
      <w:r w:rsidR="00ED4128" w:rsidRPr="0025589C">
        <w:rPr>
          <w:i/>
          <w:iCs/>
        </w:rPr>
        <w:t xml:space="preserve">for editors and reviewers only: </w:t>
      </w:r>
      <w:hyperlink r:id="rId15" w:history="1">
        <w:r w:rsidR="00ED4128" w:rsidRPr="0025589C">
          <w:rPr>
            <w:rStyle w:val="Hyperlink"/>
          </w:rPr>
          <w:t>https://figshare.com/s/b08c6b975779e03ec48e</w:t>
        </w:r>
      </w:hyperlink>
      <w:r w:rsidR="00ED4128" w:rsidRPr="0025589C">
        <w:t>).</w:t>
      </w:r>
    </w:p>
    <w:p w14:paraId="733B6A17" w14:textId="77777777" w:rsidR="007A7F01" w:rsidRPr="0025589C" w:rsidRDefault="007A7F01" w:rsidP="00834D0E">
      <w:pPr>
        <w:spacing w:line="480" w:lineRule="auto"/>
        <w:ind w:firstLine="0"/>
      </w:pPr>
      <w:r w:rsidRPr="0025589C">
        <w:rPr>
          <w:b/>
          <w:bCs/>
        </w:rPr>
        <w:t>Code availability</w:t>
      </w:r>
      <w:r w:rsidRPr="0025589C">
        <w:t xml:space="preserve">. Source code will be available upon publication at </w:t>
      </w:r>
      <w:hyperlink r:id="rId16" w:history="1">
        <w:r w:rsidRPr="0025589C">
          <w:rPr>
            <w:rStyle w:val="Hyperlink"/>
          </w:rPr>
          <w:t>https://github.com/yoavram/curveball</w:t>
        </w:r>
      </w:hyperlink>
      <w:r w:rsidRPr="0025589C">
        <w:t xml:space="preserve"> ; an installation guide, tutorial, and documentation will be available upon publication at </w:t>
      </w:r>
      <w:hyperlink r:id="rId17"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18" w:history="1">
        <w:r w:rsidRPr="0025589C">
          <w:rPr>
            <w:rStyle w:val="Hyperlink"/>
          </w:rPr>
          <w:t>https://curveball.netlify.com</w:t>
        </w:r>
      </w:hyperlink>
      <w:r w:rsidRPr="0025589C">
        <w:t xml:space="preserve"> (password: </w:t>
      </w:r>
      <w:r w:rsidRPr="0025589C">
        <w:rPr>
          <w:i/>
          <w:iCs/>
        </w:rPr>
        <w:t>dh5alpha</w:t>
      </w:r>
      <w:r w:rsidRPr="0025589C">
        <w:t>).</w:t>
      </w:r>
    </w:p>
    <w:p w14:paraId="4B214407" w14:textId="40F453F8" w:rsidR="007A7F01" w:rsidRPr="0025589C" w:rsidRDefault="007A7F01" w:rsidP="007E41E1">
      <w:pPr>
        <w:spacing w:line="480" w:lineRule="auto"/>
        <w:ind w:firstLine="0"/>
      </w:pPr>
      <w:r w:rsidRPr="0025589C">
        <w:rPr>
          <w:b/>
          <w:bCs/>
        </w:rPr>
        <w:t>Figure reproduction</w:t>
      </w:r>
      <w:r w:rsidRPr="0025589C">
        <w:t xml:space="preserve">. Data was </w:t>
      </w:r>
      <w:r w:rsidR="003B757D" w:rsidRPr="0025589C">
        <w:t>analyzed</w:t>
      </w:r>
      <w:r w:rsidRPr="0025589C">
        <w:t xml:space="preserve"> and figures were produced using a Jupyter </w:t>
      </w:r>
      <w:r w:rsidR="007E41E1">
        <w:t>n</w:t>
      </w:r>
      <w:r w:rsidRPr="0025589C">
        <w:t>otebook</w:t>
      </w:r>
      <w:r w:rsidR="00FB039B" w:rsidRPr="0025589C">
        <w:t xml:space="preserve"> </w:t>
      </w:r>
      <w:r w:rsidRPr="0025589C">
        <w:fldChar w:fldCharType="begin" w:fldLock="1"/>
      </w:r>
      <w:r w:rsidR="00AD1636">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"(32)", "plainTextFormattedCitation" : "(32)", "previouslyFormattedCitation" : "(31)" }, "properties" : { "noteIndex" : 0 }, "schema" : "https://github.com/citation-style-language/schema/raw/master/csl-citation.json" }</w:instrText>
      </w:r>
      <w:r w:rsidRPr="0025589C">
        <w:fldChar w:fldCharType="separate"/>
      </w:r>
      <w:r w:rsidR="00AD1636" w:rsidRPr="00AD1636">
        <w:rPr>
          <w:noProof/>
        </w:rPr>
        <w:t>(32)</w:t>
      </w:r>
      <w:r w:rsidRPr="0025589C">
        <w:fldChar w:fldCharType="end"/>
      </w:r>
      <w:r w:rsidRPr="0025589C">
        <w:t xml:space="preserve"> </w:t>
      </w:r>
      <w:r w:rsidR="00865D57" w:rsidRPr="0025589C">
        <w:t xml:space="preserve">that </w:t>
      </w:r>
      <w:r w:rsidRPr="0025589C">
        <w:t>will be</w:t>
      </w:r>
      <w:r w:rsidRPr="0025589C">
        <w:rPr>
          <w:i/>
          <w:iCs/>
        </w:rPr>
        <w:t xml:space="preserve"> </w:t>
      </w:r>
      <w:r w:rsidRPr="0025589C">
        <w:t xml:space="preserve">available as a supporting file and at </w:t>
      </w:r>
      <w:hyperlink r:id="rId19" w:history="1">
        <w:r w:rsidRPr="0025589C">
          <w:rPr>
            <w:rStyle w:val="Hyperlink"/>
          </w:rPr>
          <w:t>https://github.com/yoavram/curveball_ms</w:t>
        </w:r>
      </w:hyperlink>
      <w:r w:rsidRPr="0025589C">
        <w:t xml:space="preserve">. </w:t>
      </w:r>
      <w:r w:rsidRPr="0025589C">
        <w:rPr>
          <w:i/>
          <w:iCs/>
        </w:rPr>
        <w:t>For editors and reviewers only:</w:t>
      </w:r>
      <w:r w:rsidRPr="0025589C">
        <w:t xml:space="preserve"> the notebook is available at </w:t>
      </w:r>
      <w:hyperlink r:id="rId20" w:history="1">
        <w:r w:rsidRPr="0025589C">
          <w:rPr>
            <w:rStyle w:val="Hyperlink"/>
          </w:rPr>
          <w:t>https://dl.dropboxusercontent.com/u/1578682/supp.ipynb</w:t>
        </w:r>
      </w:hyperlink>
      <w:r w:rsidRPr="0025589C">
        <w:t>.</w:t>
      </w:r>
    </w:p>
    <w:p w14:paraId="563B9B5B" w14:textId="77777777" w:rsidR="007A7F01" w:rsidRPr="0025589C" w:rsidRDefault="007A7F01" w:rsidP="00834D0E">
      <w:pPr>
        <w:pStyle w:val="Heading1"/>
      </w:pPr>
      <w:r w:rsidRPr="0025589C">
        <w:t>Acknowledgments</w:t>
      </w:r>
    </w:p>
    <w:p w14:paraId="3E4C7E66" w14:textId="36CFAF2A" w:rsidR="007942A2" w:rsidRPr="0025589C" w:rsidRDefault="007A7F01" w:rsidP="007E41E1">
      <w:pPr>
        <w:spacing w:line="480" w:lineRule="auto"/>
        <w:ind w:firstLine="0"/>
        <w:rPr>
          <w:sz w:val="22"/>
          <w:szCs w:val="22"/>
        </w:rPr>
      </w:pPr>
      <w:r w:rsidRPr="0025589C">
        <w:rPr>
          <w:sz w:val="22"/>
          <w:szCs w:val="22"/>
        </w:rPr>
        <w:t>We thank Y. Pilpel, D. Hizi, I. Françoise, I. Frumkin, O. Dahan, A. Yona, T. Pupko, A. Eldar, I. Ben-Zion, E. Even-Tov, H. Acar</w:t>
      </w:r>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Masel, </w:t>
      </w:r>
      <w:r w:rsidR="004B3D8A" w:rsidRPr="0025589C">
        <w:rPr>
          <w:sz w:val="22"/>
          <w:szCs w:val="22"/>
        </w:rPr>
        <w:t xml:space="preserve">M.W. Feldman, </w:t>
      </w:r>
      <w:r w:rsidR="00FA03CE" w:rsidRPr="0025589C">
        <w:rPr>
          <w:sz w:val="22"/>
          <w:szCs w:val="22"/>
        </w:rPr>
        <w:t xml:space="preserve">and E. Rosenberg, </w:t>
      </w:r>
      <w:r w:rsidRPr="0025589C">
        <w:rPr>
          <w:sz w:val="22"/>
          <w:szCs w:val="22"/>
        </w:rPr>
        <w:t xml:space="preserve">for helpful discussions and comments, and L. Zelcbuch, </w:t>
      </w:r>
      <w:r w:rsidRPr="0025589C">
        <w:rPr>
          <w:sz w:val="22"/>
          <w:szCs w:val="22"/>
          <w:lang w:val="en-GB"/>
        </w:rPr>
        <w:t>N. Wertheimer, A. Rosenberg, A. Zisman, F. Yang, E. Shtifman Segal,</w:t>
      </w:r>
      <w:r w:rsidR="00381329" w:rsidRPr="0025589C">
        <w:rPr>
          <w:sz w:val="22"/>
          <w:szCs w:val="22"/>
          <w:lang w:val="en-GB"/>
        </w:rPr>
        <w:t xml:space="preserve"> I. Melamed-Havin,</w:t>
      </w:r>
      <w:r w:rsidRPr="0025589C">
        <w:rPr>
          <w:sz w:val="22"/>
          <w:szCs w:val="22"/>
          <w:lang w:val="en-GB"/>
        </w:rPr>
        <w:t xml:space="preserve"> and R. Yaari for sharing materials and experimental advice</w:t>
      </w:r>
      <w:r w:rsidRPr="0025589C">
        <w:rPr>
          <w:sz w:val="22"/>
          <w:szCs w:val="22"/>
        </w:rPr>
        <w:t xml:space="preserve">. </w:t>
      </w:r>
    </w:p>
    <w:p w14:paraId="75B73F83" w14:textId="77777777" w:rsidR="00750BAE" w:rsidRPr="0025589C" w:rsidRDefault="00750BAE" w:rsidP="00834D0E">
      <w:pPr>
        <w:pStyle w:val="Heading1"/>
      </w:pPr>
      <w:r w:rsidRPr="0025589C">
        <w:t>References</w:t>
      </w:r>
    </w:p>
    <w:p w14:paraId="7FC3BE0E" w14:textId="688CC63A" w:rsidR="00AD1636" w:rsidRPr="00AD1636" w:rsidRDefault="00750BAE"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AD1636" w:rsidRPr="00AD1636">
        <w:rPr>
          <w:rFonts w:ascii="Times New Roman" w:eastAsia="Times New Roman" w:hAnsi="Times New Roman" w:cs="Times New Roman"/>
          <w:noProof/>
        </w:rPr>
        <w:t xml:space="preserve">1. </w:t>
      </w:r>
      <w:r w:rsidR="00AD1636" w:rsidRPr="00AD1636">
        <w:rPr>
          <w:rFonts w:ascii="Times New Roman" w:eastAsia="Times New Roman" w:hAnsi="Times New Roman" w:cs="Times New Roman"/>
          <w:noProof/>
        </w:rPr>
        <w:tab/>
        <w:t xml:space="preserve">Chevin L-M (2011) On measuring selection in experimental evolution. </w:t>
      </w:r>
      <w:r w:rsidR="00AD1636" w:rsidRPr="00AD1636">
        <w:rPr>
          <w:rFonts w:ascii="Times New Roman" w:eastAsia="Times New Roman" w:hAnsi="Times New Roman" w:cs="Times New Roman"/>
          <w:i/>
          <w:iCs/>
          <w:noProof/>
        </w:rPr>
        <w:t>Biol Lett</w:t>
      </w:r>
      <w:r w:rsidR="00AD1636" w:rsidRPr="00AD1636">
        <w:rPr>
          <w:rFonts w:ascii="Times New Roman" w:eastAsia="Times New Roman" w:hAnsi="Times New Roman" w:cs="Times New Roman"/>
          <w:noProof/>
        </w:rPr>
        <w:t xml:space="preserve"> 7(2):210–3.</w:t>
      </w:r>
    </w:p>
    <w:p w14:paraId="135F10E8"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 </w:t>
      </w:r>
      <w:r w:rsidRPr="00AD1636">
        <w:rPr>
          <w:rFonts w:ascii="Times New Roman" w:eastAsia="Times New Roman" w:hAnsi="Times New Roman" w:cs="Times New Roman"/>
          <w:noProof/>
        </w:rPr>
        <w:tab/>
        <w:t xml:space="preserve">Gallet R, Cooper TF, Elena SF, Lenormand T (2012) Measuring selection </w:t>
      </w:r>
      <w:r w:rsidRPr="00AD1636">
        <w:rPr>
          <w:rFonts w:ascii="Times New Roman" w:eastAsia="Times New Roman" w:hAnsi="Times New Roman" w:cs="Times New Roman"/>
          <w:noProof/>
        </w:rPr>
        <w:lastRenderedPageBreak/>
        <w:t>coefficients below 10</w:t>
      </w:r>
      <w:r w:rsidRPr="00AD1636">
        <w:rPr>
          <w:rFonts w:ascii="Times New Roman" w:eastAsia="Times New Roman" w:hAnsi="Times New Roman" w:cs="Times New Roman"/>
          <w:noProof/>
          <w:vertAlign w:val="superscript"/>
        </w:rPr>
        <w:t>-3</w:t>
      </w:r>
      <w:r w:rsidRPr="00AD1636">
        <w:rPr>
          <w:rFonts w:ascii="Times New Roman" w:eastAsia="Times New Roman" w:hAnsi="Times New Roman" w:cs="Times New Roman"/>
          <w:noProof/>
        </w:rPr>
        <w:t xml:space="preserve">: method, questions, and prospects. </w:t>
      </w:r>
      <w:r w:rsidRPr="00AD1636">
        <w:rPr>
          <w:rFonts w:ascii="Times New Roman" w:eastAsia="Times New Roman" w:hAnsi="Times New Roman" w:cs="Times New Roman"/>
          <w:i/>
          <w:iCs/>
          <w:noProof/>
        </w:rPr>
        <w:t>Genetics</w:t>
      </w:r>
      <w:r w:rsidRPr="00AD1636">
        <w:rPr>
          <w:rFonts w:ascii="Times New Roman" w:eastAsia="Times New Roman" w:hAnsi="Times New Roman" w:cs="Times New Roman"/>
          <w:noProof/>
        </w:rPr>
        <w:t xml:space="preserve"> 190(1):175–86.</w:t>
      </w:r>
    </w:p>
    <w:p w14:paraId="41184476"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 </w:t>
      </w:r>
      <w:r w:rsidRPr="00AD1636">
        <w:rPr>
          <w:rFonts w:ascii="Times New Roman" w:eastAsia="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AD1636">
        <w:rPr>
          <w:rFonts w:ascii="Times New Roman" w:eastAsia="Times New Roman" w:hAnsi="Times New Roman" w:cs="Times New Roman"/>
          <w:i/>
          <w:iCs/>
          <w:noProof/>
        </w:rPr>
        <w:t>PLoS One</w:t>
      </w:r>
      <w:r w:rsidRPr="00AD1636">
        <w:rPr>
          <w:rFonts w:ascii="Times New Roman" w:eastAsia="Times New Roman" w:hAnsi="Times New Roman" w:cs="Times New Roman"/>
          <w:noProof/>
        </w:rPr>
        <w:t xml:space="preserve"> 10(6):e0126915.</w:t>
      </w:r>
    </w:p>
    <w:p w14:paraId="5B0734D6"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4. </w:t>
      </w:r>
      <w:r w:rsidRPr="00AD1636">
        <w:rPr>
          <w:rFonts w:ascii="Times New Roman" w:eastAsia="Times New Roman" w:hAnsi="Times New Roman" w:cs="Times New Roman"/>
          <w:noProof/>
        </w:rPr>
        <w:tab/>
        <w:t xml:space="preserve">Durão P, Trindade S, Sousa A, Gordo I (2015) Multiple Resistance at No Cost: Rifampicin and Streptomycin a Dangerous Liaison in the Spread of Antibiotic Resistance. </w:t>
      </w:r>
      <w:r w:rsidRPr="00AD1636">
        <w:rPr>
          <w:rFonts w:ascii="Times New Roman" w:eastAsia="Times New Roman" w:hAnsi="Times New Roman" w:cs="Times New Roman"/>
          <w:i/>
          <w:iCs/>
          <w:noProof/>
        </w:rPr>
        <w:t>Mol Biol Evol</w:t>
      </w:r>
      <w:r w:rsidRPr="00AD1636">
        <w:rPr>
          <w:rFonts w:ascii="Times New Roman" w:eastAsia="Times New Roman" w:hAnsi="Times New Roman" w:cs="Times New Roman"/>
          <w:noProof/>
        </w:rPr>
        <w:t xml:space="preserve"> 32(10):2675–2680.</w:t>
      </w:r>
    </w:p>
    <w:p w14:paraId="3E82EB01"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5. </w:t>
      </w:r>
      <w:r w:rsidRPr="00AD1636">
        <w:rPr>
          <w:rFonts w:ascii="Times New Roman" w:eastAsia="Times New Roman" w:hAnsi="Times New Roman" w:cs="Times New Roman"/>
          <w:noProof/>
        </w:rPr>
        <w:tab/>
        <w:t xml:space="preserve">Hall BG, Acar H, Nandipati A, Barlow M (2014) Growth rates made easy. </w:t>
      </w:r>
      <w:r w:rsidRPr="00AD1636">
        <w:rPr>
          <w:rFonts w:ascii="Times New Roman" w:eastAsia="Times New Roman" w:hAnsi="Times New Roman" w:cs="Times New Roman"/>
          <w:i/>
          <w:iCs/>
          <w:noProof/>
        </w:rPr>
        <w:t>Mol Biol Evol</w:t>
      </w:r>
      <w:r w:rsidRPr="00AD1636">
        <w:rPr>
          <w:rFonts w:ascii="Times New Roman" w:eastAsia="Times New Roman" w:hAnsi="Times New Roman" w:cs="Times New Roman"/>
          <w:noProof/>
        </w:rPr>
        <w:t xml:space="preserve"> 31(1):232–238.</w:t>
      </w:r>
    </w:p>
    <w:p w14:paraId="3F7E6978"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6. </w:t>
      </w:r>
      <w:r w:rsidRPr="00AD1636">
        <w:rPr>
          <w:rFonts w:ascii="Times New Roman" w:eastAsia="Times New Roman" w:hAnsi="Times New Roman" w:cs="Times New Roman"/>
          <w:noProof/>
        </w:rPr>
        <w:tab/>
        <w:t xml:space="preserve">Crow JF, Kimura M (1970) </w:t>
      </w:r>
      <w:r w:rsidRPr="00AD1636">
        <w:rPr>
          <w:rFonts w:ascii="Times New Roman" w:eastAsia="Times New Roman" w:hAnsi="Times New Roman" w:cs="Times New Roman"/>
          <w:i/>
          <w:iCs/>
          <w:noProof/>
        </w:rPr>
        <w:t>An introduction to population genetics theory</w:t>
      </w:r>
      <w:r w:rsidRPr="00AD1636">
        <w:rPr>
          <w:rFonts w:ascii="Times New Roman" w:eastAsia="Times New Roman" w:hAnsi="Times New Roman" w:cs="Times New Roman"/>
          <w:noProof/>
        </w:rPr>
        <w:t xml:space="preserve"> (Burgess Pub. Co., Minneapolis).</w:t>
      </w:r>
    </w:p>
    <w:p w14:paraId="6FA0EDD8"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7. </w:t>
      </w:r>
      <w:r w:rsidRPr="00AD1636">
        <w:rPr>
          <w:rFonts w:ascii="Times New Roman" w:eastAsia="Times New Roman" w:hAnsi="Times New Roman" w:cs="Times New Roman"/>
          <w:noProof/>
        </w:rPr>
        <w:tab/>
        <w:t xml:space="preserve">Wahl LM, Zhu AD (2015) Survival probability of beneficial mutations in bacterial batch culture. </w:t>
      </w:r>
      <w:r w:rsidRPr="00AD1636">
        <w:rPr>
          <w:rFonts w:ascii="Times New Roman" w:eastAsia="Times New Roman" w:hAnsi="Times New Roman" w:cs="Times New Roman"/>
          <w:i/>
          <w:iCs/>
          <w:noProof/>
        </w:rPr>
        <w:t>Genetics</w:t>
      </w:r>
      <w:r w:rsidRPr="00AD1636">
        <w:rPr>
          <w:rFonts w:ascii="Times New Roman" w:eastAsia="Times New Roman" w:hAnsi="Times New Roman" w:cs="Times New Roman"/>
          <w:noProof/>
        </w:rPr>
        <w:t xml:space="preserve"> 200(1):309–20.</w:t>
      </w:r>
    </w:p>
    <w:p w14:paraId="0BD15BBA"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8. </w:t>
      </w:r>
      <w:r w:rsidRPr="00AD1636">
        <w:rPr>
          <w:rFonts w:ascii="Times New Roman" w:eastAsia="Times New Roman" w:hAnsi="Times New Roman" w:cs="Times New Roman"/>
          <w:noProof/>
        </w:rPr>
        <w:tab/>
        <w:t xml:space="preserve">Wiser MJ, Lenski RE (2015) A Comparison of Methods to Measure Fitness in </w:t>
      </w:r>
      <w:r w:rsidRPr="00AD1636">
        <w:rPr>
          <w:rFonts w:ascii="Times New Roman" w:eastAsia="Times New Roman" w:hAnsi="Times New Roman" w:cs="Times New Roman"/>
          <w:i/>
          <w:iCs/>
          <w:noProof/>
        </w:rPr>
        <w:t>Escherichia coli</w:t>
      </w:r>
      <w:r w:rsidRPr="00AD1636">
        <w:rPr>
          <w:rFonts w:ascii="Times New Roman" w:eastAsia="Times New Roman" w:hAnsi="Times New Roman" w:cs="Times New Roman"/>
          <w:noProof/>
        </w:rPr>
        <w:t xml:space="preserve">. </w:t>
      </w:r>
      <w:r w:rsidRPr="00AD1636">
        <w:rPr>
          <w:rFonts w:ascii="Times New Roman" w:eastAsia="Times New Roman" w:hAnsi="Times New Roman" w:cs="Times New Roman"/>
          <w:i/>
          <w:iCs/>
          <w:noProof/>
        </w:rPr>
        <w:t>PLoS One</w:t>
      </w:r>
      <w:r w:rsidRPr="00AD1636">
        <w:rPr>
          <w:rFonts w:ascii="Times New Roman" w:eastAsia="Times New Roman" w:hAnsi="Times New Roman" w:cs="Times New Roman"/>
          <w:noProof/>
        </w:rPr>
        <w:t xml:space="preserve"> 10(5):e0126210.</w:t>
      </w:r>
    </w:p>
    <w:p w14:paraId="79B8A38B"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9. </w:t>
      </w:r>
      <w:r w:rsidRPr="00AD1636">
        <w:rPr>
          <w:rFonts w:ascii="Times New Roman" w:eastAsia="Times New Roman" w:hAnsi="Times New Roman" w:cs="Times New Roman"/>
          <w:noProof/>
        </w:rPr>
        <w:tab/>
        <w:t xml:space="preserve">Bank C, Hietpas RT, Wong A, Bolon DNA, Jensen JD (2014) A Bayesian MCMC Approach To Assess the Complete Distribution of Fitness Effects of New Mutations: Uncovering the Potential for Adaptive Walks in Challenging Environments. </w:t>
      </w:r>
      <w:r w:rsidRPr="00AD1636">
        <w:rPr>
          <w:rFonts w:ascii="Times New Roman" w:eastAsia="Times New Roman" w:hAnsi="Times New Roman" w:cs="Times New Roman"/>
          <w:i/>
          <w:iCs/>
          <w:noProof/>
        </w:rPr>
        <w:t>Genetics</w:t>
      </w:r>
      <w:r w:rsidRPr="00AD1636">
        <w:rPr>
          <w:rFonts w:ascii="Times New Roman" w:eastAsia="Times New Roman" w:hAnsi="Times New Roman" w:cs="Times New Roman"/>
          <w:noProof/>
        </w:rPr>
        <w:t xml:space="preserve"> 196(3):1–35.</w:t>
      </w:r>
    </w:p>
    <w:p w14:paraId="3B66F572"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10. </w:t>
      </w:r>
      <w:r w:rsidRPr="00AD1636">
        <w:rPr>
          <w:rFonts w:ascii="Times New Roman" w:eastAsia="Times New Roman" w:hAnsi="Times New Roman" w:cs="Times New Roman"/>
          <w:noProof/>
        </w:rPr>
        <w:tab/>
        <w:t xml:space="preserve">Levy SF, et al. (2015) Quantitative evolutionary dynamics using high-resolution lineage tracking. </w:t>
      </w:r>
      <w:r w:rsidRPr="00AD1636">
        <w:rPr>
          <w:rFonts w:ascii="Times New Roman" w:eastAsia="Times New Roman" w:hAnsi="Times New Roman" w:cs="Times New Roman"/>
          <w:i/>
          <w:iCs/>
          <w:noProof/>
        </w:rPr>
        <w:t>Nature</w:t>
      </w:r>
      <w:r w:rsidRPr="00AD1636">
        <w:rPr>
          <w:rFonts w:ascii="Times New Roman" w:eastAsia="Times New Roman" w:hAnsi="Times New Roman" w:cs="Times New Roman"/>
          <w:noProof/>
        </w:rPr>
        <w:t xml:space="preserve"> 519(7542):181–186.</w:t>
      </w:r>
    </w:p>
    <w:p w14:paraId="77E2EA41"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11. </w:t>
      </w:r>
      <w:r w:rsidRPr="00AD1636">
        <w:rPr>
          <w:rFonts w:ascii="Times New Roman" w:eastAsia="Times New Roman" w:hAnsi="Times New Roman" w:cs="Times New Roman"/>
          <w:noProof/>
        </w:rPr>
        <w:tab/>
        <w:t xml:space="preserve">Li Y, et al. (2018) Hidden Complexity of Yeast Adaptation under Simple Evolutionary Conditions. </w:t>
      </w:r>
      <w:r w:rsidRPr="00AD1636">
        <w:rPr>
          <w:rFonts w:ascii="Times New Roman" w:eastAsia="Times New Roman" w:hAnsi="Times New Roman" w:cs="Times New Roman"/>
          <w:i/>
          <w:iCs/>
          <w:noProof/>
        </w:rPr>
        <w:t>Curr Biol</w:t>
      </w:r>
      <w:r w:rsidRPr="00AD1636">
        <w:rPr>
          <w:rFonts w:ascii="Times New Roman" w:eastAsia="Times New Roman" w:hAnsi="Times New Roman" w:cs="Times New Roman"/>
          <w:noProof/>
        </w:rPr>
        <w:t xml:space="preserve"> 28(4):515–525.e6.</w:t>
      </w:r>
    </w:p>
    <w:p w14:paraId="5741C9A1"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12. </w:t>
      </w:r>
      <w:r w:rsidRPr="00AD1636">
        <w:rPr>
          <w:rFonts w:ascii="Times New Roman" w:eastAsia="Times New Roman" w:hAnsi="Times New Roman" w:cs="Times New Roman"/>
          <w:noProof/>
        </w:rPr>
        <w:tab/>
        <w:t xml:space="preserve">Baranyi J, Roberts TA (1994) A dynamic approach to predicting bacterial </w:t>
      </w:r>
      <w:r w:rsidRPr="00AD1636">
        <w:rPr>
          <w:rFonts w:ascii="Times New Roman" w:eastAsia="Times New Roman" w:hAnsi="Times New Roman" w:cs="Times New Roman"/>
          <w:noProof/>
        </w:rPr>
        <w:lastRenderedPageBreak/>
        <w:t xml:space="preserve">growth in food. </w:t>
      </w:r>
      <w:r w:rsidRPr="00AD1636">
        <w:rPr>
          <w:rFonts w:ascii="Times New Roman" w:eastAsia="Times New Roman" w:hAnsi="Times New Roman" w:cs="Times New Roman"/>
          <w:i/>
          <w:iCs/>
          <w:noProof/>
        </w:rPr>
        <w:t>Int J Food Microbiol</w:t>
      </w:r>
      <w:r w:rsidRPr="00AD1636">
        <w:rPr>
          <w:rFonts w:ascii="Times New Roman" w:eastAsia="Times New Roman" w:hAnsi="Times New Roman" w:cs="Times New Roman"/>
          <w:noProof/>
        </w:rPr>
        <w:t xml:space="preserve"> 23:277–294.</w:t>
      </w:r>
    </w:p>
    <w:p w14:paraId="11E115CF"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13. </w:t>
      </w:r>
      <w:r w:rsidRPr="00AD1636">
        <w:rPr>
          <w:rFonts w:ascii="Times New Roman" w:eastAsia="Times New Roman" w:hAnsi="Times New Roman" w:cs="Times New Roman"/>
          <w:noProof/>
        </w:rPr>
        <w:tab/>
        <w:t xml:space="preserve">Williams FM (1967) A model of cell growth dynamics. </w:t>
      </w:r>
      <w:r w:rsidRPr="00AD1636">
        <w:rPr>
          <w:rFonts w:ascii="Times New Roman" w:eastAsia="Times New Roman" w:hAnsi="Times New Roman" w:cs="Times New Roman"/>
          <w:i/>
          <w:iCs/>
          <w:noProof/>
        </w:rPr>
        <w:t>J Theor Biol</w:t>
      </w:r>
      <w:r w:rsidRPr="00AD1636">
        <w:rPr>
          <w:rFonts w:ascii="Times New Roman" w:eastAsia="Times New Roman" w:hAnsi="Times New Roman" w:cs="Times New Roman"/>
          <w:noProof/>
        </w:rPr>
        <w:t xml:space="preserve"> 15(2):190–207.</w:t>
      </w:r>
    </w:p>
    <w:p w14:paraId="030E6465"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14. </w:t>
      </w:r>
      <w:r w:rsidRPr="00AD1636">
        <w:rPr>
          <w:rFonts w:ascii="Times New Roman" w:eastAsia="Times New Roman" w:hAnsi="Times New Roman" w:cs="Times New Roman"/>
          <w:noProof/>
        </w:rPr>
        <w:tab/>
        <w:t xml:space="preserve">Otto SP, Day T (2007) </w:t>
      </w:r>
      <w:r w:rsidRPr="00AD1636">
        <w:rPr>
          <w:rFonts w:ascii="Times New Roman" w:eastAsia="Times New Roman" w:hAnsi="Times New Roman" w:cs="Times New Roman"/>
          <w:i/>
          <w:iCs/>
          <w:noProof/>
        </w:rPr>
        <w:t>A biologist’s guide to mathematical modeling in ecology and evolution</w:t>
      </w:r>
      <w:r w:rsidRPr="00AD1636">
        <w:rPr>
          <w:rFonts w:ascii="Times New Roman" w:eastAsia="Times New Roman" w:hAnsi="Times New Roman" w:cs="Times New Roman"/>
          <w:noProof/>
        </w:rPr>
        <w:t xml:space="preserve"> (Princeton University Press).</w:t>
      </w:r>
    </w:p>
    <w:p w14:paraId="5A2E2106"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15. </w:t>
      </w:r>
      <w:r w:rsidRPr="00AD1636">
        <w:rPr>
          <w:rFonts w:ascii="Times New Roman" w:eastAsia="Times New Roman" w:hAnsi="Times New Roman" w:cs="Times New Roman"/>
          <w:noProof/>
        </w:rPr>
        <w:tab/>
        <w:t xml:space="preserve">Hegreness M, Shoresh N, Hartl DL, Kishony R (2006) An equivalence principle for the incorporation of favorable mutations in asexual populations. </w:t>
      </w:r>
      <w:r w:rsidRPr="00AD1636">
        <w:rPr>
          <w:rFonts w:ascii="Times New Roman" w:eastAsia="Times New Roman" w:hAnsi="Times New Roman" w:cs="Times New Roman"/>
          <w:i/>
          <w:iCs/>
          <w:noProof/>
        </w:rPr>
        <w:t>Science (80- )</w:t>
      </w:r>
      <w:r w:rsidRPr="00AD1636">
        <w:rPr>
          <w:rFonts w:ascii="Times New Roman" w:eastAsia="Times New Roman" w:hAnsi="Times New Roman" w:cs="Times New Roman"/>
          <w:noProof/>
        </w:rPr>
        <w:t xml:space="preserve"> 311(5767):1615–7.</w:t>
      </w:r>
    </w:p>
    <w:p w14:paraId="36B5D513"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16. </w:t>
      </w:r>
      <w:r w:rsidRPr="00AD1636">
        <w:rPr>
          <w:rFonts w:ascii="Times New Roman" w:eastAsia="Times New Roman" w:hAnsi="Times New Roman" w:cs="Times New Roman"/>
          <w:noProof/>
        </w:rPr>
        <w:tab/>
        <w:t xml:space="preserve">Bell G (2010) Experimental genomics of fitness in yeast. </w:t>
      </w:r>
      <w:r w:rsidRPr="00AD1636">
        <w:rPr>
          <w:rFonts w:ascii="Times New Roman" w:eastAsia="Times New Roman" w:hAnsi="Times New Roman" w:cs="Times New Roman"/>
          <w:i/>
          <w:iCs/>
          <w:noProof/>
        </w:rPr>
        <w:t>Proc R Soc B Biol Sci</w:t>
      </w:r>
      <w:r w:rsidRPr="00AD1636">
        <w:rPr>
          <w:rFonts w:ascii="Times New Roman" w:eastAsia="Times New Roman" w:hAnsi="Times New Roman" w:cs="Times New Roman"/>
          <w:noProof/>
        </w:rPr>
        <w:t xml:space="preserve"> 277(1687):1459–1467.</w:t>
      </w:r>
    </w:p>
    <w:p w14:paraId="78BC07F9"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17. </w:t>
      </w:r>
      <w:r w:rsidRPr="00AD1636">
        <w:rPr>
          <w:rFonts w:ascii="Times New Roman" w:eastAsia="Times New Roman" w:hAnsi="Times New Roman" w:cs="Times New Roman"/>
          <w:noProof/>
        </w:rPr>
        <w:tab/>
        <w:t xml:space="preserve">Sprouffske K, Wagner A (2016) Growthcurver: An R package for obtaining interpretable metrics from microbial growth curves. </w:t>
      </w:r>
      <w:r w:rsidRPr="00AD1636">
        <w:rPr>
          <w:rFonts w:ascii="Times New Roman" w:eastAsia="Times New Roman" w:hAnsi="Times New Roman" w:cs="Times New Roman"/>
          <w:i/>
          <w:iCs/>
          <w:noProof/>
        </w:rPr>
        <w:t>BMC Bioinformatics</w:t>
      </w:r>
      <w:r w:rsidRPr="00AD1636">
        <w:rPr>
          <w:rFonts w:ascii="Times New Roman" w:eastAsia="Times New Roman" w:hAnsi="Times New Roman" w:cs="Times New Roman"/>
          <w:noProof/>
        </w:rPr>
        <w:t xml:space="preserve"> 17(1):17–20.</w:t>
      </w:r>
    </w:p>
    <w:p w14:paraId="608AE5FF"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18. </w:t>
      </w:r>
      <w:r w:rsidRPr="00AD1636">
        <w:rPr>
          <w:rFonts w:ascii="Times New Roman" w:eastAsia="Times New Roman" w:hAnsi="Times New Roman" w:cs="Times New Roman"/>
          <w:noProof/>
        </w:rPr>
        <w:tab/>
        <w:t xml:space="preserve">Van Rossum G, others (2007) Python Programming Language. </w:t>
      </w:r>
      <w:r w:rsidRPr="00AD1636">
        <w:rPr>
          <w:rFonts w:ascii="Times New Roman" w:eastAsia="Times New Roman" w:hAnsi="Times New Roman" w:cs="Times New Roman"/>
          <w:i/>
          <w:iCs/>
          <w:noProof/>
        </w:rPr>
        <w:t>USENIX Annual Technical Conference</w:t>
      </w:r>
      <w:r w:rsidRPr="00AD1636">
        <w:rPr>
          <w:rFonts w:ascii="Times New Roman" w:eastAsia="Times New Roman" w:hAnsi="Times New Roman" w:cs="Times New Roman"/>
          <w:noProof/>
        </w:rPr>
        <w:t>.</w:t>
      </w:r>
    </w:p>
    <w:p w14:paraId="4BA6624B"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19. </w:t>
      </w:r>
      <w:r w:rsidRPr="00AD1636">
        <w:rPr>
          <w:rFonts w:ascii="Times New Roman" w:eastAsia="Times New Roman" w:hAnsi="Times New Roman" w:cs="Times New Roman"/>
          <w:noProof/>
        </w:rPr>
        <w:tab/>
        <w:t xml:space="preserve">Zelcbuch L, et al. (2013) Spanning high-dimensional expression space using ribosome-binding site combinatorics. </w:t>
      </w:r>
      <w:r w:rsidRPr="00AD1636">
        <w:rPr>
          <w:rFonts w:ascii="Times New Roman" w:eastAsia="Times New Roman" w:hAnsi="Times New Roman" w:cs="Times New Roman"/>
          <w:i/>
          <w:iCs/>
          <w:noProof/>
        </w:rPr>
        <w:t>Nucleic Acids Res</w:t>
      </w:r>
      <w:r w:rsidRPr="00AD1636">
        <w:rPr>
          <w:rFonts w:ascii="Times New Roman" w:eastAsia="Times New Roman" w:hAnsi="Times New Roman" w:cs="Times New Roman"/>
          <w:noProof/>
        </w:rPr>
        <w:t xml:space="preserve"> 41(9):e98–e98.</w:t>
      </w:r>
    </w:p>
    <w:p w14:paraId="4915BE59"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20. </w:t>
      </w:r>
      <w:r w:rsidRPr="00AD1636">
        <w:rPr>
          <w:rFonts w:ascii="Times New Roman" w:eastAsia="Times New Roman" w:hAnsi="Times New Roman" w:cs="Times New Roman"/>
          <w:noProof/>
        </w:rPr>
        <w:tab/>
        <w:t>R Development Core Team (2012) R: A Language and Environment for Statistical Computing.</w:t>
      </w:r>
    </w:p>
    <w:p w14:paraId="623433C6"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21. </w:t>
      </w:r>
      <w:r w:rsidRPr="00AD1636">
        <w:rPr>
          <w:rFonts w:ascii="Times New Roman" w:eastAsia="Times New Roman" w:hAnsi="Times New Roman" w:cs="Times New Roman"/>
          <w:noProof/>
        </w:rPr>
        <w:tab/>
        <w:t xml:space="preserve">Ge Y, Sealfon SC (2012) flowPeaks: a fast unsupervised clustering for flow cytometry data via K-means and density peak finding. </w:t>
      </w:r>
      <w:r w:rsidRPr="00AD1636">
        <w:rPr>
          <w:rFonts w:ascii="Times New Roman" w:eastAsia="Times New Roman" w:hAnsi="Times New Roman" w:cs="Times New Roman"/>
          <w:i/>
          <w:iCs/>
          <w:noProof/>
        </w:rPr>
        <w:t>Bioinformatics</w:t>
      </w:r>
      <w:r w:rsidRPr="00AD1636">
        <w:rPr>
          <w:rFonts w:ascii="Times New Roman" w:eastAsia="Times New Roman" w:hAnsi="Times New Roman" w:cs="Times New Roman"/>
          <w:noProof/>
        </w:rPr>
        <w:t xml:space="preserve"> 28(15):2052–2058.</w:t>
      </w:r>
    </w:p>
    <w:p w14:paraId="07B30BCC"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22. </w:t>
      </w:r>
      <w:r w:rsidRPr="00AD1636">
        <w:rPr>
          <w:rFonts w:ascii="Times New Roman" w:eastAsia="Times New Roman" w:hAnsi="Times New Roman" w:cs="Times New Roman"/>
          <w:noProof/>
        </w:rPr>
        <w:tab/>
        <w:t xml:space="preserve">van der Walt S, Colbert SC, Varoquaux G (2011) The NumPy Array: A Structure for Efficient Numerical Computation. </w:t>
      </w:r>
      <w:r w:rsidRPr="00AD1636">
        <w:rPr>
          <w:rFonts w:ascii="Times New Roman" w:eastAsia="Times New Roman" w:hAnsi="Times New Roman" w:cs="Times New Roman"/>
          <w:i/>
          <w:iCs/>
          <w:noProof/>
        </w:rPr>
        <w:t>Comput Sci Eng</w:t>
      </w:r>
      <w:r w:rsidRPr="00AD1636">
        <w:rPr>
          <w:rFonts w:ascii="Times New Roman" w:eastAsia="Times New Roman" w:hAnsi="Times New Roman" w:cs="Times New Roman"/>
          <w:noProof/>
        </w:rPr>
        <w:t xml:space="preserve"> 13(2):22–30.</w:t>
      </w:r>
    </w:p>
    <w:p w14:paraId="7AD854EB"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23. </w:t>
      </w:r>
      <w:r w:rsidRPr="00AD1636">
        <w:rPr>
          <w:rFonts w:ascii="Times New Roman" w:eastAsia="Times New Roman" w:hAnsi="Times New Roman" w:cs="Times New Roman"/>
          <w:noProof/>
        </w:rPr>
        <w:tab/>
        <w:t xml:space="preserve">Jones E, Oliphant T, Peterson P, others (2001) SciPy: Open source scientific </w:t>
      </w:r>
      <w:r w:rsidRPr="00AD1636">
        <w:rPr>
          <w:rFonts w:ascii="Times New Roman" w:eastAsia="Times New Roman" w:hAnsi="Times New Roman" w:cs="Times New Roman"/>
          <w:noProof/>
        </w:rPr>
        <w:lastRenderedPageBreak/>
        <w:t>tools for Python. Available at: http://www.scipy.org/.</w:t>
      </w:r>
    </w:p>
    <w:p w14:paraId="583EA3F8"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24. </w:t>
      </w:r>
      <w:r w:rsidRPr="00AD1636">
        <w:rPr>
          <w:rFonts w:ascii="Times New Roman" w:eastAsia="Times New Roman" w:hAnsi="Times New Roman" w:cs="Times New Roman"/>
          <w:noProof/>
        </w:rPr>
        <w:tab/>
        <w:t xml:space="preserve">Hunter JD (2007) Matplotlib: A 2D Graphics Environment. </w:t>
      </w:r>
      <w:r w:rsidRPr="00AD1636">
        <w:rPr>
          <w:rFonts w:ascii="Times New Roman" w:eastAsia="Times New Roman" w:hAnsi="Times New Roman" w:cs="Times New Roman"/>
          <w:i/>
          <w:iCs/>
          <w:noProof/>
        </w:rPr>
        <w:t>Comput Sci Eng</w:t>
      </w:r>
      <w:r w:rsidRPr="00AD1636">
        <w:rPr>
          <w:rFonts w:ascii="Times New Roman" w:eastAsia="Times New Roman" w:hAnsi="Times New Roman" w:cs="Times New Roman"/>
          <w:noProof/>
        </w:rPr>
        <w:t xml:space="preserve"> 9(3):90–95.</w:t>
      </w:r>
    </w:p>
    <w:p w14:paraId="762550CF"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25. </w:t>
      </w:r>
      <w:r w:rsidRPr="00AD1636">
        <w:rPr>
          <w:rFonts w:ascii="Times New Roman" w:eastAsia="Times New Roman" w:hAnsi="Times New Roman" w:cs="Times New Roman"/>
          <w:noProof/>
        </w:rPr>
        <w:tab/>
        <w:t xml:space="preserve">McKinney W (2010) Data Structures for Statistical Computing in Python. </w:t>
      </w:r>
      <w:r w:rsidRPr="00AD1636">
        <w:rPr>
          <w:rFonts w:ascii="Times New Roman" w:eastAsia="Times New Roman" w:hAnsi="Times New Roman" w:cs="Times New Roman"/>
          <w:i/>
          <w:iCs/>
          <w:noProof/>
        </w:rPr>
        <w:t>Proceedings of the 9th Python in Science Conference</w:t>
      </w:r>
      <w:r w:rsidRPr="00AD1636">
        <w:rPr>
          <w:rFonts w:ascii="Times New Roman" w:eastAsia="Times New Roman" w:hAnsi="Times New Roman" w:cs="Times New Roman"/>
          <w:noProof/>
        </w:rPr>
        <w:t>, eds van der Walt S, Millman J, pp 51–56.</w:t>
      </w:r>
    </w:p>
    <w:p w14:paraId="109A0EBC"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26. </w:t>
      </w:r>
      <w:r w:rsidRPr="00AD1636">
        <w:rPr>
          <w:rFonts w:ascii="Times New Roman" w:eastAsia="Times New Roman" w:hAnsi="Times New Roman" w:cs="Times New Roman"/>
          <w:noProof/>
        </w:rPr>
        <w:tab/>
        <w:t>Waskom M, et al. (2016) seaborn: v0.7.0 (January 2016). doi:10.5281/zenodo.45133.</w:t>
      </w:r>
    </w:p>
    <w:p w14:paraId="01340DC1"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27. </w:t>
      </w:r>
      <w:r w:rsidRPr="00AD1636">
        <w:rPr>
          <w:rFonts w:ascii="Times New Roman" w:eastAsia="Times New Roman" w:hAnsi="Times New Roman" w:cs="Times New Roman"/>
          <w:noProof/>
        </w:rPr>
        <w:tab/>
        <w:t>Newville M, Ingargiola A, Stensitzki T, Allen DB (2014) LMFIT: Non-Linear Least-Square Minimization and Curve-Fitting for Python. doi:10.5281/zenodo.11813.</w:t>
      </w:r>
    </w:p>
    <w:p w14:paraId="45005538"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28. </w:t>
      </w:r>
      <w:r w:rsidRPr="00AD1636">
        <w:rPr>
          <w:rFonts w:ascii="Times New Roman" w:eastAsia="Times New Roman" w:hAnsi="Times New Roman" w:cs="Times New Roman"/>
          <w:noProof/>
        </w:rPr>
        <w:tab/>
        <w:t xml:space="preserve">Pedregosa F, et al. (2011) Scikit-learn: Machine Learning in Python. </w:t>
      </w:r>
      <w:r w:rsidRPr="00AD1636">
        <w:rPr>
          <w:rFonts w:ascii="Times New Roman" w:eastAsia="Times New Roman" w:hAnsi="Times New Roman" w:cs="Times New Roman"/>
          <w:i/>
          <w:iCs/>
          <w:noProof/>
        </w:rPr>
        <w:t>J Mach Learn Res</w:t>
      </w:r>
      <w:r w:rsidRPr="00AD1636">
        <w:rPr>
          <w:rFonts w:ascii="Times New Roman" w:eastAsia="Times New Roman" w:hAnsi="Times New Roman" w:cs="Times New Roman"/>
          <w:noProof/>
        </w:rPr>
        <w:t xml:space="preserve"> 12:2825–2830.</w:t>
      </w:r>
    </w:p>
    <w:p w14:paraId="38D21059"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29. </w:t>
      </w:r>
      <w:r w:rsidRPr="00AD1636">
        <w:rPr>
          <w:rFonts w:ascii="Times New Roman" w:eastAsia="Times New Roman" w:hAnsi="Times New Roman" w:cs="Times New Roman"/>
          <w:noProof/>
        </w:rPr>
        <w:tab/>
        <w:t>SymPy Development Team (2014) SymPy: Python library for symbolic mathematics.</w:t>
      </w:r>
    </w:p>
    <w:p w14:paraId="6DCA04D0"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30. </w:t>
      </w:r>
      <w:r w:rsidRPr="00AD1636">
        <w:rPr>
          <w:rFonts w:ascii="Times New Roman" w:eastAsia="Times New Roman" w:hAnsi="Times New Roman" w:cs="Times New Roman"/>
          <w:noProof/>
        </w:rPr>
        <w:tab/>
        <w:t xml:space="preserve">Kass R, Raftery A (1995) Bayes Factors. </w:t>
      </w:r>
      <w:r w:rsidRPr="00AD1636">
        <w:rPr>
          <w:rFonts w:ascii="Times New Roman" w:eastAsia="Times New Roman" w:hAnsi="Times New Roman" w:cs="Times New Roman"/>
          <w:i/>
          <w:iCs/>
          <w:noProof/>
        </w:rPr>
        <w:t>J Am Stat Assoc</w:t>
      </w:r>
      <w:r w:rsidRPr="00AD1636">
        <w:rPr>
          <w:rFonts w:ascii="Times New Roman" w:eastAsia="Times New Roman" w:hAnsi="Times New Roman" w:cs="Times New Roman"/>
          <w:noProof/>
        </w:rPr>
        <w:t>:773–795.</w:t>
      </w:r>
    </w:p>
    <w:p w14:paraId="7A27A1A3"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31. </w:t>
      </w:r>
      <w:r w:rsidRPr="00AD1636">
        <w:rPr>
          <w:rFonts w:ascii="Times New Roman" w:eastAsia="Times New Roman" w:hAnsi="Times New Roman" w:cs="Times New Roman"/>
          <w:noProof/>
        </w:rPr>
        <w:tab/>
        <w:t xml:space="preserve">Ward EJ (2008) A review and comparison of four commonly used Bayesian and maximum likelihood model selection tools. </w:t>
      </w:r>
      <w:r w:rsidRPr="00AD1636">
        <w:rPr>
          <w:rFonts w:ascii="Times New Roman" w:eastAsia="Times New Roman" w:hAnsi="Times New Roman" w:cs="Times New Roman"/>
          <w:i/>
          <w:iCs/>
          <w:noProof/>
        </w:rPr>
        <w:t>Ecol Modell</w:t>
      </w:r>
      <w:r w:rsidRPr="00AD1636">
        <w:rPr>
          <w:rFonts w:ascii="Times New Roman" w:eastAsia="Times New Roman" w:hAnsi="Times New Roman" w:cs="Times New Roman"/>
          <w:noProof/>
        </w:rPr>
        <w:t xml:space="preserve"> 211(1–2):1–10.</w:t>
      </w:r>
    </w:p>
    <w:p w14:paraId="5D70D0A4"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32. </w:t>
      </w:r>
      <w:r w:rsidRPr="00AD1636">
        <w:rPr>
          <w:rFonts w:ascii="Times New Roman" w:eastAsia="Times New Roman" w:hAnsi="Times New Roman" w:cs="Times New Roman"/>
          <w:noProof/>
        </w:rPr>
        <w:tab/>
        <w:t xml:space="preserve">Perez F, Granger BE (2007) IPython: A System for Interactive Scientific Computing. </w:t>
      </w:r>
      <w:r w:rsidRPr="00AD1636">
        <w:rPr>
          <w:rFonts w:ascii="Times New Roman" w:eastAsia="Times New Roman" w:hAnsi="Times New Roman" w:cs="Times New Roman"/>
          <w:i/>
          <w:iCs/>
          <w:noProof/>
        </w:rPr>
        <w:t>Comput Sci Eng</w:t>
      </w:r>
      <w:r w:rsidRPr="00AD1636">
        <w:rPr>
          <w:rFonts w:ascii="Times New Roman" w:eastAsia="Times New Roman" w:hAnsi="Times New Roman" w:cs="Times New Roman"/>
          <w:noProof/>
        </w:rPr>
        <w:t xml:space="preserve"> 9(3):21–29.</w:t>
      </w:r>
    </w:p>
    <w:p w14:paraId="4C01091B"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33. </w:t>
      </w:r>
      <w:r w:rsidRPr="00AD1636">
        <w:rPr>
          <w:rFonts w:ascii="Times New Roman" w:eastAsia="Times New Roman" w:hAnsi="Times New Roman" w:cs="Times New Roman"/>
          <w:noProof/>
        </w:rPr>
        <w:tab/>
        <w:t xml:space="preserve">Gopalsamy K (1986) Convergence in a resource-based competition system. </w:t>
      </w:r>
      <w:r w:rsidRPr="00AD1636">
        <w:rPr>
          <w:rFonts w:ascii="Times New Roman" w:eastAsia="Times New Roman" w:hAnsi="Times New Roman" w:cs="Times New Roman"/>
          <w:i/>
          <w:iCs/>
          <w:noProof/>
        </w:rPr>
        <w:t>Bull Math Biol</w:t>
      </w:r>
      <w:r w:rsidRPr="00AD1636">
        <w:rPr>
          <w:rFonts w:ascii="Times New Roman" w:eastAsia="Times New Roman" w:hAnsi="Times New Roman" w:cs="Times New Roman"/>
          <w:noProof/>
        </w:rPr>
        <w:t xml:space="preserve"> 48(5–6):681–699.</w:t>
      </w:r>
    </w:p>
    <w:p w14:paraId="5EC72F5E"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34. </w:t>
      </w:r>
      <w:r w:rsidRPr="00AD1636">
        <w:rPr>
          <w:rFonts w:ascii="Times New Roman" w:eastAsia="Times New Roman" w:hAnsi="Times New Roman" w:cs="Times New Roman"/>
          <w:noProof/>
        </w:rPr>
        <w:tab/>
        <w:t xml:space="preserve">Dilao R, Domingos T (1999) A General Approach to the Modelling of Trophic Chains. </w:t>
      </w:r>
      <w:r w:rsidRPr="00AD1636">
        <w:rPr>
          <w:rFonts w:ascii="Times New Roman" w:eastAsia="Times New Roman" w:hAnsi="Times New Roman" w:cs="Times New Roman"/>
          <w:i/>
          <w:iCs/>
          <w:noProof/>
        </w:rPr>
        <w:t>Ecol Modell</w:t>
      </w:r>
      <w:r w:rsidRPr="00AD1636">
        <w:rPr>
          <w:rFonts w:ascii="Times New Roman" w:eastAsia="Times New Roman" w:hAnsi="Times New Roman" w:cs="Times New Roman"/>
          <w:noProof/>
        </w:rPr>
        <w:t xml:space="preserve"> 132(3):20.</w:t>
      </w:r>
    </w:p>
    <w:p w14:paraId="1A710BD5"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35. </w:t>
      </w:r>
      <w:r w:rsidRPr="00AD1636">
        <w:rPr>
          <w:rFonts w:ascii="Times New Roman" w:eastAsia="Times New Roman" w:hAnsi="Times New Roman" w:cs="Times New Roman"/>
          <w:noProof/>
        </w:rPr>
        <w:tab/>
        <w:t xml:space="preserve">Richards FJ (1959) A Flexible Growth Function for Empirical Use. </w:t>
      </w:r>
      <w:r w:rsidRPr="00AD1636">
        <w:rPr>
          <w:rFonts w:ascii="Times New Roman" w:eastAsia="Times New Roman" w:hAnsi="Times New Roman" w:cs="Times New Roman"/>
          <w:i/>
          <w:iCs/>
          <w:noProof/>
        </w:rPr>
        <w:t>J Exp Bot</w:t>
      </w:r>
      <w:r w:rsidRPr="00AD1636">
        <w:rPr>
          <w:rFonts w:ascii="Times New Roman" w:eastAsia="Times New Roman" w:hAnsi="Times New Roman" w:cs="Times New Roman"/>
          <w:noProof/>
        </w:rPr>
        <w:t xml:space="preserve"> </w:t>
      </w:r>
      <w:r w:rsidRPr="00AD1636">
        <w:rPr>
          <w:rFonts w:ascii="Times New Roman" w:eastAsia="Times New Roman" w:hAnsi="Times New Roman" w:cs="Times New Roman"/>
          <w:noProof/>
        </w:rPr>
        <w:lastRenderedPageBreak/>
        <w:t>10(2):290–301.</w:t>
      </w:r>
    </w:p>
    <w:p w14:paraId="7DDFA651"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36. </w:t>
      </w:r>
      <w:r w:rsidRPr="00AD1636">
        <w:rPr>
          <w:rFonts w:ascii="Times New Roman" w:eastAsia="Times New Roman" w:hAnsi="Times New Roman" w:cs="Times New Roman"/>
          <w:noProof/>
        </w:rPr>
        <w:tab/>
        <w:t xml:space="preserve">Baranyi J (1997) Simple is good as long as it is enough. </w:t>
      </w:r>
      <w:r w:rsidRPr="00AD1636">
        <w:rPr>
          <w:rFonts w:ascii="Times New Roman" w:eastAsia="Times New Roman" w:hAnsi="Times New Roman" w:cs="Times New Roman"/>
          <w:i/>
          <w:iCs/>
          <w:noProof/>
        </w:rPr>
        <w:t>Commentary</w:t>
      </w:r>
      <w:r w:rsidRPr="00AD1636">
        <w:rPr>
          <w:rFonts w:ascii="Times New Roman" w:eastAsia="Times New Roman" w:hAnsi="Times New Roman" w:cs="Times New Roman"/>
          <w:noProof/>
        </w:rPr>
        <w:t xml:space="preserve"> (1996):391–394.</w:t>
      </w:r>
    </w:p>
    <w:p w14:paraId="07FC7D9F"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37. </w:t>
      </w:r>
      <w:r w:rsidRPr="00AD1636">
        <w:rPr>
          <w:rFonts w:ascii="Times New Roman" w:eastAsia="Times New Roman" w:hAnsi="Times New Roman" w:cs="Times New Roman"/>
          <w:noProof/>
        </w:rPr>
        <w:tab/>
        <w:t xml:space="preserve">Clark F, Brook BW, Delean S, Reşit Akçakaya H, Bradshaw CJA (2010) The theta-logistic is unreliable for modelling most census data. </w:t>
      </w:r>
      <w:r w:rsidRPr="00AD1636">
        <w:rPr>
          <w:rFonts w:ascii="Times New Roman" w:eastAsia="Times New Roman" w:hAnsi="Times New Roman" w:cs="Times New Roman"/>
          <w:i/>
          <w:iCs/>
          <w:noProof/>
        </w:rPr>
        <w:t>Methods Ecol Evol</w:t>
      </w:r>
      <w:r w:rsidRPr="00AD1636">
        <w:rPr>
          <w:rFonts w:ascii="Times New Roman" w:eastAsia="Times New Roman" w:hAnsi="Times New Roman" w:cs="Times New Roman"/>
          <w:noProof/>
        </w:rPr>
        <w:t xml:space="preserve"> 1(3):253–262.</w:t>
      </w:r>
    </w:p>
    <w:p w14:paraId="7C6BEA8A" w14:textId="77777777" w:rsidR="00AD1636" w:rsidRPr="00AD1636" w:rsidRDefault="00AD1636" w:rsidP="00AD1636">
      <w:pPr>
        <w:widowControl w:val="0"/>
        <w:autoSpaceDE w:val="0"/>
        <w:autoSpaceDN w:val="0"/>
        <w:adjustRightInd w:val="0"/>
        <w:spacing w:line="480" w:lineRule="auto"/>
        <w:ind w:left="640" w:hanging="640"/>
        <w:rPr>
          <w:rFonts w:ascii="Times New Roman" w:eastAsia="Times New Roman" w:hAnsi="Times New Roman" w:cs="Times New Roman"/>
          <w:noProof/>
        </w:rPr>
      </w:pPr>
      <w:r w:rsidRPr="00AD1636">
        <w:rPr>
          <w:rFonts w:ascii="Times New Roman" w:eastAsia="Times New Roman" w:hAnsi="Times New Roman" w:cs="Times New Roman"/>
          <w:noProof/>
        </w:rPr>
        <w:t xml:space="preserve">38. </w:t>
      </w:r>
      <w:r w:rsidRPr="00AD1636">
        <w:rPr>
          <w:rFonts w:ascii="Times New Roman" w:eastAsia="Times New Roman" w:hAnsi="Times New Roman" w:cs="Times New Roman"/>
          <w:noProof/>
        </w:rPr>
        <w:tab/>
        <w:t xml:space="preserve">Gilpin ME, Ayala FJ (1973) Global Models of Growth and Competition. </w:t>
      </w:r>
      <w:r w:rsidRPr="00AD1636">
        <w:rPr>
          <w:rFonts w:ascii="Times New Roman" w:eastAsia="Times New Roman" w:hAnsi="Times New Roman" w:cs="Times New Roman"/>
          <w:i/>
          <w:iCs/>
          <w:noProof/>
        </w:rPr>
        <w:t>Proc Natl Acad Sci</w:t>
      </w:r>
      <w:r w:rsidRPr="00AD1636">
        <w:rPr>
          <w:rFonts w:ascii="Times New Roman" w:eastAsia="Times New Roman" w:hAnsi="Times New Roman" w:cs="Times New Roman"/>
          <w:noProof/>
        </w:rPr>
        <w:t xml:space="preserve"> 70(12 Pt 1-2):3590–3593.</w:t>
      </w:r>
    </w:p>
    <w:p w14:paraId="5311AFA9" w14:textId="77777777" w:rsidR="00AD1636" w:rsidRPr="00AD1636" w:rsidRDefault="00AD1636" w:rsidP="00AD1636">
      <w:pPr>
        <w:widowControl w:val="0"/>
        <w:autoSpaceDE w:val="0"/>
        <w:autoSpaceDN w:val="0"/>
        <w:adjustRightInd w:val="0"/>
        <w:spacing w:line="480" w:lineRule="auto"/>
        <w:ind w:left="640" w:hanging="640"/>
        <w:rPr>
          <w:rFonts w:ascii="Times New Roman" w:hAnsi="Times New Roman" w:cs="Times New Roman"/>
          <w:noProof/>
        </w:rPr>
      </w:pPr>
      <w:r w:rsidRPr="00AD1636">
        <w:rPr>
          <w:rFonts w:ascii="Times New Roman" w:eastAsia="Times New Roman" w:hAnsi="Times New Roman" w:cs="Times New Roman"/>
          <w:noProof/>
        </w:rPr>
        <w:t xml:space="preserve">39. </w:t>
      </w:r>
      <w:r w:rsidRPr="00AD1636">
        <w:rPr>
          <w:rFonts w:ascii="Times New Roman" w:eastAsia="Times New Roman" w:hAnsi="Times New Roman" w:cs="Times New Roman"/>
          <w:noProof/>
        </w:rPr>
        <w:tab/>
        <w:t xml:space="preserve">Verhulst P-F (1838) Notice sur la loi que la population suit dans son accroissement. Correspondance Mathématique et Physique Publiée par A. </w:t>
      </w:r>
      <w:r w:rsidRPr="00AD1636">
        <w:rPr>
          <w:rFonts w:ascii="Times New Roman" w:eastAsia="Times New Roman" w:hAnsi="Times New Roman" w:cs="Times New Roman"/>
          <w:i/>
          <w:iCs/>
          <w:noProof/>
        </w:rPr>
        <w:t>Quetelet</w:t>
      </w:r>
      <w:r w:rsidRPr="00AD1636">
        <w:rPr>
          <w:rFonts w:ascii="Times New Roman" w:eastAsia="Times New Roman" w:hAnsi="Times New Roman" w:cs="Times New Roman"/>
          <w:noProof/>
        </w:rPr>
        <w:t xml:space="preserve"> 10:113–121.</w:t>
      </w:r>
    </w:p>
    <w:p w14:paraId="4E9E953A" w14:textId="784616B3" w:rsidR="00750BAE" w:rsidRPr="0025589C" w:rsidRDefault="00750BAE" w:rsidP="00AD1636">
      <w:pPr>
        <w:widowControl w:val="0"/>
        <w:autoSpaceDE w:val="0"/>
        <w:autoSpaceDN w:val="0"/>
        <w:adjustRightInd w:val="0"/>
        <w:spacing w:line="480" w:lineRule="auto"/>
        <w:ind w:left="640" w:hanging="640"/>
        <w:rPr>
          <w:rFonts w:eastAsiaTheme="majorEastAsia"/>
          <w:b/>
          <w:bCs/>
          <w:kern w:val="32"/>
          <w:sz w:val="32"/>
          <w:szCs w:val="32"/>
        </w:rPr>
      </w:pPr>
      <w:r w:rsidRPr="007E41E1">
        <w:fldChar w:fldCharType="end"/>
      </w:r>
      <w:r w:rsidRPr="0025589C">
        <w:br w:type="page"/>
      </w:r>
    </w:p>
    <w:p w14:paraId="34CFBE58" w14:textId="07496075" w:rsidR="00750BAE" w:rsidRPr="0025589C" w:rsidRDefault="00937370" w:rsidP="00834D0E">
      <w:pPr>
        <w:pStyle w:val="Heading1"/>
      </w:pPr>
      <w:r w:rsidRPr="0025589C">
        <w:lastRenderedPageBreak/>
        <w:t>Appendices</w:t>
      </w:r>
    </w:p>
    <w:p w14:paraId="20C5FB81" w14:textId="4EDC4414" w:rsidR="007A7F01" w:rsidRPr="0025589C" w:rsidRDefault="00937370" w:rsidP="00834D0E">
      <w:pPr>
        <w:pStyle w:val="Heading2"/>
      </w:pPr>
      <w:r w:rsidRPr="0025589C">
        <w:t xml:space="preserve">Appendix </w:t>
      </w:r>
      <w:r w:rsidR="00750BAE" w:rsidRPr="0025589C">
        <w:t>1</w:t>
      </w:r>
      <w:r w:rsidR="0095414A">
        <w:t xml:space="preserve">: </w:t>
      </w:r>
      <w:r w:rsidR="007A7F01" w:rsidRPr="0025589C">
        <w:t>Monoculture model</w:t>
      </w:r>
    </w:p>
    <w:p w14:paraId="664E4CEB" w14:textId="49B322D1" w:rsidR="007A7F01" w:rsidRPr="0025589C" w:rsidRDefault="007A7F01" w:rsidP="00834D0E">
      <w:pPr>
        <w:spacing w:line="480" w:lineRule="auto"/>
        <w:ind w:firstLine="0"/>
      </w:pPr>
      <w:r w:rsidRPr="0025589C">
        <w:t>We derive our growth models from a resource consumption perspective</w:t>
      </w:r>
      <w:r w:rsidR="00FB039B" w:rsidRPr="0025589C">
        <w:t xml:space="preserve"> </w:t>
      </w:r>
      <w:r w:rsidRPr="0025589C">
        <w:fldChar w:fldCharType="begin" w:fldLock="1"/>
      </w:r>
      <w:r w:rsidR="00AD1636">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"(14, 33)", "plainTextFormattedCitation" : "(14, 33)", "previouslyFormattedCitation" : "(14, 32)" }, "properties" : { "noteIndex" : 0 }, "schema" : "https://github.com/citation-style-language/schema/raw/master/csl-citation.json" }</w:instrText>
      </w:r>
      <w:r w:rsidRPr="0025589C">
        <w:fldChar w:fldCharType="separate"/>
      </w:r>
      <w:r w:rsidR="00AD1636" w:rsidRPr="00AD1636">
        <w:rPr>
          <w:noProof/>
        </w:rPr>
        <w:t>(14, 33)</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64E9B108" w14:textId="21E884AC" w:rsidR="007A7F01" w:rsidRPr="0025589C" w:rsidRDefault="007A7F01" w:rsidP="00E541DF">
      <w:pPr>
        <w:spacing w:line="480" w:lineRule="auto"/>
        <w:ind w:firstLine="0"/>
      </w:pPr>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74395BB1" w14:textId="77777777" w:rsidR="007A7F01" w:rsidRPr="0025589C" w:rsidRDefault="007A7F01" w:rsidP="00834D0E">
      <w:pPr>
        <w:spacing w:line="480" w:lineRule="auto"/>
        <w:ind w:firstLine="0"/>
      </w:pPr>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6D911A65" w14:textId="77777777" w:rsidTr="000A28AB">
        <w:tc>
          <w:tcPr>
            <w:tcW w:w="1242" w:type="dxa"/>
            <w:vAlign w:val="center"/>
          </w:tcPr>
          <w:p w14:paraId="577F82B2" w14:textId="77777777" w:rsidR="00550FF4" w:rsidRPr="0025589C" w:rsidRDefault="00550FF4" w:rsidP="00834D0E">
            <w:pPr>
              <w:spacing w:line="480" w:lineRule="auto"/>
              <w:ind w:firstLine="0"/>
              <w:jc w:val="right"/>
            </w:pPr>
          </w:p>
        </w:tc>
        <w:tc>
          <w:tcPr>
            <w:tcW w:w="5812" w:type="dxa"/>
            <w:vAlign w:val="center"/>
          </w:tcPr>
          <w:p w14:paraId="51C5C7FF" w14:textId="60CBDA2D" w:rsidR="00550FF4" w:rsidRPr="0025589C" w:rsidRDefault="00250AF2"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2B96599B" w14:textId="50356EC3" w:rsidR="00550FF4" w:rsidRPr="0025589C" w:rsidRDefault="007E41E1" w:rsidP="007E41E1">
            <w:pPr>
              <w:spacing w:line="480" w:lineRule="auto"/>
              <w:ind w:firstLine="0"/>
              <w:jc w:val="right"/>
            </w:pPr>
            <w:r>
              <w:t>(</w:t>
            </w:r>
            <w:r w:rsidR="00550FF4" w:rsidRPr="0025589C">
              <w:t>A1a</w:t>
            </w:r>
            <w:r>
              <w:t>)</w:t>
            </w:r>
          </w:p>
          <w:p w14:paraId="41F84C3A" w14:textId="6A70EF42" w:rsidR="00550FF4" w:rsidRPr="0025589C" w:rsidRDefault="007E41E1" w:rsidP="007E41E1">
            <w:pPr>
              <w:spacing w:line="480" w:lineRule="auto"/>
              <w:ind w:firstLine="0"/>
              <w:jc w:val="right"/>
            </w:pPr>
            <w:r>
              <w:t>(</w:t>
            </w:r>
            <w:r w:rsidR="00550FF4" w:rsidRPr="0025589C">
              <w:t>A1b</w:t>
            </w:r>
            <w:r>
              <w:t>)</w:t>
            </w:r>
          </w:p>
        </w:tc>
      </w:tr>
    </w:tbl>
    <w:p w14:paraId="72AE7FE9" w14:textId="77777777" w:rsidR="00550FF4" w:rsidRPr="0025589C" w:rsidRDefault="00550FF4" w:rsidP="00834D0E">
      <w:pPr>
        <w:spacing w:line="480" w:lineRule="auto"/>
        <w:ind w:firstLine="0"/>
      </w:pPr>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2B6E0B27" w14:textId="77777777" w:rsidR="00550FF4" w:rsidRPr="0025589C" w:rsidRDefault="00550FF4" w:rsidP="00834D0E">
      <w:pPr>
        <w:spacing w:line="480" w:lineRule="auto"/>
        <w:ind w:firstLine="0"/>
      </w:pPr>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37AE943C" w14:textId="77777777" w:rsidR="00550FF4" w:rsidRPr="0025589C" w:rsidRDefault="00250AF2" w:rsidP="00834D0E">
      <w:pPr>
        <w:spacing w:line="480" w:lineRule="auto"/>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25589C" w:rsidRDefault="00550FF4" w:rsidP="00834D0E">
      <w:pPr>
        <w:spacing w:line="480" w:lineRule="auto"/>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378B2B6E" w14:textId="077DDF78" w:rsidR="00550FF4" w:rsidRPr="0025589C" w:rsidRDefault="00550FF4" w:rsidP="00834D0E">
      <w:pPr>
        <w:spacing w:line="480" w:lineRule="auto"/>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7DA75823" w14:textId="77777777" w:rsidTr="00B57EC6">
        <w:tc>
          <w:tcPr>
            <w:tcW w:w="1242" w:type="dxa"/>
            <w:vAlign w:val="center"/>
          </w:tcPr>
          <w:p w14:paraId="710DF2C6" w14:textId="77777777" w:rsidR="007A7F01" w:rsidRPr="0025589C" w:rsidRDefault="007A7F01" w:rsidP="00834D0E">
            <w:pPr>
              <w:spacing w:line="480" w:lineRule="auto"/>
              <w:ind w:firstLine="0"/>
              <w:jc w:val="right"/>
            </w:pPr>
          </w:p>
        </w:tc>
        <w:tc>
          <w:tcPr>
            <w:tcW w:w="5812" w:type="dxa"/>
            <w:vAlign w:val="center"/>
          </w:tcPr>
          <w:p w14:paraId="3F2791A3" w14:textId="02F2C063" w:rsidR="007A7F01" w:rsidRPr="0025589C" w:rsidRDefault="00250AF2"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6C0AEFDB" w14:textId="191A1D60" w:rsidR="007A7F01" w:rsidRPr="0025589C" w:rsidRDefault="007E41E1" w:rsidP="007E41E1">
            <w:pPr>
              <w:spacing w:line="480" w:lineRule="auto"/>
              <w:ind w:firstLine="0"/>
              <w:jc w:val="right"/>
            </w:pPr>
            <w:r>
              <w:t>(</w:t>
            </w:r>
            <w:r w:rsidR="007A7F01" w:rsidRPr="0025589C">
              <w:t>A</w:t>
            </w:r>
            <w:r w:rsidR="00550FF4" w:rsidRPr="0025589C">
              <w:t>2</w:t>
            </w:r>
            <w:r w:rsidR="007A7F01" w:rsidRPr="0025589C">
              <w:t>a</w:t>
            </w:r>
            <w:r>
              <w:t>)</w:t>
            </w:r>
          </w:p>
          <w:p w14:paraId="7AA095FF" w14:textId="2CCB5B54" w:rsidR="007A7F01" w:rsidRPr="0025589C" w:rsidRDefault="007E41E1" w:rsidP="007E41E1">
            <w:pPr>
              <w:spacing w:line="480" w:lineRule="auto"/>
              <w:ind w:firstLine="0"/>
              <w:jc w:val="right"/>
            </w:pPr>
            <w:r>
              <w:t>(</w:t>
            </w:r>
            <w:r w:rsidR="007A7F01" w:rsidRPr="0025589C">
              <w:t>A</w:t>
            </w:r>
            <w:r w:rsidR="00550FF4" w:rsidRPr="0025589C">
              <w:t>2</w:t>
            </w:r>
            <w:r w:rsidR="007A7F01" w:rsidRPr="0025589C">
              <w:t>b</w:t>
            </w:r>
            <w:r>
              <w:t>)</w:t>
            </w:r>
          </w:p>
        </w:tc>
      </w:tr>
    </w:tbl>
    <w:p w14:paraId="17ED2456" w14:textId="77777777" w:rsidR="00550FF4" w:rsidRPr="0025589C" w:rsidRDefault="007A7F01" w:rsidP="00834D0E">
      <w:pPr>
        <w:spacing w:line="480" w:lineRule="auto"/>
        <w:ind w:firstLine="0"/>
      </w:pPr>
      <w:r w:rsidRPr="0025589C">
        <w:t xml:space="preserve">with </w:t>
      </w:r>
      <m:oMath>
        <m:r>
          <w:rPr>
            <w:rFonts w:ascii="Cambria Math" w:hAnsi="Cambria Math"/>
          </w:rPr>
          <m:t>μ=ϵν</m:t>
        </m:r>
      </m:oMath>
      <w:r w:rsidRPr="0025589C">
        <w:t xml:space="preserve">. </w:t>
      </w:r>
    </w:p>
    <w:p w14:paraId="7F97C730" w14:textId="5B42EEAA" w:rsidR="007A7F01" w:rsidRPr="0025589C" w:rsidRDefault="007A7F01" w:rsidP="00834D0E">
      <w:pPr>
        <w:spacing w:line="480" w:lineRule="auto"/>
        <w:ind w:firstLine="0"/>
      </w:pPr>
      <w:r w:rsidRPr="0025589C">
        <w:lastRenderedPageBreak/>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AD1636">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"(34)", "plainTextFormattedCitation" : "(34)", "previouslyFormattedCitation" : "(33)" }, "properties" : { "noteIndex" : 0 }, "schema" : "https://github.com/citation-style-language/schema/raw/master/csl-citation.json" }</w:instrText>
      </w:r>
      <w:r w:rsidRPr="0025589C">
        <w:fldChar w:fldCharType="separate"/>
      </w:r>
      <w:r w:rsidR="00AD1636" w:rsidRPr="00AD1636">
        <w:rPr>
          <w:noProof/>
        </w:rPr>
        <w:t>(34)</w:t>
      </w:r>
      <w:r w:rsidRPr="0025589C">
        <w:fldChar w:fldCharType="end"/>
      </w:r>
      <w:r w:rsidRPr="0025589C">
        <w:t xml:space="preserve">. We find that </w:t>
      </w:r>
      <w:r w:rsidRPr="0025589C">
        <w:rPr>
          <w:i/>
          <w:iCs/>
        </w:rPr>
        <w:t>M</w:t>
      </w:r>
      <w:r w:rsidRPr="0025589C">
        <w:t xml:space="preserve"> is constant</w:t>
      </w:r>
    </w:p>
    <w:p w14:paraId="7CC1755E" w14:textId="77777777" w:rsidR="007A7F01" w:rsidRPr="0025589C" w:rsidRDefault="00250AF2" w:rsidP="00834D0E">
      <w:pPr>
        <w:tabs>
          <w:tab w:val="left" w:pos="1803"/>
          <w:tab w:val="center" w:pos="4153"/>
        </w:tabs>
        <w:spacing w:line="480" w:lineRule="auto"/>
        <w:ind w:firstLine="0"/>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24C09DF2" w14:textId="12CEB3B0" w:rsidR="007A7F01" w:rsidRPr="0025589C" w:rsidRDefault="007A7F01" w:rsidP="00834D0E">
      <w:pPr>
        <w:spacing w:line="480" w:lineRule="auto"/>
        <w:ind w:firstLine="0"/>
      </w:pPr>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4B6DEC" w14:textId="77777777" w:rsidTr="00B57EC6">
        <w:tc>
          <w:tcPr>
            <w:tcW w:w="1951" w:type="dxa"/>
            <w:vAlign w:val="center"/>
          </w:tcPr>
          <w:p w14:paraId="0C781E11" w14:textId="77777777" w:rsidR="007A7F01" w:rsidRPr="0025589C" w:rsidRDefault="007A7F01" w:rsidP="00834D0E">
            <w:pPr>
              <w:spacing w:line="480" w:lineRule="auto"/>
              <w:ind w:firstLine="0"/>
              <w:jc w:val="right"/>
            </w:pPr>
          </w:p>
        </w:tc>
        <w:tc>
          <w:tcPr>
            <w:tcW w:w="5103" w:type="dxa"/>
            <w:vAlign w:val="center"/>
          </w:tcPr>
          <w:p w14:paraId="77261AC9" w14:textId="77777777" w:rsidR="007A7F01" w:rsidRPr="0025589C" w:rsidRDefault="00250AF2" w:rsidP="00834D0E">
            <w:pPr>
              <w:spacing w:line="480" w:lineRule="auto"/>
              <w:ind w:firstLine="0"/>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0BDE7C18" w14:textId="6218688C" w:rsidR="007A7F01" w:rsidRPr="0025589C" w:rsidRDefault="007E41E1" w:rsidP="007E41E1">
            <w:pPr>
              <w:spacing w:line="480" w:lineRule="auto"/>
              <w:ind w:firstLine="0"/>
              <w:jc w:val="right"/>
            </w:pPr>
            <w:r>
              <w:t>(</w:t>
            </w:r>
            <w:r w:rsidR="007A7F01" w:rsidRPr="0025589C">
              <w:t>A3</w:t>
            </w:r>
            <w:r>
              <w:t>)</w:t>
            </w:r>
          </w:p>
        </w:tc>
      </w:tr>
    </w:tbl>
    <w:p w14:paraId="75C4E254" w14:textId="77777777" w:rsidR="007A7F01" w:rsidRPr="0025589C" w:rsidRDefault="007A7F01" w:rsidP="00834D0E">
      <w:pPr>
        <w:spacing w:line="480" w:lineRule="auto"/>
        <w:ind w:firstLine="0"/>
      </w:pPr>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AFB880E" w14:textId="77777777" w:rsidTr="00B57EC6">
        <w:tc>
          <w:tcPr>
            <w:tcW w:w="1951" w:type="dxa"/>
            <w:vAlign w:val="center"/>
          </w:tcPr>
          <w:p w14:paraId="1D2BAA6D" w14:textId="77777777" w:rsidR="007A7F01" w:rsidRPr="0025589C" w:rsidRDefault="007A7F01" w:rsidP="00834D0E">
            <w:pPr>
              <w:spacing w:line="480" w:lineRule="auto"/>
              <w:ind w:firstLine="0"/>
              <w:jc w:val="right"/>
            </w:pPr>
          </w:p>
        </w:tc>
        <w:tc>
          <w:tcPr>
            <w:tcW w:w="5103" w:type="dxa"/>
            <w:vAlign w:val="center"/>
          </w:tcPr>
          <w:p w14:paraId="2F35DF75" w14:textId="77777777" w:rsidR="007A7F01" w:rsidRPr="0025589C" w:rsidRDefault="00250AF2"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40CA4666" w14:textId="79CEF0CC" w:rsidR="007A7F01" w:rsidRPr="0025589C" w:rsidRDefault="007E41E1" w:rsidP="007E41E1">
            <w:pPr>
              <w:spacing w:line="480" w:lineRule="auto"/>
              <w:ind w:firstLine="0"/>
              <w:jc w:val="right"/>
            </w:pPr>
            <w:r>
              <w:t>(</w:t>
            </w:r>
            <w:r w:rsidR="007A7F01" w:rsidRPr="0025589C">
              <w:t>A4</w:t>
            </w:r>
            <w:r>
              <w:t>)</w:t>
            </w:r>
          </w:p>
        </w:tc>
      </w:tr>
    </w:tbl>
    <w:p w14:paraId="0E9F4221" w14:textId="242F110A" w:rsidR="007A7F01" w:rsidRPr="0025589C" w:rsidRDefault="007A7F01" w:rsidP="00E541DF">
      <w:pPr>
        <w:spacing w:line="480" w:lineRule="auto"/>
        <w:ind w:firstLine="0"/>
      </w:pPr>
      <w:r w:rsidRPr="0025589C">
        <w:t>which is the Richards differential equation</w:t>
      </w:r>
      <w:r w:rsidR="00FB039B" w:rsidRPr="0025589C">
        <w:t xml:space="preserve"> </w:t>
      </w:r>
      <w:r w:rsidRPr="0025589C">
        <w:fldChar w:fldCharType="begin" w:fldLock="1"/>
      </w:r>
      <w:r w:rsidR="00AD1636">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"(34)" }, "properties" : { "noteIndex" : 0 }, "schema" : "https://github.com/citation-style-language/schema/raw/master/csl-citation.json" }</w:instrText>
      </w:r>
      <w:r w:rsidRPr="0025589C">
        <w:fldChar w:fldCharType="separate"/>
      </w:r>
      <w:r w:rsidR="00AD1636" w:rsidRPr="00AD1636">
        <w:rPr>
          <w:noProof/>
        </w:rPr>
        <w:t>(35)</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0EB89294" w14:textId="4A8E97C1" w:rsidR="007A7F01" w:rsidRPr="0025589C" w:rsidRDefault="007A7F01" w:rsidP="00834D0E">
      <w:pPr>
        <w:spacing w:line="480" w:lineRule="auto"/>
        <w:ind w:firstLine="0"/>
      </w:pPr>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59DC0025" w14:textId="77777777" w:rsidR="007A7F01" w:rsidRPr="0025589C" w:rsidRDefault="007A7F01" w:rsidP="00834D0E">
      <w:pPr>
        <w:spacing w:line="480" w:lineRule="auto"/>
        <w:ind w:firstLine="0"/>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67FE771C" w14:textId="15A53221" w:rsidR="007A7F01" w:rsidRPr="0025589C" w:rsidRDefault="007A7F01" w:rsidP="00834D0E">
      <w:pPr>
        <w:spacing w:line="480" w:lineRule="auto"/>
        <w:ind w:firstLine="0"/>
      </w:pPr>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Pr="0025589C">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84D304E" w14:textId="77777777" w:rsidTr="00B57EC6">
        <w:tc>
          <w:tcPr>
            <w:tcW w:w="1951" w:type="dxa"/>
            <w:vAlign w:val="center"/>
          </w:tcPr>
          <w:p w14:paraId="282C6E0D" w14:textId="77777777" w:rsidR="007A7F01" w:rsidRPr="0025589C" w:rsidRDefault="007A7F01" w:rsidP="00834D0E">
            <w:pPr>
              <w:spacing w:line="480" w:lineRule="auto"/>
              <w:ind w:firstLine="0"/>
              <w:jc w:val="right"/>
            </w:pPr>
          </w:p>
        </w:tc>
        <w:tc>
          <w:tcPr>
            <w:tcW w:w="5103" w:type="dxa"/>
            <w:vAlign w:val="center"/>
          </w:tcPr>
          <w:p w14:paraId="4B86AC62" w14:textId="77777777" w:rsidR="007A7F01" w:rsidRPr="0025589C" w:rsidRDefault="00250AF2"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8900645" w14:textId="774D7CCE" w:rsidR="007A7F01" w:rsidRPr="0025589C" w:rsidRDefault="007E41E1" w:rsidP="007E41E1">
            <w:pPr>
              <w:spacing w:line="480" w:lineRule="auto"/>
              <w:ind w:firstLine="0"/>
              <w:jc w:val="right"/>
            </w:pPr>
            <w:r>
              <w:t>(</w:t>
            </w:r>
            <w:r w:rsidR="007A7F01" w:rsidRPr="0025589C">
              <w:t>A5</w:t>
            </w:r>
            <w:r>
              <w:t>)</w:t>
            </w:r>
          </w:p>
        </w:tc>
      </w:tr>
    </w:tbl>
    <w:p w14:paraId="44FAD20B" w14:textId="365BCF20" w:rsidR="00EB3A9A" w:rsidRPr="0025589C" w:rsidRDefault="007A7F01" w:rsidP="00834D0E">
      <w:pPr>
        <w:spacing w:line="480" w:lineRule="auto"/>
        <w:ind w:firstLine="0"/>
      </w:pPr>
      <w:r w:rsidRPr="0025589C">
        <w:t>Baranyi and Roberts suggested a Michaelis-Menten type of function</w:t>
      </w:r>
      <w:r w:rsidR="007E41E1">
        <w:t xml:space="preserve"> </w:t>
      </w:r>
      <w:r w:rsidRPr="0025589C">
        <w:fldChar w:fldCharType="begin" w:fldLock="1"/>
      </w:r>
      <w:r w:rsidR="00AD1636">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"(35)" }, "properties" : { "noteIndex" : 0 }, "schema" : "https://github.com/citation-style-language/schema/raw/master/csl-citation.json" }</w:instrText>
      </w:r>
      <w:r w:rsidRPr="0025589C">
        <w:fldChar w:fldCharType="separate"/>
      </w:r>
      <w:r w:rsidR="00AD1636" w:rsidRPr="00AD1636">
        <w:rPr>
          <w:noProof/>
        </w:rPr>
        <w:t>(36)</w:t>
      </w:r>
      <w:r w:rsidRPr="0025589C">
        <w:fldChar w:fldCharType="end"/>
      </w:r>
    </w:p>
    <w:p w14:paraId="481A33A1" w14:textId="109FC2A6" w:rsidR="00EB3A9A" w:rsidRPr="0025589C" w:rsidRDefault="00EB3A9A" w:rsidP="00834D0E">
      <w:pPr>
        <w:spacing w:line="480" w:lineRule="auto"/>
        <w:ind w:firstLine="0"/>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6442CC64" w14:textId="640592B9" w:rsidR="00D8570D" w:rsidRPr="0025589C" w:rsidRDefault="007A7F01" w:rsidP="00834D0E">
      <w:pPr>
        <w:spacing w:line="480" w:lineRule="auto"/>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71A81109" w14:textId="77777777" w:rsidR="00D8570D" w:rsidRPr="0025589C" w:rsidRDefault="00D8570D" w:rsidP="00834D0E">
      <w:pPr>
        <w:spacing w:line="480" w:lineRule="auto"/>
        <w:ind w:firstLine="0"/>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57A27802" w14:textId="44DAA00B" w:rsidR="006711F5" w:rsidRPr="0025589C" w:rsidRDefault="00D8570D" w:rsidP="00834D0E">
      <w:pPr>
        <w:spacing w:line="480" w:lineRule="auto"/>
        <w:ind w:firstLine="0"/>
      </w:pPr>
      <w:r w:rsidRPr="0025589C">
        <w:lastRenderedPageBreak/>
        <w:t xml:space="preserve">Therefore, integrating </w:t>
      </w:r>
      <w:r w:rsidR="007A7F01" w:rsidRPr="0025589C">
        <w:t xml:space="preserve">eq. A5 produces eq. 2. </w:t>
      </w:r>
    </w:p>
    <w:p w14:paraId="0EE2DABE" w14:textId="68DDA74A" w:rsidR="006711F5" w:rsidRPr="0025589C" w:rsidRDefault="006711F5" w:rsidP="002C084B">
      <w:pPr>
        <w:spacing w:line="480" w:lineRule="auto"/>
        <w:ind w:firstLine="0"/>
      </w:pPr>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AD1636">
        <w:rPr>
          <w:noProof/>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"manualFormatting" : "(see Richards 1959, which uses different variables: W=N,A=K,m=\u03bd+1,k=r\u22c5\u03bd)", "plainTextFormattedCitation" : "(35)", "previouslyFormattedCitation" : "(34)" }, "properties" : { "noteIndex" : 0 }, "schema" : "https://github.com/citation-style-language/schema/raw/master/csl-citation.json" }</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which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2FEE61B9" w14:textId="16676B28" w:rsidR="00257358" w:rsidRPr="0025589C" w:rsidRDefault="00257358" w:rsidP="002C084B">
      <w:pPr>
        <w:spacing w:line="480" w:lineRule="auto"/>
        <w:ind w:firstLine="0"/>
      </w:pPr>
      <w:r w:rsidRPr="0025589C">
        <w:t>We use six forms of the Baranyi-Roberts model (</w:t>
      </w:r>
      <w:r w:rsidR="007E41E1">
        <w:t>S2 Figure, S1 Table</w:t>
      </w:r>
      <w:r w:rsidRPr="0025589C">
        <w:t xml:space="preserve">). The full model is described by eq.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like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AD1636">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"(36, 37)", "plainTextFormattedCitation" : "(36, 37)", "previouslyFormattedCitation" : "(35, 36)" }, "properties" : { "noteIndex" : 0 }, "schema" : "https://github.com/citation-style-language/schema/raw/master/csl-citation.json" }</w:instrText>
      </w:r>
      <w:r w:rsidRPr="0025589C">
        <w:fldChar w:fldCharType="separate"/>
      </w:r>
      <w:r w:rsidR="00AD1636" w:rsidRPr="00AD1636">
        <w:rPr>
          <w:noProof/>
        </w:rPr>
        <w:t>(36, 37)</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AD1636">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"(35)" }, "properties" : { "noteIndex" : 0 }, "schema" : "https://github.com/citation-style-language/schema/raw/master/csl-citation.json" }</w:instrText>
      </w:r>
      <w:r w:rsidRPr="0025589C">
        <w:fldChar w:fldCharType="separate"/>
      </w:r>
      <w:r w:rsidR="00AD1636" w:rsidRPr="00AD1636">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AD1636">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"(34)" }, "properties" : { "noteIndex" : 0 }, "schema" : "https://github.com/citation-style-language/schema/raw/master/csl-citation.json" }</w:instrText>
      </w:r>
      <w:r w:rsidRPr="0025589C">
        <w:fldChar w:fldCharType="separate"/>
      </w:r>
      <w:r w:rsidR="00AD1636" w:rsidRPr="00AD1636">
        <w:rPr>
          <w:noProof/>
        </w:rPr>
        <w:t>(35)</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AD1636">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"id" : "ITEM-1", "issue" : "12 Pt 1-2", "issued" : { "date-parts" : [ [ "1973" ] ] }, "page" : "3590-3593", "title" : "Global Models of Growth and Competition", "type" : "article-journal", "volume" : "70" }, "uris" : [ "http://www.mendeley.com/documents/?uuid=a01241e5-fa46-4c04-b702-57b2517c3e1b" ] } ], "mendeley" : { "formattedCitation" : "(38)", "plainTextFormattedCitation" : "(38)", "previouslyFormattedCitation" : "(37)" }, "properties" : { "noteIndex" : 0 }, "schema" : "https://github.com/citation-style-language/schema/raw/master/csl-citation.json" }</w:instrText>
      </w:r>
      <w:r w:rsidRPr="0025589C">
        <w:fldChar w:fldCharType="separate"/>
      </w:r>
      <w:r w:rsidR="00AD1636" w:rsidRPr="00AD1636">
        <w:rPr>
          <w:noProof/>
        </w:rPr>
        <w:t>(38)</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6727C09C" w14:textId="5FAE2BD4" w:rsidR="007A7F01" w:rsidRPr="0025589C" w:rsidRDefault="00937370" w:rsidP="00834D0E">
      <w:pPr>
        <w:pStyle w:val="Heading2"/>
      </w:pPr>
      <w:bookmarkStart w:id="489" w:name="_Ref439853477"/>
      <w:r w:rsidRPr="0025589C">
        <w:lastRenderedPageBreak/>
        <w:t>Appendix</w:t>
      </w:r>
      <w:r w:rsidR="00BD6542" w:rsidRPr="0025589C">
        <w:t xml:space="preserve"> </w:t>
      </w:r>
      <w:r w:rsidR="00750BAE" w:rsidRPr="0025589C">
        <w:t>2</w:t>
      </w:r>
      <w:r w:rsidR="0095414A">
        <w:t xml:space="preserve">: </w:t>
      </w:r>
      <w:r w:rsidR="007A7F01" w:rsidRPr="0025589C">
        <w:t>Mixed culture model</w:t>
      </w:r>
      <w:bookmarkEnd w:id="489"/>
    </w:p>
    <w:p w14:paraId="7B1508AB" w14:textId="17FD6E80" w:rsidR="007A7F01" w:rsidRPr="0025589C" w:rsidRDefault="007A7F01" w:rsidP="00834D0E">
      <w:pPr>
        <w:spacing w:line="480" w:lineRule="auto"/>
        <w:ind w:firstLine="0"/>
      </w:pPr>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EB7F3CE" w14:textId="77777777" w:rsidTr="00B57EC6">
        <w:tc>
          <w:tcPr>
            <w:tcW w:w="1951" w:type="dxa"/>
            <w:vAlign w:val="center"/>
          </w:tcPr>
          <w:p w14:paraId="70FA8CD1" w14:textId="77777777" w:rsidR="007A7F01" w:rsidRPr="0025589C" w:rsidRDefault="007A7F01" w:rsidP="00834D0E">
            <w:pPr>
              <w:spacing w:line="480" w:lineRule="auto"/>
              <w:ind w:firstLine="0"/>
              <w:jc w:val="right"/>
              <w:rPr>
                <w:i/>
                <w:iCs/>
              </w:rPr>
            </w:pPr>
          </w:p>
        </w:tc>
        <w:tc>
          <w:tcPr>
            <w:tcW w:w="5103" w:type="dxa"/>
            <w:vAlign w:val="center"/>
          </w:tcPr>
          <w:p w14:paraId="56F92223" w14:textId="77777777" w:rsidR="007A7F01" w:rsidRPr="0025589C" w:rsidRDefault="00250AF2"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6A30A4CF" w:rsidR="007A7F01" w:rsidRPr="0025589C" w:rsidRDefault="007E41E1" w:rsidP="007E41E1">
            <w:pPr>
              <w:spacing w:line="480" w:lineRule="auto"/>
              <w:ind w:firstLine="0"/>
              <w:jc w:val="right"/>
            </w:pPr>
            <w:r>
              <w:t>(</w:t>
            </w:r>
            <w:r w:rsidR="007A7F01" w:rsidRPr="0025589C">
              <w:t>B1a</w:t>
            </w:r>
            <w:r>
              <w:t>)</w:t>
            </w:r>
          </w:p>
          <w:p w14:paraId="3A27D326" w14:textId="373339E0" w:rsidR="007A7F01" w:rsidRPr="0025589C" w:rsidRDefault="007E41E1" w:rsidP="00834D0E">
            <w:pPr>
              <w:spacing w:line="480" w:lineRule="auto"/>
              <w:ind w:firstLine="0"/>
              <w:jc w:val="right"/>
            </w:pPr>
            <w:r>
              <w:t>(B1b)</w:t>
            </w:r>
          </w:p>
          <w:p w14:paraId="24DC33B2" w14:textId="01B975C6" w:rsidR="007A7F01" w:rsidRPr="0025589C" w:rsidRDefault="007E41E1" w:rsidP="00834D0E">
            <w:pPr>
              <w:spacing w:line="480" w:lineRule="auto"/>
              <w:ind w:firstLine="0"/>
              <w:jc w:val="right"/>
              <w:rPr>
                <w:i/>
                <w:iCs/>
              </w:rPr>
            </w:pPr>
            <w:r>
              <w:t>(</w:t>
            </w:r>
            <w:r w:rsidR="007A7F01" w:rsidRPr="0025589C">
              <w:t>B1c</w:t>
            </w:r>
            <w:r>
              <w:t>)</w:t>
            </w:r>
          </w:p>
        </w:tc>
      </w:tr>
    </w:tbl>
    <w:p w14:paraId="6210EBE4" w14:textId="69448787" w:rsidR="007A7F01" w:rsidRPr="0025589C" w:rsidRDefault="007A7F01" w:rsidP="00E541DF">
      <w:pPr>
        <w:spacing w:line="480" w:lineRule="auto"/>
        <w:ind w:firstLine="0"/>
      </w:pPr>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r w:rsidRPr="0025589C">
        <w:rPr>
          <w:i/>
          <w:iCs/>
        </w:rPr>
        <w:t>i</w:t>
      </w:r>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DFCB4F1" w14:textId="77777777" w:rsidTr="00B57EC6">
        <w:tc>
          <w:tcPr>
            <w:tcW w:w="1951" w:type="dxa"/>
            <w:vAlign w:val="center"/>
          </w:tcPr>
          <w:p w14:paraId="3E3683A9" w14:textId="77777777" w:rsidR="007A7F01" w:rsidRPr="0025589C" w:rsidRDefault="007A7F01" w:rsidP="00834D0E">
            <w:pPr>
              <w:spacing w:line="480" w:lineRule="auto"/>
              <w:ind w:firstLine="0"/>
              <w:jc w:val="right"/>
              <w:rPr>
                <w:i/>
                <w:iCs/>
              </w:rPr>
            </w:pPr>
          </w:p>
        </w:tc>
        <w:tc>
          <w:tcPr>
            <w:tcW w:w="5103" w:type="dxa"/>
            <w:vAlign w:val="center"/>
          </w:tcPr>
          <w:p w14:paraId="4C65D192" w14:textId="77777777" w:rsidR="007A7F01" w:rsidRPr="0025589C" w:rsidRDefault="00250AF2"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60E77611" w:rsidR="007A7F01" w:rsidRPr="0025589C" w:rsidRDefault="007E41E1" w:rsidP="00834D0E">
            <w:pPr>
              <w:spacing w:line="480" w:lineRule="auto"/>
              <w:ind w:firstLine="0"/>
              <w:jc w:val="right"/>
            </w:pPr>
            <w:r>
              <w:t>(B2a)</w:t>
            </w:r>
          </w:p>
          <w:p w14:paraId="35558C86" w14:textId="5555250B" w:rsidR="007A7F01" w:rsidRPr="0025589C" w:rsidRDefault="007E41E1" w:rsidP="00834D0E">
            <w:pPr>
              <w:spacing w:line="480" w:lineRule="auto"/>
              <w:ind w:firstLine="0"/>
              <w:jc w:val="right"/>
              <w:rPr>
                <w:i/>
                <w:iCs/>
              </w:rPr>
            </w:pPr>
            <w:r>
              <w:t>(</w:t>
            </w:r>
            <w:r w:rsidR="007A7F01" w:rsidRPr="0025589C">
              <w:t>B2b</w:t>
            </w:r>
            <w:r>
              <w:t>)</w:t>
            </w:r>
          </w:p>
        </w:tc>
      </w:tr>
    </w:tbl>
    <w:p w14:paraId="52B6473C" w14:textId="3E604D2C" w:rsidR="007A7F01" w:rsidRPr="0025589C" w:rsidRDefault="007A7F01" w:rsidP="0095414A">
      <w:pPr>
        <w:tabs>
          <w:tab w:val="left" w:pos="1803"/>
          <w:tab w:val="center" w:pos="4153"/>
        </w:tabs>
        <w:spacing w:line="480" w:lineRule="auto"/>
        <w:ind w:firstLine="0"/>
      </w:pPr>
      <w:r w:rsidRPr="0025589C">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eq. 3 from eq.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As in Appendix 1.</w:t>
      </w:r>
    </w:p>
    <w:p w14:paraId="2C19DDCD" w14:textId="0667D528" w:rsidR="007A7F01" w:rsidRPr="0025589C" w:rsidRDefault="007A7F01" w:rsidP="00E541DF">
      <w:pPr>
        <w:tabs>
          <w:tab w:val="left" w:pos="1803"/>
          <w:tab w:val="center" w:pos="4153"/>
        </w:tabs>
        <w:spacing w:line="480" w:lineRule="auto"/>
        <w:ind w:firstLine="0"/>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Pr="0025589C">
        <w:t>different 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304275B" w14:textId="77777777" w:rsidTr="00B57EC6">
        <w:tc>
          <w:tcPr>
            <w:tcW w:w="1951" w:type="dxa"/>
            <w:vAlign w:val="center"/>
          </w:tcPr>
          <w:p w14:paraId="775EDE02" w14:textId="77777777" w:rsidR="007A7F01" w:rsidRPr="0025589C" w:rsidRDefault="007A7F01" w:rsidP="00834D0E">
            <w:pPr>
              <w:spacing w:line="480" w:lineRule="auto"/>
              <w:ind w:firstLine="0"/>
              <w:jc w:val="right"/>
              <w:rPr>
                <w:i/>
                <w:iCs/>
              </w:rPr>
            </w:pPr>
          </w:p>
        </w:tc>
        <w:tc>
          <w:tcPr>
            <w:tcW w:w="5103" w:type="dxa"/>
            <w:vAlign w:val="center"/>
          </w:tcPr>
          <w:p w14:paraId="0D77D915" w14:textId="3662B418" w:rsidR="007A7F01" w:rsidRPr="0025589C" w:rsidRDefault="00250AF2"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1EF4691C" w:rsidR="007A7F01" w:rsidRPr="0025589C" w:rsidRDefault="007E41E1" w:rsidP="00834D0E">
            <w:pPr>
              <w:spacing w:line="480" w:lineRule="auto"/>
              <w:ind w:firstLine="0"/>
              <w:jc w:val="right"/>
            </w:pPr>
            <w:r>
              <w:t>(B3a)</w:t>
            </w:r>
          </w:p>
          <w:p w14:paraId="400F0B34" w14:textId="63659B2C" w:rsidR="007A7F01" w:rsidRPr="0025589C" w:rsidRDefault="007E41E1" w:rsidP="00834D0E">
            <w:pPr>
              <w:spacing w:line="480" w:lineRule="auto"/>
              <w:ind w:firstLine="0"/>
              <w:jc w:val="right"/>
            </w:pPr>
            <w:r>
              <w:t>(B3b)</w:t>
            </w:r>
          </w:p>
          <w:p w14:paraId="1C2DA814" w14:textId="0E7B59CB" w:rsidR="007A7F01" w:rsidRPr="0025589C" w:rsidRDefault="007E41E1" w:rsidP="00834D0E">
            <w:pPr>
              <w:spacing w:line="480" w:lineRule="auto"/>
              <w:ind w:firstLine="0"/>
              <w:jc w:val="right"/>
            </w:pPr>
            <w:r>
              <w:t>(B3c)</w:t>
            </w:r>
          </w:p>
          <w:p w14:paraId="1E95C71B" w14:textId="4AFA9D6E" w:rsidR="007A7F01" w:rsidRPr="0025589C" w:rsidRDefault="007E41E1" w:rsidP="00834D0E">
            <w:pPr>
              <w:spacing w:line="480" w:lineRule="auto"/>
              <w:ind w:firstLine="0"/>
              <w:jc w:val="right"/>
            </w:pPr>
            <w:r>
              <w:t>(B3d)</w:t>
            </w:r>
          </w:p>
        </w:tc>
      </w:tr>
    </w:tbl>
    <w:p w14:paraId="0166B204" w14:textId="67A5C096" w:rsidR="007A7F01" w:rsidRPr="0025589C" w:rsidRDefault="007A7F01" w:rsidP="00834D0E">
      <w:pPr>
        <w:tabs>
          <w:tab w:val="left" w:pos="1803"/>
          <w:tab w:val="center" w:pos="4153"/>
        </w:tabs>
        <w:spacing w:line="480" w:lineRule="auto"/>
        <w:ind w:firstLine="0"/>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BC802EB" w14:textId="0AEE6C91" w:rsidR="007A7F01" w:rsidRPr="0025589C" w:rsidRDefault="007A7F01" w:rsidP="00E541DF">
      <w:pPr>
        <w:tabs>
          <w:tab w:val="left" w:pos="1803"/>
          <w:tab w:val="center" w:pos="4153"/>
        </w:tabs>
        <w:spacing w:line="480" w:lineRule="auto"/>
        <w:ind w:firstLine="0"/>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B1C1765" w14:textId="77777777" w:rsidTr="00B57EC6">
        <w:tc>
          <w:tcPr>
            <w:tcW w:w="1951" w:type="dxa"/>
            <w:vAlign w:val="center"/>
          </w:tcPr>
          <w:p w14:paraId="2324C572" w14:textId="77777777" w:rsidR="007A7F01" w:rsidRPr="0025589C" w:rsidRDefault="007A7F01" w:rsidP="00834D0E">
            <w:pPr>
              <w:spacing w:line="480" w:lineRule="auto"/>
              <w:ind w:firstLine="0"/>
              <w:jc w:val="right"/>
              <w:rPr>
                <w:i/>
                <w:iCs/>
              </w:rPr>
            </w:pPr>
          </w:p>
        </w:tc>
        <w:tc>
          <w:tcPr>
            <w:tcW w:w="5103" w:type="dxa"/>
            <w:vAlign w:val="center"/>
          </w:tcPr>
          <w:p w14:paraId="54B75DB6" w14:textId="53A200A3" w:rsidR="007A7F01" w:rsidRPr="0025589C" w:rsidRDefault="00250AF2"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637518B5" w:rsidR="007A7F01" w:rsidRPr="0025589C" w:rsidRDefault="007E41E1" w:rsidP="00834D0E">
            <w:pPr>
              <w:spacing w:line="480" w:lineRule="auto"/>
              <w:ind w:firstLine="0"/>
              <w:jc w:val="right"/>
            </w:pPr>
            <w:r>
              <w:t>(B4a)</w:t>
            </w:r>
          </w:p>
          <w:p w14:paraId="344A8D50" w14:textId="5C156AC4" w:rsidR="007A7F01" w:rsidRPr="0025589C" w:rsidRDefault="007E41E1" w:rsidP="00834D0E">
            <w:pPr>
              <w:spacing w:line="480" w:lineRule="auto"/>
              <w:ind w:firstLine="0"/>
              <w:jc w:val="right"/>
            </w:pPr>
            <w:r>
              <w:t>(B4b)</w:t>
            </w:r>
          </w:p>
        </w:tc>
      </w:tr>
    </w:tbl>
    <w:p w14:paraId="71BB6ACE" w14:textId="1A080D85" w:rsidR="0095414A" w:rsidRDefault="007A7F01" w:rsidP="0095414A">
      <w:pPr>
        <w:spacing w:line="480" w:lineRule="auto"/>
        <w:ind w:firstLine="0"/>
      </w:pPr>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41FB7551" w14:textId="77777777" w:rsidR="0095414A" w:rsidRDefault="0095414A">
      <w:pPr>
        <w:spacing w:after="200" w:line="276" w:lineRule="auto"/>
        <w:ind w:firstLine="0"/>
      </w:pPr>
      <w:r>
        <w:br w:type="page"/>
      </w:r>
    </w:p>
    <w:p w14:paraId="3CADD1D2" w14:textId="50606729" w:rsidR="007E41E1" w:rsidRDefault="007E41E1" w:rsidP="007E41E1">
      <w:pPr>
        <w:pStyle w:val="Heading1"/>
      </w:pPr>
      <w:r>
        <w:lastRenderedPageBreak/>
        <w:t>Supporting information</w:t>
      </w:r>
    </w:p>
    <w:p w14:paraId="7830BB69" w14:textId="77777777" w:rsidR="002C16C6" w:rsidRDefault="00FE4A98" w:rsidP="002C16C6">
      <w:pPr>
        <w:pStyle w:val="Caption"/>
        <w:keepNext/>
        <w:spacing w:line="480" w:lineRule="auto"/>
        <w:ind w:firstLine="0"/>
        <w:jc w:val="center"/>
      </w:pPr>
      <w:bookmarkStart w:id="490" w:name="_Ref447623874"/>
      <w:r>
        <w:rPr>
          <w:noProof/>
          <w:color w:val="auto"/>
          <w:sz w:val="24"/>
          <w:szCs w:val="24"/>
        </w:rPr>
        <w:drawing>
          <wp:inline distT="0" distB="0" distL="0" distR="0" wp14:anchorId="104C2476" wp14:editId="25810F9B">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35E249C5" w14:textId="508D81AE" w:rsidR="007E41E1" w:rsidRPr="007E41E1" w:rsidRDefault="002C16C6" w:rsidP="0062642A">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sidRPr="002C16C6">
        <w:rPr>
          <w:color w:val="auto"/>
          <w:sz w:val="24"/>
          <w:szCs w:val="24"/>
        </w:rPr>
        <w:t>1</w:t>
      </w:r>
      <w:r w:rsidRPr="002C16C6">
        <w:rPr>
          <w:color w:val="auto"/>
          <w:sz w:val="24"/>
          <w:szCs w:val="24"/>
        </w:rPr>
        <w:fldChar w:fldCharType="end"/>
      </w:r>
      <w:r w:rsidRPr="002C16C6">
        <w:rPr>
          <w:color w:val="auto"/>
          <w:sz w:val="24"/>
          <w:szCs w:val="24"/>
        </w:rPr>
        <w:t xml:space="preserve">. </w:t>
      </w:r>
      <w:bookmarkEnd w:id="490"/>
      <w:r w:rsidR="007E41E1" w:rsidRPr="007E41E1">
        <w:rPr>
          <w:color w:val="auto"/>
          <w:sz w:val="24"/>
          <w:szCs w:val="24"/>
        </w:rPr>
        <w:t xml:space="preserve">Fluorescence microscopy of </w:t>
      </w:r>
      <w:r w:rsidR="007E41E1" w:rsidRPr="007E41E1">
        <w:rPr>
          <w:i/>
          <w:iCs/>
          <w:color w:val="auto"/>
          <w:sz w:val="24"/>
          <w:szCs w:val="24"/>
        </w:rPr>
        <w:t xml:space="preserve">E. coli </w:t>
      </w:r>
      <w:r w:rsidR="007E41E1" w:rsidRPr="007E41E1">
        <w:rPr>
          <w:color w:val="auto"/>
          <w:sz w:val="24"/>
          <w:szCs w:val="24"/>
        </w:rPr>
        <w:t xml:space="preserve">strains carrying GFP or RFP. </w:t>
      </w:r>
      <w:r w:rsidR="007E41E1" w:rsidRPr="007E41E1">
        <w:rPr>
          <w:b w:val="0"/>
          <w:bCs w:val="0"/>
          <w:color w:val="auto"/>
          <w:sz w:val="24"/>
          <w:szCs w:val="24"/>
        </w:rPr>
        <w:t>Image of a mixture of TG1-RFP</w:t>
      </w:r>
      <w:r>
        <w:rPr>
          <w:b w:val="0"/>
          <w:bCs w:val="0"/>
          <w:color w:val="auto"/>
          <w:sz w:val="24"/>
          <w:szCs w:val="24"/>
        </w:rPr>
        <w:t xml:space="preserve"> (strain A1 and B1)</w:t>
      </w:r>
      <w:r w:rsidR="007E41E1" w:rsidRPr="007E41E1">
        <w:rPr>
          <w:b w:val="0"/>
          <w:bCs w:val="0"/>
          <w:color w:val="auto"/>
          <w:sz w:val="24"/>
          <w:szCs w:val="24"/>
        </w:rPr>
        <w:t xml:space="preserve"> </w:t>
      </w:r>
      <w:r>
        <w:rPr>
          <w:b w:val="0"/>
          <w:bCs w:val="0"/>
          <w:color w:val="auto"/>
          <w:sz w:val="24"/>
          <w:szCs w:val="24"/>
        </w:rPr>
        <w:t xml:space="preserve">and </w:t>
      </w:r>
      <w:r w:rsidRPr="007E41E1">
        <w:rPr>
          <w:b w:val="0"/>
          <w:bCs w:val="0"/>
          <w:color w:val="auto"/>
          <w:sz w:val="24"/>
          <w:szCs w:val="24"/>
        </w:rPr>
        <w:t>DH5</w:t>
      </w:r>
      <w:r w:rsidRPr="007E41E1">
        <w:rPr>
          <w:rFonts w:ascii="Arial" w:hAnsi="Arial" w:cs="Arial"/>
          <w:b w:val="0"/>
          <w:bCs w:val="0"/>
          <w:color w:val="auto"/>
          <w:sz w:val="24"/>
          <w:szCs w:val="24"/>
        </w:rPr>
        <w:t>α</w:t>
      </w:r>
      <w:r w:rsidRPr="007E41E1">
        <w:rPr>
          <w:b w:val="0"/>
          <w:bCs w:val="0"/>
          <w:color w:val="auto"/>
          <w:sz w:val="24"/>
          <w:szCs w:val="24"/>
        </w:rPr>
        <w:t xml:space="preserve">-GFP </w:t>
      </w:r>
      <w:r>
        <w:rPr>
          <w:b w:val="0"/>
          <w:bCs w:val="0"/>
          <w:color w:val="auto"/>
          <w:sz w:val="24"/>
          <w:szCs w:val="24"/>
        </w:rPr>
        <w:t xml:space="preserve">(strain A2 and B2) </w:t>
      </w:r>
      <w:r w:rsidR="007E41E1" w:rsidRPr="007E41E1">
        <w:rPr>
          <w:b w:val="0"/>
          <w:bCs w:val="0"/>
          <w:color w:val="auto"/>
          <w:sz w:val="24"/>
          <w:szCs w:val="24"/>
        </w:rPr>
        <w:t>cells.</w:t>
      </w:r>
    </w:p>
    <w:p w14:paraId="2A2BE77C" w14:textId="77777777" w:rsidR="00FE4A98" w:rsidRDefault="00FE4A98">
      <w:pPr>
        <w:spacing w:after="200" w:line="276" w:lineRule="auto"/>
        <w:ind w:firstLine="0"/>
        <w:rPr>
          <w:b/>
          <w:bCs/>
        </w:rPr>
      </w:pPr>
      <w:bookmarkStart w:id="491" w:name="_Ref453761140"/>
      <w:bookmarkStart w:id="492" w:name="_Ref453761136"/>
      <w:r>
        <w:br w:type="page"/>
      </w:r>
    </w:p>
    <w:p w14:paraId="3AAAE5EA" w14:textId="77777777" w:rsidR="002C16C6" w:rsidRDefault="00FE4A98" w:rsidP="002C16C6">
      <w:pPr>
        <w:pStyle w:val="Caption"/>
        <w:keepNext/>
        <w:spacing w:line="480" w:lineRule="auto"/>
        <w:ind w:firstLine="0"/>
        <w:jc w:val="center"/>
      </w:pPr>
      <w:r>
        <w:rPr>
          <w:noProof/>
          <w:color w:val="auto"/>
          <w:sz w:val="24"/>
          <w:szCs w:val="24"/>
        </w:rPr>
        <w:lastRenderedPageBreak/>
        <w:drawing>
          <wp:inline distT="0" distB="0" distL="0" distR="0" wp14:anchorId="41A905A1" wp14:editId="23A53A53">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69737AAC" w14:textId="6B32FB1A" w:rsidR="007E41E1" w:rsidRPr="007E41E1" w:rsidRDefault="002C16C6" w:rsidP="000F53ED">
      <w:pPr>
        <w:pStyle w:val="Caption"/>
        <w:ind w:firstLine="0"/>
        <w:rPr>
          <w:b w:val="0"/>
          <w:bCs w:val="0"/>
          <w:color w:val="auto"/>
          <w:sz w:val="24"/>
          <w:szCs w:val="24"/>
        </w:rPr>
        <w:pPrChange w:id="493" w:author="Yoav Ram" w:date="2018-04-24T12:39:00Z">
          <w:pPr>
            <w:pStyle w:val="Caption"/>
            <w:ind w:firstLine="0"/>
          </w:pPr>
        </w:pPrChange>
      </w:pPr>
      <w:bookmarkStart w:id="494" w:name="_Ref509484308"/>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2</w:t>
      </w:r>
      <w:r w:rsidRPr="002C16C6">
        <w:rPr>
          <w:color w:val="auto"/>
          <w:sz w:val="24"/>
          <w:szCs w:val="24"/>
        </w:rPr>
        <w:fldChar w:fldCharType="end"/>
      </w:r>
      <w:bookmarkEnd w:id="494"/>
      <w:r w:rsidRPr="002C16C6">
        <w:rPr>
          <w:color w:val="auto"/>
          <w:sz w:val="24"/>
          <w:szCs w:val="24"/>
        </w:rPr>
        <w:t xml:space="preserve">. </w:t>
      </w:r>
      <w:bookmarkEnd w:id="491"/>
      <w:r w:rsidR="007E41E1" w:rsidRPr="007E41E1">
        <w:rPr>
          <w:color w:val="auto"/>
          <w:sz w:val="24"/>
          <w:szCs w:val="24"/>
        </w:rPr>
        <w:t xml:space="preserve">Growth models hierarchy. </w:t>
      </w:r>
      <w:r w:rsidR="007E41E1" w:rsidRPr="007E41E1">
        <w:rPr>
          <w:b w:val="0"/>
          <w:bCs w:val="0"/>
          <w:color w:val="auto"/>
          <w:sz w:val="24"/>
          <w:szCs w:val="24"/>
        </w:rPr>
        <w:t xml:space="preserve">The Baranyi-Roberts model and five nested models defined by fixing one or two parameters. See </w:t>
      </w:r>
      <w:r w:rsidR="007E41E1" w:rsidRPr="000F53ED">
        <w:rPr>
          <w:color w:val="auto"/>
          <w:sz w:val="24"/>
          <w:szCs w:val="24"/>
          <w:rPrChange w:id="495" w:author="Yoav Ram" w:date="2018-04-24T12:39:00Z">
            <w:rPr>
              <w:b w:val="0"/>
              <w:bCs w:val="0"/>
              <w:color w:val="auto"/>
              <w:sz w:val="24"/>
              <w:szCs w:val="24"/>
            </w:rPr>
          </w:rPrChange>
        </w:rPr>
        <w:t xml:space="preserve">Appendix 1 </w:t>
      </w:r>
      <w:r w:rsidR="007E41E1" w:rsidRPr="007E41E1">
        <w:rPr>
          <w:b w:val="0"/>
          <w:bCs w:val="0"/>
          <w:color w:val="auto"/>
          <w:sz w:val="24"/>
          <w:szCs w:val="24"/>
        </w:rPr>
        <w:t>and</w:t>
      </w:r>
      <w:r w:rsidR="007E41E1">
        <w:rPr>
          <w:b w:val="0"/>
          <w:bCs w:val="0"/>
          <w:color w:val="auto"/>
          <w:sz w:val="24"/>
          <w:szCs w:val="24"/>
        </w:rPr>
        <w:t xml:space="preserve"> </w:t>
      </w:r>
      <w:del w:id="496" w:author="Yoav Ram" w:date="2018-04-24T12:39:00Z">
        <w:r w:rsidR="007E41E1" w:rsidRPr="000F53ED" w:rsidDel="000F53ED">
          <w:rPr>
            <w:color w:val="auto"/>
            <w:sz w:val="24"/>
            <w:szCs w:val="24"/>
            <w:rPrChange w:id="497" w:author="Yoav Ram" w:date="2018-04-24T12:39:00Z">
              <w:rPr>
                <w:b w:val="0"/>
                <w:bCs w:val="0"/>
                <w:color w:val="auto"/>
                <w:sz w:val="24"/>
                <w:szCs w:val="24"/>
              </w:rPr>
            </w:rPrChange>
          </w:rPr>
          <w:delText xml:space="preserve">S1 </w:delText>
        </w:r>
      </w:del>
      <w:r w:rsidR="007E41E1" w:rsidRPr="000F53ED">
        <w:rPr>
          <w:color w:val="auto"/>
          <w:sz w:val="24"/>
          <w:szCs w:val="24"/>
          <w:rPrChange w:id="498" w:author="Yoav Ram" w:date="2018-04-24T12:39:00Z">
            <w:rPr>
              <w:b w:val="0"/>
              <w:bCs w:val="0"/>
              <w:color w:val="auto"/>
              <w:sz w:val="24"/>
              <w:szCs w:val="24"/>
            </w:rPr>
          </w:rPrChange>
        </w:rPr>
        <w:t xml:space="preserve">Table </w:t>
      </w:r>
      <w:ins w:id="499" w:author="Yoav Ram" w:date="2018-04-24T12:39:00Z">
        <w:r w:rsidR="000F53ED" w:rsidRPr="000F53ED">
          <w:rPr>
            <w:color w:val="auto"/>
            <w:sz w:val="24"/>
            <w:szCs w:val="24"/>
            <w:rPrChange w:id="500" w:author="Yoav Ram" w:date="2018-04-24T12:39:00Z">
              <w:rPr>
                <w:b w:val="0"/>
                <w:bCs w:val="0"/>
                <w:color w:val="auto"/>
                <w:sz w:val="24"/>
                <w:szCs w:val="24"/>
              </w:rPr>
            </w:rPrChange>
          </w:rPr>
          <w:t>S1</w:t>
        </w:r>
        <w:r w:rsidR="000F53ED">
          <w:rPr>
            <w:b w:val="0"/>
            <w:bCs w:val="0"/>
            <w:color w:val="auto"/>
            <w:sz w:val="24"/>
            <w:szCs w:val="24"/>
          </w:rPr>
          <w:t xml:space="preserve"> </w:t>
        </w:r>
      </w:ins>
      <w:r w:rsidR="007E41E1" w:rsidRPr="007E41E1">
        <w:rPr>
          <w:b w:val="0"/>
          <w:bCs w:val="0"/>
          <w:color w:val="auto"/>
          <w:sz w:val="24"/>
          <w:szCs w:val="24"/>
        </w:rPr>
        <w:t>for more details.</w:t>
      </w:r>
      <w:bookmarkEnd w:id="492"/>
    </w:p>
    <w:p w14:paraId="094F0F89" w14:textId="77777777" w:rsidR="00FE4A98" w:rsidRDefault="00FE4A98">
      <w:pPr>
        <w:spacing w:after="200" w:line="276" w:lineRule="auto"/>
        <w:ind w:firstLine="0"/>
        <w:rPr>
          <w:b/>
          <w:bCs/>
        </w:rPr>
      </w:pPr>
      <w:bookmarkStart w:id="501" w:name="_Ref454205793"/>
      <w:r>
        <w:br w:type="page"/>
      </w:r>
    </w:p>
    <w:p w14:paraId="38D720EB" w14:textId="77777777" w:rsidR="002C16C6" w:rsidRDefault="00FE4A98" w:rsidP="002C16C6">
      <w:pPr>
        <w:pStyle w:val="Caption"/>
        <w:keepNext/>
        <w:spacing w:line="480" w:lineRule="auto"/>
        <w:ind w:firstLine="0"/>
        <w:jc w:val="center"/>
      </w:pPr>
      <w:r>
        <w:rPr>
          <w:noProof/>
          <w:sz w:val="24"/>
          <w:szCs w:val="24"/>
        </w:rPr>
        <w:lastRenderedPageBreak/>
        <w:drawing>
          <wp:inline distT="0" distB="0" distL="0" distR="0" wp14:anchorId="3277CFD0" wp14:editId="396C3EC5">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36D6CEC6" w14:textId="6AC121D2" w:rsidR="007E41E1" w:rsidRPr="007E41E1" w:rsidRDefault="002C16C6" w:rsidP="000F53ED">
      <w:pPr>
        <w:pStyle w:val="Caption"/>
        <w:ind w:firstLine="0"/>
        <w:rPr>
          <w:b w:val="0"/>
          <w:bCs w:val="0"/>
          <w:color w:val="auto"/>
          <w:sz w:val="24"/>
          <w:szCs w:val="24"/>
        </w:rPr>
        <w:pPrChange w:id="502" w:author="Yoav Ram" w:date="2018-04-24T12:39:00Z">
          <w:pPr>
            <w:pStyle w:val="Caption"/>
            <w:ind w:firstLine="0"/>
          </w:pPr>
        </w:pPrChange>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3</w:t>
      </w:r>
      <w:r w:rsidRPr="002C16C6">
        <w:rPr>
          <w:color w:val="auto"/>
          <w:sz w:val="24"/>
          <w:szCs w:val="24"/>
        </w:rPr>
        <w:fldChar w:fldCharType="end"/>
      </w:r>
      <w:r w:rsidRPr="002C16C6">
        <w:rPr>
          <w:color w:val="auto"/>
          <w:sz w:val="24"/>
          <w:szCs w:val="24"/>
        </w:rPr>
        <w:t xml:space="preserve">. </w:t>
      </w:r>
      <w:bookmarkEnd w:id="501"/>
      <w:r w:rsidR="007E41E1" w:rsidRPr="007E41E1">
        <w:rPr>
          <w:color w:val="auto"/>
          <w:sz w:val="24"/>
          <w:szCs w:val="24"/>
        </w:rPr>
        <w:t>Mixed culture growth predictions with confidence intervals.</w:t>
      </w:r>
      <w:r w:rsidR="007E41E1" w:rsidRPr="007E41E1">
        <w:rPr>
          <w:b w:val="0"/>
          <w:bCs w:val="0"/>
          <w:color w:val="auto"/>
          <w:sz w:val="24"/>
          <w:szCs w:val="24"/>
        </w:rPr>
        <w:t xml:space="preserve"> </w:t>
      </w:r>
      <w:r w:rsidR="003E3C9C">
        <w:rPr>
          <w:b w:val="0"/>
          <w:bCs w:val="0"/>
          <w:color w:val="auto"/>
          <w:sz w:val="24"/>
          <w:szCs w:val="24"/>
        </w:rPr>
        <w:t>See legend of</w:t>
      </w:r>
      <w:ins w:id="503" w:author="Yoav Ram" w:date="2018-04-24T12:39:00Z">
        <w:r w:rsidR="000F53ED">
          <w:rPr>
            <w:b w:val="0"/>
            <w:bCs w:val="0"/>
            <w:color w:val="auto"/>
            <w:sz w:val="24"/>
            <w:szCs w:val="24"/>
          </w:rPr>
          <w:t xml:space="preserve"> </w:t>
        </w:r>
      </w:ins>
      <w:ins w:id="504" w:author="Yoav Ram" w:date="2018-04-24T12:40:00Z">
        <w:r w:rsidR="000F53ED">
          <w:rPr>
            <w:b w:val="0"/>
            <w:bCs w:val="0"/>
            <w:color w:val="auto"/>
            <w:sz w:val="24"/>
            <w:szCs w:val="24"/>
          </w:rPr>
          <w:fldChar w:fldCharType="begin"/>
        </w:r>
        <w:r w:rsidR="000F53ED">
          <w:rPr>
            <w:b w:val="0"/>
            <w:bCs w:val="0"/>
            <w:color w:val="auto"/>
            <w:sz w:val="24"/>
            <w:szCs w:val="24"/>
          </w:rPr>
          <w:instrText xml:space="preserve"> REF _Ref509481405 \h </w:instrText>
        </w:r>
        <w:r w:rsidR="000F53ED">
          <w:rPr>
            <w:b w:val="0"/>
            <w:bCs w:val="0"/>
            <w:color w:val="auto"/>
            <w:sz w:val="24"/>
            <w:szCs w:val="24"/>
          </w:rPr>
        </w:r>
      </w:ins>
      <w:r w:rsidR="000F53ED">
        <w:rPr>
          <w:b w:val="0"/>
          <w:bCs w:val="0"/>
          <w:color w:val="auto"/>
          <w:sz w:val="24"/>
          <w:szCs w:val="24"/>
        </w:rPr>
        <w:fldChar w:fldCharType="separate"/>
      </w:r>
      <w:ins w:id="505" w:author="Yoav Ram" w:date="2018-04-24T12:40:00Z">
        <w:r w:rsidR="000F53ED" w:rsidRPr="00F3419E">
          <w:rPr>
            <w:color w:val="000000" w:themeColor="text1"/>
            <w:sz w:val="22"/>
            <w:szCs w:val="22"/>
          </w:rPr>
          <w:t xml:space="preserve">Figure </w:t>
        </w:r>
        <w:r w:rsidR="000F53ED">
          <w:rPr>
            <w:noProof/>
            <w:color w:val="000000" w:themeColor="text1"/>
            <w:sz w:val="22"/>
            <w:szCs w:val="22"/>
          </w:rPr>
          <w:t>5</w:t>
        </w:r>
        <w:r w:rsidR="000F53ED">
          <w:rPr>
            <w:b w:val="0"/>
            <w:bCs w:val="0"/>
            <w:color w:val="auto"/>
            <w:sz w:val="24"/>
            <w:szCs w:val="24"/>
          </w:rPr>
          <w:fldChar w:fldCharType="end"/>
        </w:r>
      </w:ins>
      <w:ins w:id="506" w:author="Yoav Ram" w:date="2018-04-24T12:39:00Z">
        <w:r w:rsidR="000F53ED">
          <w:rPr>
            <w:b w:val="0"/>
            <w:bCs w:val="0"/>
            <w:color w:val="auto"/>
            <w:sz w:val="24"/>
            <w:szCs w:val="24"/>
          </w:rPr>
          <w:t xml:space="preserve"> </w:t>
        </w:r>
      </w:ins>
      <w:del w:id="507" w:author="Yoav Ram" w:date="2018-04-24T12:39:00Z">
        <w:r w:rsidR="003E3C9C" w:rsidDel="000F53ED">
          <w:rPr>
            <w:b w:val="0"/>
            <w:bCs w:val="0"/>
            <w:color w:val="auto"/>
            <w:sz w:val="24"/>
            <w:szCs w:val="24"/>
          </w:rPr>
          <w:delText xml:space="preserve"> </w:delText>
        </w:r>
        <w:r w:rsidR="003E3C9C" w:rsidDel="000F53ED">
          <w:rPr>
            <w:b w:val="0"/>
            <w:bCs w:val="0"/>
            <w:color w:val="auto"/>
            <w:sz w:val="24"/>
            <w:szCs w:val="24"/>
          </w:rPr>
          <w:fldChar w:fldCharType="begin"/>
        </w:r>
        <w:r w:rsidR="003E3C9C" w:rsidDel="000F53ED">
          <w:rPr>
            <w:b w:val="0"/>
            <w:bCs w:val="0"/>
            <w:color w:val="auto"/>
            <w:sz w:val="24"/>
            <w:szCs w:val="24"/>
          </w:rPr>
          <w:delInstrText xml:space="preserve"> REF _Ref509481405 \h </w:delInstrText>
        </w:r>
        <w:r w:rsidR="003E3C9C" w:rsidDel="000F53ED">
          <w:rPr>
            <w:b w:val="0"/>
            <w:bCs w:val="0"/>
            <w:color w:val="auto"/>
            <w:sz w:val="24"/>
            <w:szCs w:val="24"/>
          </w:rPr>
        </w:r>
        <w:r w:rsidR="003E3C9C" w:rsidDel="000F53ED">
          <w:rPr>
            <w:b w:val="0"/>
            <w:bCs w:val="0"/>
            <w:color w:val="auto"/>
            <w:sz w:val="24"/>
            <w:szCs w:val="24"/>
          </w:rPr>
          <w:fldChar w:fldCharType="separate"/>
        </w:r>
        <w:r w:rsidR="003E3C9C" w:rsidRPr="00F3419E" w:rsidDel="000F53ED">
          <w:rPr>
            <w:color w:val="000000" w:themeColor="text1"/>
            <w:sz w:val="22"/>
            <w:szCs w:val="22"/>
          </w:rPr>
          <w:delText xml:space="preserve">Figure </w:delText>
        </w:r>
        <w:r w:rsidR="003E3C9C" w:rsidRPr="00F3419E" w:rsidDel="000F53ED">
          <w:rPr>
            <w:noProof/>
            <w:color w:val="000000" w:themeColor="text1"/>
            <w:sz w:val="22"/>
            <w:szCs w:val="22"/>
          </w:rPr>
          <w:delText>4</w:delText>
        </w:r>
        <w:r w:rsidR="003E3C9C" w:rsidDel="000F53ED">
          <w:rPr>
            <w:b w:val="0"/>
            <w:bCs w:val="0"/>
            <w:color w:val="auto"/>
            <w:sz w:val="24"/>
            <w:szCs w:val="24"/>
          </w:rPr>
          <w:fldChar w:fldCharType="end"/>
        </w:r>
        <w:r w:rsidR="003E3C9C" w:rsidDel="000F53ED">
          <w:rPr>
            <w:b w:val="0"/>
            <w:bCs w:val="0"/>
            <w:color w:val="auto"/>
            <w:sz w:val="24"/>
            <w:szCs w:val="24"/>
          </w:rPr>
          <w:delText xml:space="preserve"> </w:delText>
        </w:r>
      </w:del>
      <w:r w:rsidR="003E3C9C">
        <w:rPr>
          <w:b w:val="0"/>
          <w:bCs w:val="0"/>
          <w:color w:val="auto"/>
          <w:sz w:val="24"/>
          <w:szCs w:val="24"/>
        </w:rPr>
        <w:t xml:space="preserve">for description of the markers and lines. </w:t>
      </w:r>
      <w:r w:rsidR="007E41E1" w:rsidRPr="007E41E1">
        <w:rPr>
          <w:b w:val="0"/>
          <w:bCs w:val="0"/>
          <w:color w:val="auto"/>
          <w:sz w:val="24"/>
          <w:szCs w:val="24"/>
        </w:rPr>
        <w:t>The gray area shows the 95% confidence interval</w:t>
      </w:r>
      <w:r w:rsidR="003E3C9C">
        <w:rPr>
          <w:b w:val="0"/>
          <w:bCs w:val="0"/>
          <w:color w:val="auto"/>
          <w:sz w:val="24"/>
          <w:szCs w:val="24"/>
        </w:rPr>
        <w:t xml:space="preserve"> of the best-fit model</w:t>
      </w:r>
      <w:r w:rsidR="007E41E1" w:rsidRPr="007E41E1">
        <w:rPr>
          <w:b w:val="0"/>
          <w:bCs w:val="0"/>
          <w:color w:val="auto"/>
          <w:sz w:val="24"/>
          <w:szCs w:val="24"/>
        </w:rPr>
        <w:t>, calculated using bootstrap (1</w:t>
      </w:r>
      <w:r w:rsidR="003E3C9C">
        <w:rPr>
          <w:b w:val="0"/>
          <w:bCs w:val="0"/>
          <w:color w:val="auto"/>
          <w:sz w:val="24"/>
          <w:szCs w:val="24"/>
        </w:rPr>
        <w:t>,</w:t>
      </w:r>
      <w:r w:rsidR="007E41E1" w:rsidRPr="007E41E1">
        <w:rPr>
          <w:b w:val="0"/>
          <w:bCs w:val="0"/>
          <w:color w:val="auto"/>
          <w:sz w:val="24"/>
          <w:szCs w:val="24"/>
        </w:rPr>
        <w:t>000 samples).</w:t>
      </w:r>
    </w:p>
    <w:p w14:paraId="390A8E9B" w14:textId="77777777" w:rsidR="00FE4A98" w:rsidRDefault="00FE4A98">
      <w:pPr>
        <w:spacing w:after="200" w:line="276" w:lineRule="auto"/>
        <w:ind w:firstLine="0"/>
        <w:rPr>
          <w:b/>
          <w:bCs/>
        </w:rPr>
      </w:pPr>
      <w:bookmarkStart w:id="508" w:name="_Ref453761035"/>
      <w:r>
        <w:br w:type="page"/>
      </w:r>
    </w:p>
    <w:bookmarkEnd w:id="508"/>
    <w:p w14:paraId="1216030F" w14:textId="378A9E30" w:rsidR="00AD4132" w:rsidRPr="002732BE" w:rsidRDefault="00AD4132" w:rsidP="00AD4132">
      <w:pPr>
        <w:pStyle w:val="Caption"/>
        <w:ind w:firstLine="0"/>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xml:space="preserve">. Growth models. </w:t>
      </w:r>
    </w:p>
    <w:tbl>
      <w:tblPr>
        <w:tblStyle w:val="MediumList1"/>
        <w:tblW w:w="0" w:type="auto"/>
        <w:tblLook w:val="04A0" w:firstRow="1" w:lastRow="0" w:firstColumn="1" w:lastColumn="0" w:noHBand="0" w:noVBand="1"/>
      </w:tblPr>
      <w:tblGrid>
        <w:gridCol w:w="1668"/>
        <w:gridCol w:w="1559"/>
        <w:gridCol w:w="1843"/>
        <w:gridCol w:w="1984"/>
        <w:gridCol w:w="1468"/>
      </w:tblGrid>
      <w:tr w:rsidR="00AD4132" w:rsidRPr="001E0803" w14:paraId="5D9D4A92" w14:textId="77777777" w:rsidTr="00A10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80038E" w14:textId="77777777" w:rsidR="00AD4132" w:rsidRPr="001E0803" w:rsidRDefault="00AD4132" w:rsidP="00A10657">
            <w:pPr>
              <w:ind w:firstLine="0"/>
              <w:jc w:val="center"/>
              <w:rPr>
                <w:sz w:val="18"/>
                <w:szCs w:val="18"/>
              </w:rPr>
            </w:pPr>
            <w:r w:rsidRPr="001E0803">
              <w:rPr>
                <w:sz w:val="18"/>
                <w:szCs w:val="18"/>
              </w:rPr>
              <w:t>Model name</w:t>
            </w:r>
          </w:p>
        </w:tc>
        <w:tc>
          <w:tcPr>
            <w:tcW w:w="1559" w:type="dxa"/>
            <w:vAlign w:val="center"/>
          </w:tcPr>
          <w:p w14:paraId="571545C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43" w:type="dxa"/>
            <w:vAlign w:val="center"/>
          </w:tcPr>
          <w:p w14:paraId="6622285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84" w:type="dxa"/>
            <w:vAlign w:val="center"/>
          </w:tcPr>
          <w:p w14:paraId="4771D3DD"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68" w:type="dxa"/>
            <w:vAlign w:val="center"/>
          </w:tcPr>
          <w:p w14:paraId="74D9ABB6"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EF924D6"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6429AC7" w14:textId="77777777" w:rsidR="00AD4132" w:rsidRPr="001E0803" w:rsidRDefault="00AD4132" w:rsidP="00A10657">
            <w:pPr>
              <w:ind w:firstLine="0"/>
              <w:jc w:val="center"/>
              <w:rPr>
                <w:sz w:val="18"/>
                <w:szCs w:val="18"/>
              </w:rPr>
            </w:pPr>
            <w:r w:rsidRPr="001E0803">
              <w:rPr>
                <w:sz w:val="18"/>
                <w:szCs w:val="18"/>
              </w:rPr>
              <w:t>Baranyi Roberts 1994</w:t>
            </w:r>
          </w:p>
        </w:tc>
        <w:tc>
          <w:tcPr>
            <w:tcW w:w="1559" w:type="dxa"/>
            <w:vAlign w:val="center"/>
          </w:tcPr>
          <w:p w14:paraId="7438B90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43" w:type="dxa"/>
            <w:vAlign w:val="center"/>
          </w:tcPr>
          <w:p w14:paraId="3F1F41BF" w14:textId="4E0A0832" w:rsidR="00AD4132" w:rsidRPr="001E0803" w:rsidRDefault="00250AF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2D2A0E23"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16D0EB6"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0FDA2639" w14:textId="0DD58C1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E658DA">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1E0803">
              <w:rPr>
                <w:sz w:val="18"/>
                <w:szCs w:val="18"/>
              </w:rPr>
              <w:fldChar w:fldCharType="separate"/>
            </w:r>
            <w:r w:rsidR="00250AF2" w:rsidRPr="00250AF2">
              <w:rPr>
                <w:noProof/>
                <w:sz w:val="18"/>
                <w:szCs w:val="18"/>
              </w:rPr>
              <w:t>(12)</w:t>
            </w:r>
            <w:r w:rsidRPr="001E0803">
              <w:rPr>
                <w:sz w:val="18"/>
                <w:szCs w:val="18"/>
              </w:rPr>
              <w:fldChar w:fldCharType="end"/>
            </w:r>
          </w:p>
        </w:tc>
      </w:tr>
      <w:tr w:rsidR="00AD4132" w:rsidRPr="001E0803" w14:paraId="28B9FC0F"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7706EE32" w14:textId="77777777" w:rsidR="00AD4132" w:rsidRPr="001E0803" w:rsidRDefault="00AD4132" w:rsidP="00A10657">
            <w:pPr>
              <w:ind w:firstLine="0"/>
              <w:jc w:val="center"/>
              <w:rPr>
                <w:sz w:val="18"/>
                <w:szCs w:val="18"/>
              </w:rPr>
            </w:pPr>
            <w:r w:rsidRPr="001E0803">
              <w:rPr>
                <w:sz w:val="18"/>
                <w:szCs w:val="18"/>
              </w:rPr>
              <w:t>Baranyi 1997</w:t>
            </w:r>
          </w:p>
        </w:tc>
        <w:tc>
          <w:tcPr>
            <w:tcW w:w="1559" w:type="dxa"/>
            <w:vAlign w:val="center"/>
          </w:tcPr>
          <w:p w14:paraId="5FECE6CE"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43" w:type="dxa"/>
            <w:vAlign w:val="center"/>
          </w:tcPr>
          <w:p w14:paraId="1E5F4361" w14:textId="4B533F61" w:rsidR="00AD4132" w:rsidRPr="001E0803" w:rsidRDefault="00250AF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47A8B236"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2DC99085"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39764689"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20798B4" w14:textId="77777777" w:rsidR="00AD4132" w:rsidRPr="001E0803" w:rsidRDefault="00AD4132" w:rsidP="00A10657">
            <w:pPr>
              <w:ind w:firstLine="0"/>
              <w:jc w:val="center"/>
              <w:rPr>
                <w:sz w:val="18"/>
                <w:szCs w:val="18"/>
              </w:rPr>
            </w:pPr>
            <w:r w:rsidRPr="001E0803">
              <w:rPr>
                <w:sz w:val="18"/>
                <w:szCs w:val="18"/>
              </w:rPr>
              <w:t>Baranyi Roberts 1994</w:t>
            </w:r>
          </w:p>
        </w:tc>
        <w:tc>
          <w:tcPr>
            <w:tcW w:w="1559" w:type="dxa"/>
            <w:vAlign w:val="center"/>
          </w:tcPr>
          <w:p w14:paraId="7879EF4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43" w:type="dxa"/>
            <w:vAlign w:val="center"/>
          </w:tcPr>
          <w:p w14:paraId="78DD7858" w14:textId="77777777" w:rsidR="00AD4132" w:rsidRPr="001E0803" w:rsidRDefault="00250AF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635EBAFB" w14:textId="4F134AC2" w:rsidR="00AD4132" w:rsidRPr="001E0803"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68" w:type="dxa"/>
            <w:vAlign w:val="center"/>
          </w:tcPr>
          <w:p w14:paraId="4438287E"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5C0F3857"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097CCAAB" w14:textId="77777777" w:rsidR="00AD4132" w:rsidRPr="001E0803" w:rsidRDefault="00AD4132" w:rsidP="00A10657">
            <w:pPr>
              <w:ind w:firstLine="0"/>
              <w:jc w:val="center"/>
              <w:rPr>
                <w:sz w:val="18"/>
                <w:szCs w:val="18"/>
              </w:rPr>
            </w:pPr>
            <w:r w:rsidRPr="001E0803">
              <w:rPr>
                <w:sz w:val="18"/>
                <w:szCs w:val="18"/>
              </w:rPr>
              <w:t>Richards 1959</w:t>
            </w:r>
          </w:p>
        </w:tc>
        <w:tc>
          <w:tcPr>
            <w:tcW w:w="1559" w:type="dxa"/>
            <w:vAlign w:val="center"/>
          </w:tcPr>
          <w:p w14:paraId="1377ADE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43" w:type="dxa"/>
            <w:vAlign w:val="center"/>
          </w:tcPr>
          <w:p w14:paraId="71566D92" w14:textId="04E8687B" w:rsidR="00AD4132" w:rsidRPr="00B36A9E" w:rsidRDefault="00250AF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84" w:type="dxa"/>
            <w:vAlign w:val="center"/>
          </w:tcPr>
          <w:p w14:paraId="1BB67C44" w14:textId="427103C1" w:rsidR="00AD4132" w:rsidRPr="001E0803" w:rsidRDefault="00250AF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42CA0ADA" w14:textId="1B9D9D78"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AD1636">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"(34)"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(35)</w:t>
            </w:r>
            <w:r w:rsidRPr="001E0803">
              <w:rPr>
                <w:sz w:val="18"/>
                <w:szCs w:val="18"/>
              </w:rPr>
              <w:fldChar w:fldCharType="end"/>
            </w:r>
          </w:p>
        </w:tc>
      </w:tr>
      <w:tr w:rsidR="00AD4132" w:rsidRPr="001E0803" w14:paraId="44DF3162"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EF15811" w14:textId="77777777" w:rsidR="00AD4132" w:rsidRPr="001E0803" w:rsidRDefault="00AD4132" w:rsidP="00A10657">
            <w:pPr>
              <w:ind w:firstLine="0"/>
              <w:jc w:val="center"/>
              <w:rPr>
                <w:sz w:val="18"/>
                <w:szCs w:val="18"/>
              </w:rPr>
            </w:pPr>
            <w:r w:rsidRPr="001E0803">
              <w:rPr>
                <w:sz w:val="18"/>
                <w:szCs w:val="18"/>
              </w:rPr>
              <w:t>Baranyi 1997</w:t>
            </w:r>
          </w:p>
        </w:tc>
        <w:tc>
          <w:tcPr>
            <w:tcW w:w="1559" w:type="dxa"/>
            <w:vAlign w:val="center"/>
          </w:tcPr>
          <w:p w14:paraId="1BCC64B0"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43" w:type="dxa"/>
            <w:vAlign w:val="center"/>
          </w:tcPr>
          <w:p w14:paraId="0B3F659E" w14:textId="77777777" w:rsidR="00AD4132" w:rsidRPr="001E0803" w:rsidRDefault="00250AF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A2A2249" w14:textId="4056393D" w:rsidR="00AD4132" w:rsidRPr="00B36A9E"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D7213B9"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7C6B8BCD" w14:textId="6F32EE34"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AD1636">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"(35)"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(36)</w:t>
            </w:r>
            <w:r w:rsidRPr="001E0803">
              <w:rPr>
                <w:sz w:val="18"/>
                <w:szCs w:val="18"/>
              </w:rPr>
              <w:fldChar w:fldCharType="end"/>
            </w:r>
          </w:p>
        </w:tc>
      </w:tr>
      <w:tr w:rsidR="00AD4132" w:rsidRPr="001E0803" w14:paraId="3970DE4E"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41764475" w14:textId="77777777" w:rsidR="00AD4132" w:rsidRPr="001E0803" w:rsidRDefault="00AD4132" w:rsidP="00A10657">
            <w:pPr>
              <w:ind w:firstLine="0"/>
              <w:jc w:val="center"/>
              <w:rPr>
                <w:sz w:val="18"/>
                <w:szCs w:val="18"/>
              </w:rPr>
            </w:pPr>
            <w:r w:rsidRPr="001E0803">
              <w:rPr>
                <w:sz w:val="18"/>
                <w:szCs w:val="18"/>
              </w:rPr>
              <w:t>Logistic</w:t>
            </w:r>
          </w:p>
        </w:tc>
        <w:tc>
          <w:tcPr>
            <w:tcW w:w="1559" w:type="dxa"/>
            <w:vAlign w:val="center"/>
          </w:tcPr>
          <w:p w14:paraId="712D1DC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43" w:type="dxa"/>
            <w:vAlign w:val="center"/>
          </w:tcPr>
          <w:p w14:paraId="6ADB92D6" w14:textId="77777777" w:rsidR="00AD4132" w:rsidRPr="001E0803" w:rsidRDefault="00250AF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049D0339" w14:textId="60ED2999" w:rsidR="00AD4132" w:rsidRPr="001E0803" w:rsidRDefault="00B36A9E"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16914F57" w14:textId="25B6BFD9" w:rsidR="00AD4132" w:rsidRPr="001E0803" w:rsidRDefault="00250AF2" w:rsidP="00023370">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5F9D87D5" w14:textId="18A271FF" w:rsidR="00AD4132" w:rsidRPr="001E0803" w:rsidRDefault="00AD4132" w:rsidP="00A10657">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AD1636">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"(39)", "plainTextFormattedCitation" : "(39)", "previouslyFormattedCitation" : "(38)"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(39)</w:t>
            </w:r>
            <w:r w:rsidRPr="001E0803">
              <w:rPr>
                <w:sz w:val="18"/>
                <w:szCs w:val="18"/>
              </w:rPr>
              <w:fldChar w:fldCharType="end"/>
            </w:r>
          </w:p>
        </w:tc>
      </w:tr>
    </w:tbl>
    <w:p w14:paraId="4C1CCEBB" w14:textId="65B46607" w:rsidR="00FE4A98" w:rsidRDefault="00AD4132" w:rsidP="00023370">
      <w:pPr>
        <w:ind w:firstLine="0"/>
      </w:pPr>
      <w:r w:rsidRPr="007E41E1">
        <w:t>The table lists the growth models used for fitting growth curve data. All models are defined by eqs. 1 and 2, by fixing specific parameters.</w:t>
      </w:r>
      <w:r>
        <w:rPr>
          <w:b/>
          <w:bCs/>
        </w:rPr>
        <w:t xml:space="preserve">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0</m:t>
            </m:r>
          </m:sub>
        </m:sSub>
      </m:oMath>
      <w:r w:rsidRPr="001E0803">
        <w:t xml:space="preserve"> is the initial population density; </w:t>
      </w:r>
      <m:oMath>
        <m:r>
          <m:rPr>
            <m:sty m:val="bi"/>
          </m:rPr>
          <w:rPr>
            <w:rFonts w:ascii="Cambria Math" w:hAnsi="Cambria Math"/>
          </w:rPr>
          <m:t>K</m:t>
        </m:r>
      </m:oMath>
      <w:r w:rsidRPr="001E0803">
        <w:t xml:space="preserve"> is the maximum population density; </w:t>
      </w:r>
      <m:oMath>
        <m:r>
          <m:rPr>
            <m:sty m:val="bi"/>
          </m:rPr>
          <w:rPr>
            <w:rFonts w:ascii="Cambria Math" w:hAnsi="Cambria Math"/>
          </w:rPr>
          <m:t>r</m:t>
        </m:r>
      </m:oMath>
      <w:r w:rsidRPr="001E0803">
        <w:t xml:space="preserve"> is the specific growth rate in low density; </w:t>
      </w:r>
      <m:oMath>
        <m:r>
          <m:rPr>
            <m:sty m:val="bi"/>
          </m:rPr>
          <w:rPr>
            <w:rFonts w:ascii="Cambria Math" w:hAnsi="Cambria Math"/>
          </w:rPr>
          <m:t>ν</m:t>
        </m:r>
      </m:oMath>
      <w:r w:rsidRPr="001E0803">
        <w:t xml:space="preserve"> is the </w:t>
      </w:r>
      <w:r w:rsidR="00B36A9E">
        <w:t>deceleration parameter</w:t>
      </w:r>
      <w:r w:rsidRPr="001E0803">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the initial physiological state; </w:t>
      </w:r>
      <m:oMath>
        <m:r>
          <m:rPr>
            <m:sty m:val="bi"/>
          </m:rPr>
          <w:rPr>
            <w:rFonts w:ascii="Cambria Math" w:hAnsi="Cambria Math"/>
          </w:rPr>
          <m:t>m</m:t>
        </m:r>
      </m:oMath>
      <w:r w:rsidRPr="001E0803">
        <w:t xml:space="preserve"> is the physiological adjustment rate. Note that when </w:t>
      </w:r>
      <m:oMath>
        <m:r>
          <w:rPr>
            <w:rFonts w:ascii="Cambria Math" w:hAnsi="Cambria Math"/>
          </w:rPr>
          <m:t>m</m:t>
        </m:r>
        <m:r>
          <w:rPr>
            <w:rFonts w:ascii="Cambria Math" w:hAnsi="Cambria Math" w:hint="eastAsia"/>
          </w:rPr>
          <m:t>→∞</m:t>
        </m:r>
      </m:oMath>
      <w:r w:rsidRPr="001E0803">
        <w:t xml:space="preserve">, the value of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irrelevant. See also the hierarchy diagram in</w:t>
      </w:r>
      <w:r w:rsidR="00B36A9E">
        <w:t xml:space="preserve"> </w:t>
      </w:r>
      <w:r w:rsidR="00B36A9E" w:rsidRPr="00B36A9E">
        <w:rPr>
          <w:b/>
          <w:bCs/>
        </w:rPr>
        <w:fldChar w:fldCharType="begin"/>
      </w:r>
      <w:r w:rsidR="00B36A9E" w:rsidRPr="00B36A9E">
        <w:rPr>
          <w:b/>
          <w:bCs/>
        </w:rPr>
        <w:instrText xml:space="preserve"> REF _Ref509484308 \h </w:instrText>
      </w:r>
      <w:r w:rsidR="00B36A9E">
        <w:rPr>
          <w:b/>
          <w:bCs/>
        </w:rPr>
        <w:instrText xml:space="preserve"> \* MERGEFORMAT </w:instrText>
      </w:r>
      <w:r w:rsidR="00B36A9E" w:rsidRPr="00B36A9E">
        <w:rPr>
          <w:b/>
          <w:bCs/>
        </w:rPr>
      </w:r>
      <w:r w:rsidR="00B36A9E" w:rsidRPr="00B36A9E">
        <w:rPr>
          <w:b/>
          <w:bCs/>
        </w:rPr>
        <w:fldChar w:fldCharType="separate"/>
      </w:r>
      <w:r w:rsidR="00B36A9E" w:rsidRPr="00B36A9E">
        <w:rPr>
          <w:b/>
          <w:bCs/>
        </w:rPr>
        <w:t>Figure S</w:t>
      </w:r>
      <w:r w:rsidR="00B36A9E" w:rsidRPr="00B36A9E">
        <w:rPr>
          <w:b/>
          <w:bCs/>
          <w:noProof/>
        </w:rPr>
        <w:t>2</w:t>
      </w:r>
      <w:r w:rsidR="00B36A9E" w:rsidRPr="00B36A9E">
        <w:rPr>
          <w:b/>
          <w:bCs/>
        </w:rPr>
        <w:fldChar w:fldCharType="end"/>
      </w:r>
      <w:r>
        <w:t xml:space="preserve"> </w:t>
      </w:r>
      <w:r w:rsidRPr="001E0803">
        <w:t xml:space="preserve">and a detailed discussion in </w:t>
      </w:r>
      <w:bookmarkStart w:id="509" w:name="_GoBack"/>
      <w:r w:rsidRPr="000F53ED">
        <w:rPr>
          <w:b/>
          <w:bCs/>
          <w:rPrChange w:id="510" w:author="Yoav Ram" w:date="2018-04-24T12:40:00Z">
            <w:rPr/>
          </w:rPrChange>
        </w:rPr>
        <w:t>Appendix 1</w:t>
      </w:r>
      <w:bookmarkEnd w:id="509"/>
      <w:r w:rsidRPr="001E0803">
        <w:t>.</w:t>
      </w:r>
    </w:p>
    <w:p w14:paraId="421C26C0" w14:textId="77777777" w:rsidR="00FE4A98" w:rsidRDefault="00FE4A98">
      <w:pPr>
        <w:spacing w:after="200" w:line="276" w:lineRule="auto"/>
        <w:ind w:firstLine="0"/>
        <w:rPr>
          <w:b/>
          <w:bCs/>
          <w:color w:val="4F81BD" w:themeColor="accent1"/>
        </w:rPr>
      </w:pPr>
      <w:r>
        <w:br w:type="page"/>
      </w:r>
    </w:p>
    <w:p w14:paraId="15FAE84B" w14:textId="17C7F754" w:rsidR="002C16C6" w:rsidRPr="002732BE" w:rsidRDefault="002C16C6" w:rsidP="00396B38">
      <w:pPr>
        <w:ind w:firstLine="0"/>
        <w:outlineLvl w:val="0"/>
        <w:rPr>
          <w:b/>
          <w:bCs/>
        </w:rPr>
      </w:pPr>
      <w:bookmarkStart w:id="511" w:name="_Ref453683761"/>
      <w:r w:rsidRPr="002732BE">
        <w:rPr>
          <w:b/>
          <w:bCs/>
        </w:rPr>
        <w:lastRenderedPageBreak/>
        <w:t>Tabl</w:t>
      </w:r>
      <w:bookmarkEnd w:id="511"/>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tblLook w:val="04A0" w:firstRow="1" w:lastRow="0" w:firstColumn="1" w:lastColumn="0" w:noHBand="0" w:noVBand="1"/>
      </w:tblPr>
      <w:tblGrid>
        <w:gridCol w:w="1089"/>
        <w:gridCol w:w="229"/>
        <w:gridCol w:w="851"/>
        <w:gridCol w:w="71"/>
        <w:gridCol w:w="1093"/>
        <w:gridCol w:w="6"/>
        <w:gridCol w:w="1118"/>
        <w:gridCol w:w="6"/>
        <w:gridCol w:w="1118"/>
        <w:gridCol w:w="6"/>
        <w:gridCol w:w="1033"/>
        <w:gridCol w:w="6"/>
        <w:gridCol w:w="1033"/>
        <w:gridCol w:w="6"/>
      </w:tblGrid>
      <w:tr w:rsidR="009E5344" w:rsidRPr="001E0803" w14:paraId="3CCC45D0" w14:textId="77777777" w:rsidTr="009E534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5AE3C64" w14:textId="77777777" w:rsidR="009E5344" w:rsidRPr="001E0803" w:rsidRDefault="009E5344" w:rsidP="009E5344">
            <w:pPr>
              <w:ind w:firstLine="0"/>
              <w:jc w:val="center"/>
              <w:rPr>
                <w:sz w:val="18"/>
                <w:szCs w:val="18"/>
              </w:rPr>
            </w:pPr>
          </w:p>
        </w:tc>
        <w:tc>
          <w:tcPr>
            <w:tcW w:w="2244" w:type="dxa"/>
            <w:gridSpan w:val="4"/>
          </w:tcPr>
          <w:p w14:paraId="184FBC8B" w14:textId="1CD63E7C"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48" w:type="dxa"/>
            <w:gridSpan w:val="4"/>
          </w:tcPr>
          <w:p w14:paraId="4600EFC5"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078" w:type="dxa"/>
            <w:gridSpan w:val="4"/>
          </w:tcPr>
          <w:p w14:paraId="2CFB3927"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3092114A" w14:textId="77777777" w:rsidTr="009E5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gridSpan w:val="2"/>
          </w:tcPr>
          <w:p w14:paraId="039F22B2" w14:textId="77777777" w:rsidR="009E5344" w:rsidRPr="001E0803" w:rsidRDefault="009E5344" w:rsidP="009E5344">
            <w:pPr>
              <w:ind w:firstLine="0"/>
              <w:jc w:val="center"/>
              <w:rPr>
                <w:i/>
                <w:iCs/>
                <w:sz w:val="18"/>
                <w:szCs w:val="18"/>
              </w:rPr>
            </w:pPr>
            <w:r w:rsidRPr="001E0803">
              <w:rPr>
                <w:i/>
                <w:iCs/>
                <w:sz w:val="18"/>
                <w:szCs w:val="18"/>
              </w:rPr>
              <w:t>Strain</w:t>
            </w:r>
          </w:p>
          <w:p w14:paraId="0B02A9E2" w14:textId="77777777" w:rsidR="009E5344" w:rsidRPr="001E0803" w:rsidRDefault="009E5344" w:rsidP="009E5344">
            <w:pPr>
              <w:ind w:firstLine="0"/>
              <w:jc w:val="center"/>
              <w:rPr>
                <w:sz w:val="18"/>
                <w:szCs w:val="18"/>
              </w:rPr>
            </w:pPr>
            <w:r w:rsidRPr="001E0803">
              <w:rPr>
                <w:i/>
                <w:iCs/>
                <w:sz w:val="18"/>
                <w:szCs w:val="18"/>
              </w:rPr>
              <w:t>Parameter</w:t>
            </w:r>
          </w:p>
        </w:tc>
        <w:tc>
          <w:tcPr>
            <w:tcW w:w="922" w:type="dxa"/>
            <w:gridSpan w:val="2"/>
          </w:tcPr>
          <w:p w14:paraId="003C04D1" w14:textId="7C94A561" w:rsidR="009E5344" w:rsidRPr="009E5344" w:rsidRDefault="009E5344" w:rsidP="009E5344">
            <w:pPr>
              <w:ind w:firstLine="0"/>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1099" w:type="dxa"/>
            <w:gridSpan w:val="2"/>
          </w:tcPr>
          <w:p w14:paraId="199184DE" w14:textId="706F62D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1124" w:type="dxa"/>
            <w:gridSpan w:val="2"/>
          </w:tcPr>
          <w:p w14:paraId="7EA3024D" w14:textId="612A482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1124" w:type="dxa"/>
            <w:gridSpan w:val="2"/>
          </w:tcPr>
          <w:p w14:paraId="4E9C4162" w14:textId="3AC691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1039" w:type="dxa"/>
            <w:gridSpan w:val="2"/>
          </w:tcPr>
          <w:p w14:paraId="5B8530EE" w14:textId="25B42269"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1039" w:type="dxa"/>
            <w:gridSpan w:val="2"/>
          </w:tcPr>
          <w:p w14:paraId="1FB2FC9F" w14:textId="6D665F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1C5041F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6EAE2031" w14:textId="77777777" w:rsidR="009E5344" w:rsidRPr="001E0803" w:rsidRDefault="00250AF2"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080" w:type="dxa"/>
            <w:gridSpan w:val="2"/>
          </w:tcPr>
          <w:p w14:paraId="2915EF9D" w14:textId="32D6388A"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64" w:type="dxa"/>
            <w:gridSpan w:val="2"/>
          </w:tcPr>
          <w:p w14:paraId="49961E98" w14:textId="4F09C6C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24" w:type="dxa"/>
            <w:gridSpan w:val="2"/>
          </w:tcPr>
          <w:p w14:paraId="1F208EC7" w14:textId="7F24686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24" w:type="dxa"/>
            <w:gridSpan w:val="2"/>
          </w:tcPr>
          <w:p w14:paraId="3F122ECD" w14:textId="52E30BB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039" w:type="dxa"/>
            <w:gridSpan w:val="2"/>
          </w:tcPr>
          <w:p w14:paraId="379A4564" w14:textId="6E82E2D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039" w:type="dxa"/>
            <w:gridSpan w:val="2"/>
          </w:tcPr>
          <w:p w14:paraId="3464DBC7" w14:textId="0190F548"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443C5469"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4DFEED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K</m:t>
                </m:r>
              </m:oMath>
            </m:oMathPara>
          </w:p>
        </w:tc>
        <w:tc>
          <w:tcPr>
            <w:tcW w:w="1080" w:type="dxa"/>
            <w:gridSpan w:val="2"/>
          </w:tcPr>
          <w:p w14:paraId="47E0B89F" w14:textId="5F43D7F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64" w:type="dxa"/>
            <w:gridSpan w:val="2"/>
          </w:tcPr>
          <w:p w14:paraId="131775B8" w14:textId="451BAD17"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24" w:type="dxa"/>
            <w:gridSpan w:val="2"/>
          </w:tcPr>
          <w:p w14:paraId="060BD20A" w14:textId="32C55DBB"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24" w:type="dxa"/>
            <w:gridSpan w:val="2"/>
          </w:tcPr>
          <w:p w14:paraId="0E8573F8" w14:textId="6B44A9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039" w:type="dxa"/>
            <w:gridSpan w:val="2"/>
          </w:tcPr>
          <w:p w14:paraId="30BEBC9F" w14:textId="2E460311"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039" w:type="dxa"/>
            <w:gridSpan w:val="2"/>
          </w:tcPr>
          <w:p w14:paraId="2056FD33" w14:textId="311E884D"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157C5F0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97F138A"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r</m:t>
                </m:r>
              </m:oMath>
            </m:oMathPara>
          </w:p>
        </w:tc>
        <w:tc>
          <w:tcPr>
            <w:tcW w:w="1080" w:type="dxa"/>
            <w:gridSpan w:val="2"/>
          </w:tcPr>
          <w:p w14:paraId="7B1D7556" w14:textId="48C092F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64" w:type="dxa"/>
            <w:gridSpan w:val="2"/>
          </w:tcPr>
          <w:p w14:paraId="342B6D23" w14:textId="51CC1B4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24" w:type="dxa"/>
            <w:gridSpan w:val="2"/>
          </w:tcPr>
          <w:p w14:paraId="0106AC2A" w14:textId="58A99896"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24" w:type="dxa"/>
            <w:gridSpan w:val="2"/>
          </w:tcPr>
          <w:p w14:paraId="78076F91" w14:textId="443A588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039" w:type="dxa"/>
            <w:gridSpan w:val="2"/>
          </w:tcPr>
          <w:p w14:paraId="5050033D" w14:textId="4EF0785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039" w:type="dxa"/>
            <w:gridSpan w:val="2"/>
          </w:tcPr>
          <w:p w14:paraId="28992064" w14:textId="7B5FADD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0C4311F"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F55E9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ν</m:t>
                </m:r>
              </m:oMath>
            </m:oMathPara>
          </w:p>
        </w:tc>
        <w:tc>
          <w:tcPr>
            <w:tcW w:w="1080" w:type="dxa"/>
            <w:gridSpan w:val="2"/>
          </w:tcPr>
          <w:p w14:paraId="7DE2436B" w14:textId="1ED2FA1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1164" w:type="dxa"/>
            <w:gridSpan w:val="2"/>
          </w:tcPr>
          <w:p w14:paraId="6C4153C8" w14:textId="1E4051E9"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24" w:type="dxa"/>
            <w:gridSpan w:val="2"/>
          </w:tcPr>
          <w:p w14:paraId="21381FDC" w14:textId="7D4FA18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24" w:type="dxa"/>
            <w:gridSpan w:val="2"/>
          </w:tcPr>
          <w:p w14:paraId="012B0CAC" w14:textId="0D640C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039" w:type="dxa"/>
            <w:gridSpan w:val="2"/>
          </w:tcPr>
          <w:p w14:paraId="6B91DC7A" w14:textId="7A469C2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039" w:type="dxa"/>
            <w:gridSpan w:val="2"/>
          </w:tcPr>
          <w:p w14:paraId="55C424CA" w14:textId="209CFB7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604EF0EE"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Borders>
              <w:bottom w:val="nil"/>
            </w:tcBorders>
          </w:tcPr>
          <w:p w14:paraId="619D6700" w14:textId="77777777" w:rsidR="009E5344" w:rsidRPr="001E0803" w:rsidRDefault="00250AF2"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080" w:type="dxa"/>
            <w:gridSpan w:val="2"/>
            <w:tcBorders>
              <w:bottom w:val="nil"/>
            </w:tcBorders>
          </w:tcPr>
          <w:p w14:paraId="6E8544B0" w14:textId="1ED09DC5"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64" w:type="dxa"/>
            <w:gridSpan w:val="2"/>
            <w:tcBorders>
              <w:bottom w:val="nil"/>
            </w:tcBorders>
          </w:tcPr>
          <w:p w14:paraId="09A8FE0A" w14:textId="2493119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24" w:type="dxa"/>
            <w:gridSpan w:val="2"/>
            <w:tcBorders>
              <w:bottom w:val="nil"/>
            </w:tcBorders>
          </w:tcPr>
          <w:p w14:paraId="332680E7" w14:textId="72F4E5F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bottom w:val="nil"/>
            </w:tcBorders>
          </w:tcPr>
          <w:p w14:paraId="672BEB64" w14:textId="525311BD"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bottom w:val="nil"/>
            </w:tcBorders>
          </w:tcPr>
          <w:p w14:paraId="1AF2547D" w14:textId="01E103C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039" w:type="dxa"/>
            <w:gridSpan w:val="2"/>
            <w:tcBorders>
              <w:bottom w:val="nil"/>
            </w:tcBorders>
          </w:tcPr>
          <w:p w14:paraId="5DA00E3C" w14:textId="4167EB1B"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64F923"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Borders>
              <w:top w:val="nil"/>
              <w:bottom w:val="single" w:sz="4" w:space="0" w:color="auto"/>
            </w:tcBorders>
          </w:tcPr>
          <w:p w14:paraId="4F7DD232" w14:textId="6CA0150E"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m</m:t>
                </m:r>
              </m:oMath>
            </m:oMathPara>
          </w:p>
        </w:tc>
        <w:tc>
          <w:tcPr>
            <w:tcW w:w="1080" w:type="dxa"/>
            <w:gridSpan w:val="2"/>
            <w:tcBorders>
              <w:top w:val="nil"/>
              <w:bottom w:val="single" w:sz="4" w:space="0" w:color="auto"/>
            </w:tcBorders>
          </w:tcPr>
          <w:p w14:paraId="28F5AC0C" w14:textId="4441538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64" w:type="dxa"/>
            <w:gridSpan w:val="2"/>
            <w:tcBorders>
              <w:top w:val="nil"/>
              <w:bottom w:val="single" w:sz="4" w:space="0" w:color="auto"/>
            </w:tcBorders>
          </w:tcPr>
          <w:p w14:paraId="73D600B4" w14:textId="3915AAD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24" w:type="dxa"/>
            <w:gridSpan w:val="2"/>
            <w:tcBorders>
              <w:top w:val="nil"/>
              <w:bottom w:val="single" w:sz="4" w:space="0" w:color="auto"/>
            </w:tcBorders>
          </w:tcPr>
          <w:p w14:paraId="73E5EA01" w14:textId="38268BBF"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top w:val="nil"/>
              <w:bottom w:val="single" w:sz="4" w:space="0" w:color="auto"/>
            </w:tcBorders>
          </w:tcPr>
          <w:p w14:paraId="564F28DD" w14:textId="57DC529B"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top w:val="nil"/>
              <w:bottom w:val="single" w:sz="4" w:space="0" w:color="auto"/>
            </w:tcBorders>
          </w:tcPr>
          <w:p w14:paraId="35DF93E8" w14:textId="305B602F"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039" w:type="dxa"/>
            <w:gridSpan w:val="2"/>
            <w:tcBorders>
              <w:top w:val="nil"/>
              <w:bottom w:val="single" w:sz="4" w:space="0" w:color="auto"/>
            </w:tcBorders>
          </w:tcPr>
          <w:p w14:paraId="5D39FB27" w14:textId="4AB353B5"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0B671C2" w14:textId="77777777" w:rsidR="002C16C6" w:rsidRDefault="002C16C6" w:rsidP="009E5344">
      <w:pPr>
        <w:ind w:firstLine="0"/>
      </w:pPr>
      <w:r w:rsidRPr="002732BE">
        <w:t>*</w:t>
      </w:r>
      <w:r>
        <w:t xml:space="preserve"> denotes fixed parameters.</w:t>
      </w:r>
    </w:p>
    <w:p w14:paraId="7236E23C" w14:textId="77777777" w:rsidR="002C16C6" w:rsidRDefault="002C16C6" w:rsidP="009E5344">
      <w:pPr>
        <w:ind w:firstLine="0"/>
      </w:pPr>
      <w:r w:rsidRPr="002732BE">
        <w:t>- denotes invalid parameter values.</w:t>
      </w:r>
    </w:p>
    <w:p w14:paraId="3E0C68D8" w14:textId="33229E3B" w:rsidR="007E41E1" w:rsidRPr="007E41E1" w:rsidRDefault="007E41E1" w:rsidP="009E5344">
      <w:pPr>
        <w:pStyle w:val="Caption"/>
        <w:spacing w:line="360" w:lineRule="auto"/>
        <w:ind w:firstLine="0"/>
        <w:rPr>
          <w:b w:val="0"/>
          <w:bCs w:val="0"/>
          <w:color w:val="auto"/>
          <w:sz w:val="24"/>
          <w:szCs w:val="24"/>
        </w:rPr>
      </w:pPr>
      <w:r w:rsidRPr="007E41E1">
        <w:rPr>
          <w:b w:val="0"/>
          <w:bCs w:val="0"/>
          <w:color w:val="auto"/>
          <w:sz w:val="24"/>
          <w:szCs w:val="24"/>
        </w:rPr>
        <w:t>The table lists the growth models used for fitting gr</w:t>
      </w:r>
      <w:r w:rsidR="002C16C6">
        <w:rPr>
          <w:b w:val="0"/>
          <w:bCs w:val="0"/>
          <w:color w:val="auto"/>
          <w:sz w:val="24"/>
          <w:szCs w:val="24"/>
        </w:rPr>
        <w:t xml:space="preserve">owth curve data. All models are </w:t>
      </w:r>
      <w:r w:rsidRPr="007E41E1">
        <w:rPr>
          <w:b w:val="0"/>
          <w:bCs w:val="0"/>
          <w:color w:val="auto"/>
          <w:sz w:val="24"/>
          <w:szCs w:val="24"/>
        </w:rPr>
        <w:t>defined by eqs. 1 and 2, by fixing specific parameters.</w:t>
      </w:r>
    </w:p>
    <w:p w14:paraId="057F42D9" w14:textId="3C1CF5BF" w:rsidR="007E41E1" w:rsidRPr="007E41E1" w:rsidRDefault="007E41E1" w:rsidP="007E41E1">
      <w:pPr>
        <w:ind w:firstLine="0"/>
      </w:pPr>
    </w:p>
    <w:sectPr w:rsidR="007E41E1" w:rsidRPr="007E41E1" w:rsidSect="00976B4B">
      <w:headerReference w:type="even" r:id="rId24"/>
      <w:headerReference w:type="default" r:id="rId25"/>
      <w:footerReference w:type="even" r:id="rId26"/>
      <w:footerReference w:type="default" r:id="rId27"/>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916622" w14:textId="77777777" w:rsidR="007A1967" w:rsidRDefault="007A1967">
      <w:pPr>
        <w:spacing w:line="240" w:lineRule="auto"/>
      </w:pPr>
      <w:r>
        <w:separator/>
      </w:r>
    </w:p>
  </w:endnote>
  <w:endnote w:type="continuationSeparator" w:id="0">
    <w:p w14:paraId="5153C1AC" w14:textId="77777777" w:rsidR="007A1967" w:rsidRDefault="007A19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250AF2" w:rsidRDefault="00250AF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250AF2" w:rsidRDefault="00250AF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250AF2" w:rsidRDefault="00250AF2" w:rsidP="00B57EC6">
        <w:pPr>
          <w:pStyle w:val="Footer"/>
          <w:jc w:val="center"/>
        </w:pPr>
        <w:r>
          <w:fldChar w:fldCharType="begin"/>
        </w:r>
        <w:r w:rsidRPr="00E95165">
          <w:instrText xml:space="preserve"> PAGE   \* MERGEFORMAT </w:instrText>
        </w:r>
        <w:r>
          <w:fldChar w:fldCharType="separate"/>
        </w:r>
        <w:r w:rsidR="000F53ED">
          <w:rPr>
            <w:noProof/>
          </w:rPr>
          <w:t>35</w:t>
        </w:r>
        <w:r>
          <w:rPr>
            <w:noProof/>
          </w:rPr>
          <w:fldChar w:fldCharType="end"/>
        </w:r>
      </w:p>
    </w:sdtContent>
  </w:sdt>
  <w:p w14:paraId="5D5D09E3" w14:textId="77777777" w:rsidR="00250AF2" w:rsidRDefault="00250AF2"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C6146" w14:textId="77777777" w:rsidR="007A1967" w:rsidRDefault="007A1967">
      <w:pPr>
        <w:spacing w:line="240" w:lineRule="auto"/>
      </w:pPr>
      <w:r>
        <w:separator/>
      </w:r>
    </w:p>
  </w:footnote>
  <w:footnote w:type="continuationSeparator" w:id="0">
    <w:p w14:paraId="16EBC456" w14:textId="77777777" w:rsidR="007A1967" w:rsidRDefault="007A196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250AF2" w:rsidRDefault="00250AF2"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250AF2" w:rsidRDefault="00250AF2"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activeWritingStyle w:appName="MSWord" w:lang="en-US" w:vendorID="64" w:dllVersion="6" w:nlCheck="1" w:checkStyle="1"/>
  <w:activeWritingStyle w:appName="MSWord" w:lang="en-US" w:vendorID="64" w:dllVersion="0" w:nlCheck="1" w:checkStyle="0"/>
  <w:revisionView w:markup="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1182F"/>
    <w:rsid w:val="00021FC6"/>
    <w:rsid w:val="00023370"/>
    <w:rsid w:val="00030B8A"/>
    <w:rsid w:val="00032ADE"/>
    <w:rsid w:val="000359DC"/>
    <w:rsid w:val="00035E3F"/>
    <w:rsid w:val="00036524"/>
    <w:rsid w:val="00036845"/>
    <w:rsid w:val="00041194"/>
    <w:rsid w:val="00062691"/>
    <w:rsid w:val="000632B8"/>
    <w:rsid w:val="00066190"/>
    <w:rsid w:val="000748D0"/>
    <w:rsid w:val="00076838"/>
    <w:rsid w:val="00087440"/>
    <w:rsid w:val="000921F7"/>
    <w:rsid w:val="000951E3"/>
    <w:rsid w:val="0009656D"/>
    <w:rsid w:val="00096E8A"/>
    <w:rsid w:val="000977EB"/>
    <w:rsid w:val="000A1EB7"/>
    <w:rsid w:val="000A28AB"/>
    <w:rsid w:val="000B2269"/>
    <w:rsid w:val="000B681E"/>
    <w:rsid w:val="000C39C8"/>
    <w:rsid w:val="000D297D"/>
    <w:rsid w:val="000D44AC"/>
    <w:rsid w:val="000E17FE"/>
    <w:rsid w:val="000E730A"/>
    <w:rsid w:val="000E7382"/>
    <w:rsid w:val="000F53ED"/>
    <w:rsid w:val="000F5E8F"/>
    <w:rsid w:val="00100F19"/>
    <w:rsid w:val="00100FEB"/>
    <w:rsid w:val="0010459B"/>
    <w:rsid w:val="001070E4"/>
    <w:rsid w:val="001076CD"/>
    <w:rsid w:val="001079C0"/>
    <w:rsid w:val="00113BA6"/>
    <w:rsid w:val="00117D73"/>
    <w:rsid w:val="00122802"/>
    <w:rsid w:val="0012450D"/>
    <w:rsid w:val="0013265E"/>
    <w:rsid w:val="00141D97"/>
    <w:rsid w:val="00143174"/>
    <w:rsid w:val="00144369"/>
    <w:rsid w:val="00170A76"/>
    <w:rsid w:val="00175901"/>
    <w:rsid w:val="0018672F"/>
    <w:rsid w:val="00186EFA"/>
    <w:rsid w:val="00190322"/>
    <w:rsid w:val="00192782"/>
    <w:rsid w:val="001A10C0"/>
    <w:rsid w:val="001A23B5"/>
    <w:rsid w:val="001B1B6B"/>
    <w:rsid w:val="001B1CBA"/>
    <w:rsid w:val="001B3A80"/>
    <w:rsid w:val="001B4F28"/>
    <w:rsid w:val="001C30FF"/>
    <w:rsid w:val="001C62A6"/>
    <w:rsid w:val="001D6C5E"/>
    <w:rsid w:val="001E0803"/>
    <w:rsid w:val="001E4CA3"/>
    <w:rsid w:val="001E5915"/>
    <w:rsid w:val="001F105D"/>
    <w:rsid w:val="001F135B"/>
    <w:rsid w:val="001F1598"/>
    <w:rsid w:val="001F3A92"/>
    <w:rsid w:val="001F7E9F"/>
    <w:rsid w:val="00200C88"/>
    <w:rsid w:val="00205988"/>
    <w:rsid w:val="002158C8"/>
    <w:rsid w:val="00221500"/>
    <w:rsid w:val="002229A5"/>
    <w:rsid w:val="0022699F"/>
    <w:rsid w:val="00250AF2"/>
    <w:rsid w:val="00253595"/>
    <w:rsid w:val="0025589C"/>
    <w:rsid w:val="00255A7A"/>
    <w:rsid w:val="00257358"/>
    <w:rsid w:val="00262B0E"/>
    <w:rsid w:val="00263F6F"/>
    <w:rsid w:val="00265875"/>
    <w:rsid w:val="002701B5"/>
    <w:rsid w:val="00285E7E"/>
    <w:rsid w:val="002A6C92"/>
    <w:rsid w:val="002A7156"/>
    <w:rsid w:val="002B1F9F"/>
    <w:rsid w:val="002B662D"/>
    <w:rsid w:val="002C084B"/>
    <w:rsid w:val="002C16C6"/>
    <w:rsid w:val="002C46C3"/>
    <w:rsid w:val="002D0E2B"/>
    <w:rsid w:val="002D40F9"/>
    <w:rsid w:val="002E7EBE"/>
    <w:rsid w:val="003012BF"/>
    <w:rsid w:val="003014FE"/>
    <w:rsid w:val="00305BBC"/>
    <w:rsid w:val="00310EAD"/>
    <w:rsid w:val="00313013"/>
    <w:rsid w:val="00313D88"/>
    <w:rsid w:val="00314FE0"/>
    <w:rsid w:val="00322C2A"/>
    <w:rsid w:val="00326632"/>
    <w:rsid w:val="003329F0"/>
    <w:rsid w:val="00334F6F"/>
    <w:rsid w:val="00345B1F"/>
    <w:rsid w:val="0034644C"/>
    <w:rsid w:val="003465C8"/>
    <w:rsid w:val="00354831"/>
    <w:rsid w:val="003602F8"/>
    <w:rsid w:val="003616D0"/>
    <w:rsid w:val="00362726"/>
    <w:rsid w:val="00363347"/>
    <w:rsid w:val="00363BC0"/>
    <w:rsid w:val="00372D1F"/>
    <w:rsid w:val="00373D99"/>
    <w:rsid w:val="00374F99"/>
    <w:rsid w:val="003753DA"/>
    <w:rsid w:val="00381329"/>
    <w:rsid w:val="00385727"/>
    <w:rsid w:val="00396B38"/>
    <w:rsid w:val="003A3F4F"/>
    <w:rsid w:val="003A7C85"/>
    <w:rsid w:val="003B757D"/>
    <w:rsid w:val="003C1D42"/>
    <w:rsid w:val="003C5F0D"/>
    <w:rsid w:val="003D0037"/>
    <w:rsid w:val="003D4EA8"/>
    <w:rsid w:val="003E1C42"/>
    <w:rsid w:val="003E3C9C"/>
    <w:rsid w:val="003F085B"/>
    <w:rsid w:val="0040287F"/>
    <w:rsid w:val="00414445"/>
    <w:rsid w:val="004152F9"/>
    <w:rsid w:val="00417B1D"/>
    <w:rsid w:val="0042296D"/>
    <w:rsid w:val="004232CB"/>
    <w:rsid w:val="004243B0"/>
    <w:rsid w:val="004463D6"/>
    <w:rsid w:val="00450B2C"/>
    <w:rsid w:val="00455E48"/>
    <w:rsid w:val="00461CAD"/>
    <w:rsid w:val="00463079"/>
    <w:rsid w:val="0046417D"/>
    <w:rsid w:val="00467CEB"/>
    <w:rsid w:val="00470D61"/>
    <w:rsid w:val="00473CD3"/>
    <w:rsid w:val="00481B1E"/>
    <w:rsid w:val="0048225D"/>
    <w:rsid w:val="00491405"/>
    <w:rsid w:val="00492BCB"/>
    <w:rsid w:val="00494843"/>
    <w:rsid w:val="00494E7D"/>
    <w:rsid w:val="004A6FA7"/>
    <w:rsid w:val="004A703D"/>
    <w:rsid w:val="004B3D8A"/>
    <w:rsid w:val="004B65CB"/>
    <w:rsid w:val="004C0744"/>
    <w:rsid w:val="004C11FC"/>
    <w:rsid w:val="004C1754"/>
    <w:rsid w:val="004C5F5B"/>
    <w:rsid w:val="004D0490"/>
    <w:rsid w:val="004D0B6C"/>
    <w:rsid w:val="004D52E6"/>
    <w:rsid w:val="004D554D"/>
    <w:rsid w:val="004E2B16"/>
    <w:rsid w:val="004E6396"/>
    <w:rsid w:val="004F0742"/>
    <w:rsid w:val="004F5215"/>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7318"/>
    <w:rsid w:val="00550FF4"/>
    <w:rsid w:val="0055179E"/>
    <w:rsid w:val="00554307"/>
    <w:rsid w:val="005573D2"/>
    <w:rsid w:val="005647A6"/>
    <w:rsid w:val="00566A6B"/>
    <w:rsid w:val="00566BA2"/>
    <w:rsid w:val="0057376B"/>
    <w:rsid w:val="005756F6"/>
    <w:rsid w:val="00577682"/>
    <w:rsid w:val="00581780"/>
    <w:rsid w:val="00582DCE"/>
    <w:rsid w:val="00585F86"/>
    <w:rsid w:val="005860B3"/>
    <w:rsid w:val="00587A68"/>
    <w:rsid w:val="00593412"/>
    <w:rsid w:val="00594922"/>
    <w:rsid w:val="005A5037"/>
    <w:rsid w:val="005B7870"/>
    <w:rsid w:val="005C2B55"/>
    <w:rsid w:val="005C5B17"/>
    <w:rsid w:val="005C700D"/>
    <w:rsid w:val="005D2172"/>
    <w:rsid w:val="005E2EA2"/>
    <w:rsid w:val="005E3BFE"/>
    <w:rsid w:val="005E5082"/>
    <w:rsid w:val="005E5D76"/>
    <w:rsid w:val="005F34D1"/>
    <w:rsid w:val="00605D62"/>
    <w:rsid w:val="00607805"/>
    <w:rsid w:val="006101FD"/>
    <w:rsid w:val="00613C10"/>
    <w:rsid w:val="006160C6"/>
    <w:rsid w:val="00617C36"/>
    <w:rsid w:val="00620CF2"/>
    <w:rsid w:val="00622BE6"/>
    <w:rsid w:val="00624088"/>
    <w:rsid w:val="0062642A"/>
    <w:rsid w:val="006351EF"/>
    <w:rsid w:val="006358EB"/>
    <w:rsid w:val="00636A8B"/>
    <w:rsid w:val="00643438"/>
    <w:rsid w:val="0064719A"/>
    <w:rsid w:val="006508E8"/>
    <w:rsid w:val="00651E9E"/>
    <w:rsid w:val="00653B97"/>
    <w:rsid w:val="00670381"/>
    <w:rsid w:val="006711F5"/>
    <w:rsid w:val="00673E25"/>
    <w:rsid w:val="006748EC"/>
    <w:rsid w:val="00683C0D"/>
    <w:rsid w:val="006A3DE4"/>
    <w:rsid w:val="006A45CA"/>
    <w:rsid w:val="006A4E61"/>
    <w:rsid w:val="006A6607"/>
    <w:rsid w:val="006C2E6A"/>
    <w:rsid w:val="006C3A10"/>
    <w:rsid w:val="006C449D"/>
    <w:rsid w:val="006D1C83"/>
    <w:rsid w:val="006D65F5"/>
    <w:rsid w:val="006D69EC"/>
    <w:rsid w:val="006D6E0A"/>
    <w:rsid w:val="006E7AC4"/>
    <w:rsid w:val="006F015A"/>
    <w:rsid w:val="006F2214"/>
    <w:rsid w:val="00707C5F"/>
    <w:rsid w:val="0071131C"/>
    <w:rsid w:val="007115C2"/>
    <w:rsid w:val="007148A2"/>
    <w:rsid w:val="00732575"/>
    <w:rsid w:val="00740A2F"/>
    <w:rsid w:val="00745FCB"/>
    <w:rsid w:val="00750BAE"/>
    <w:rsid w:val="00756174"/>
    <w:rsid w:val="00761DAD"/>
    <w:rsid w:val="0076708E"/>
    <w:rsid w:val="00773A2B"/>
    <w:rsid w:val="007755AA"/>
    <w:rsid w:val="00776625"/>
    <w:rsid w:val="00776FFC"/>
    <w:rsid w:val="0077736C"/>
    <w:rsid w:val="00781B9D"/>
    <w:rsid w:val="00791C42"/>
    <w:rsid w:val="00791F55"/>
    <w:rsid w:val="007942A2"/>
    <w:rsid w:val="00796A41"/>
    <w:rsid w:val="007A0FF0"/>
    <w:rsid w:val="007A13C0"/>
    <w:rsid w:val="007A1967"/>
    <w:rsid w:val="007A65C0"/>
    <w:rsid w:val="007A7F01"/>
    <w:rsid w:val="007B5B39"/>
    <w:rsid w:val="007C6B81"/>
    <w:rsid w:val="007D0540"/>
    <w:rsid w:val="007D2BF5"/>
    <w:rsid w:val="007D540E"/>
    <w:rsid w:val="007E1ADA"/>
    <w:rsid w:val="007E41E1"/>
    <w:rsid w:val="007F21BA"/>
    <w:rsid w:val="007F30A2"/>
    <w:rsid w:val="007F31C4"/>
    <w:rsid w:val="007F5051"/>
    <w:rsid w:val="00801C4A"/>
    <w:rsid w:val="0080263E"/>
    <w:rsid w:val="00806072"/>
    <w:rsid w:val="008064CB"/>
    <w:rsid w:val="008135D3"/>
    <w:rsid w:val="00813D97"/>
    <w:rsid w:val="008140DF"/>
    <w:rsid w:val="008179CB"/>
    <w:rsid w:val="00817BEB"/>
    <w:rsid w:val="008210BE"/>
    <w:rsid w:val="00822267"/>
    <w:rsid w:val="00833210"/>
    <w:rsid w:val="00833635"/>
    <w:rsid w:val="00834D0E"/>
    <w:rsid w:val="00837953"/>
    <w:rsid w:val="0084715D"/>
    <w:rsid w:val="0086305A"/>
    <w:rsid w:val="00863BB7"/>
    <w:rsid w:val="00865D57"/>
    <w:rsid w:val="0087021D"/>
    <w:rsid w:val="00870818"/>
    <w:rsid w:val="00874ADD"/>
    <w:rsid w:val="00884A9C"/>
    <w:rsid w:val="00890AB5"/>
    <w:rsid w:val="008922CD"/>
    <w:rsid w:val="00894141"/>
    <w:rsid w:val="008952F3"/>
    <w:rsid w:val="00897E1D"/>
    <w:rsid w:val="008A27DB"/>
    <w:rsid w:val="008A4790"/>
    <w:rsid w:val="008A7779"/>
    <w:rsid w:val="008B0B1E"/>
    <w:rsid w:val="008B37BA"/>
    <w:rsid w:val="008C1163"/>
    <w:rsid w:val="008D0E36"/>
    <w:rsid w:val="008D2F32"/>
    <w:rsid w:val="008D7256"/>
    <w:rsid w:val="008E3515"/>
    <w:rsid w:val="008E5484"/>
    <w:rsid w:val="008E608E"/>
    <w:rsid w:val="008F16E1"/>
    <w:rsid w:val="008F71E3"/>
    <w:rsid w:val="00900089"/>
    <w:rsid w:val="00902C4A"/>
    <w:rsid w:val="00907EC6"/>
    <w:rsid w:val="009111DD"/>
    <w:rsid w:val="00912FD4"/>
    <w:rsid w:val="00925502"/>
    <w:rsid w:val="0093181D"/>
    <w:rsid w:val="0093470B"/>
    <w:rsid w:val="0093729F"/>
    <w:rsid w:val="00937370"/>
    <w:rsid w:val="009416B8"/>
    <w:rsid w:val="00950B63"/>
    <w:rsid w:val="0095414A"/>
    <w:rsid w:val="00960E5F"/>
    <w:rsid w:val="00976B4B"/>
    <w:rsid w:val="009776CA"/>
    <w:rsid w:val="0099154F"/>
    <w:rsid w:val="0099718F"/>
    <w:rsid w:val="009A3C77"/>
    <w:rsid w:val="009A7347"/>
    <w:rsid w:val="009A7C6C"/>
    <w:rsid w:val="009B044D"/>
    <w:rsid w:val="009B1D30"/>
    <w:rsid w:val="009B2457"/>
    <w:rsid w:val="009B2D2B"/>
    <w:rsid w:val="009B614B"/>
    <w:rsid w:val="009B6B59"/>
    <w:rsid w:val="009C170C"/>
    <w:rsid w:val="009C1814"/>
    <w:rsid w:val="009D1A86"/>
    <w:rsid w:val="009D3C63"/>
    <w:rsid w:val="009D5CE5"/>
    <w:rsid w:val="009D7074"/>
    <w:rsid w:val="009E043B"/>
    <w:rsid w:val="009E5344"/>
    <w:rsid w:val="009E70D1"/>
    <w:rsid w:val="009F07EB"/>
    <w:rsid w:val="009F12E0"/>
    <w:rsid w:val="009F3E3A"/>
    <w:rsid w:val="00A01FC3"/>
    <w:rsid w:val="00A0439E"/>
    <w:rsid w:val="00A10657"/>
    <w:rsid w:val="00A142EC"/>
    <w:rsid w:val="00A15CC3"/>
    <w:rsid w:val="00A173F0"/>
    <w:rsid w:val="00A21CE6"/>
    <w:rsid w:val="00A2469F"/>
    <w:rsid w:val="00A32E42"/>
    <w:rsid w:val="00A41CC1"/>
    <w:rsid w:val="00A44F58"/>
    <w:rsid w:val="00A46D2B"/>
    <w:rsid w:val="00A5514D"/>
    <w:rsid w:val="00A57DA4"/>
    <w:rsid w:val="00A6664F"/>
    <w:rsid w:val="00A80051"/>
    <w:rsid w:val="00A8110B"/>
    <w:rsid w:val="00AA046F"/>
    <w:rsid w:val="00AA2A67"/>
    <w:rsid w:val="00AA31CF"/>
    <w:rsid w:val="00AA4D85"/>
    <w:rsid w:val="00AA541D"/>
    <w:rsid w:val="00AA6099"/>
    <w:rsid w:val="00AA6677"/>
    <w:rsid w:val="00AA6B0B"/>
    <w:rsid w:val="00AB1104"/>
    <w:rsid w:val="00AB26A5"/>
    <w:rsid w:val="00AB7E08"/>
    <w:rsid w:val="00AC6E2D"/>
    <w:rsid w:val="00AD1636"/>
    <w:rsid w:val="00AD28BB"/>
    <w:rsid w:val="00AD4132"/>
    <w:rsid w:val="00AD5609"/>
    <w:rsid w:val="00AD7C32"/>
    <w:rsid w:val="00AE79DE"/>
    <w:rsid w:val="00AF6498"/>
    <w:rsid w:val="00B00B62"/>
    <w:rsid w:val="00B02278"/>
    <w:rsid w:val="00B030EA"/>
    <w:rsid w:val="00B07CF2"/>
    <w:rsid w:val="00B126A0"/>
    <w:rsid w:val="00B23CC8"/>
    <w:rsid w:val="00B309EC"/>
    <w:rsid w:val="00B313D1"/>
    <w:rsid w:val="00B36A9E"/>
    <w:rsid w:val="00B376BD"/>
    <w:rsid w:val="00B42DA4"/>
    <w:rsid w:val="00B46CA8"/>
    <w:rsid w:val="00B47D12"/>
    <w:rsid w:val="00B5774D"/>
    <w:rsid w:val="00B57EC6"/>
    <w:rsid w:val="00B67236"/>
    <w:rsid w:val="00B75BC3"/>
    <w:rsid w:val="00B76558"/>
    <w:rsid w:val="00B76C2E"/>
    <w:rsid w:val="00B85306"/>
    <w:rsid w:val="00B86477"/>
    <w:rsid w:val="00B869C4"/>
    <w:rsid w:val="00B87DFE"/>
    <w:rsid w:val="00B912A3"/>
    <w:rsid w:val="00B95A20"/>
    <w:rsid w:val="00B96C01"/>
    <w:rsid w:val="00BA0925"/>
    <w:rsid w:val="00BA0E0D"/>
    <w:rsid w:val="00BC190A"/>
    <w:rsid w:val="00BD6542"/>
    <w:rsid w:val="00BD7D88"/>
    <w:rsid w:val="00BF32F1"/>
    <w:rsid w:val="00BF635D"/>
    <w:rsid w:val="00BF6B81"/>
    <w:rsid w:val="00C00885"/>
    <w:rsid w:val="00C02003"/>
    <w:rsid w:val="00C0791B"/>
    <w:rsid w:val="00C11F86"/>
    <w:rsid w:val="00C13924"/>
    <w:rsid w:val="00C1797F"/>
    <w:rsid w:val="00C211FB"/>
    <w:rsid w:val="00C24C40"/>
    <w:rsid w:val="00C35103"/>
    <w:rsid w:val="00C42E86"/>
    <w:rsid w:val="00C47DBD"/>
    <w:rsid w:val="00C55F14"/>
    <w:rsid w:val="00C632E6"/>
    <w:rsid w:val="00C6622A"/>
    <w:rsid w:val="00C7159E"/>
    <w:rsid w:val="00CA1B59"/>
    <w:rsid w:val="00CA45B6"/>
    <w:rsid w:val="00CA60FB"/>
    <w:rsid w:val="00CA7E42"/>
    <w:rsid w:val="00CB1737"/>
    <w:rsid w:val="00CB76DE"/>
    <w:rsid w:val="00CD1BEE"/>
    <w:rsid w:val="00CD2EF9"/>
    <w:rsid w:val="00CF6FF0"/>
    <w:rsid w:val="00D03FB0"/>
    <w:rsid w:val="00D07844"/>
    <w:rsid w:val="00D100C4"/>
    <w:rsid w:val="00D10C38"/>
    <w:rsid w:val="00D121CE"/>
    <w:rsid w:val="00D24F1C"/>
    <w:rsid w:val="00D252CE"/>
    <w:rsid w:val="00D309F6"/>
    <w:rsid w:val="00D31FC6"/>
    <w:rsid w:val="00D40988"/>
    <w:rsid w:val="00D45D2D"/>
    <w:rsid w:val="00D538FA"/>
    <w:rsid w:val="00D554E9"/>
    <w:rsid w:val="00D641C6"/>
    <w:rsid w:val="00D711B2"/>
    <w:rsid w:val="00D8567A"/>
    <w:rsid w:val="00D8570D"/>
    <w:rsid w:val="00D953EF"/>
    <w:rsid w:val="00D96F6C"/>
    <w:rsid w:val="00DA33AB"/>
    <w:rsid w:val="00DB709C"/>
    <w:rsid w:val="00DB7A4F"/>
    <w:rsid w:val="00DC34E1"/>
    <w:rsid w:val="00DC3BC6"/>
    <w:rsid w:val="00DE7AF4"/>
    <w:rsid w:val="00DF104D"/>
    <w:rsid w:val="00DF6B35"/>
    <w:rsid w:val="00DF6D3B"/>
    <w:rsid w:val="00DF72F4"/>
    <w:rsid w:val="00DF7C4C"/>
    <w:rsid w:val="00E01FFC"/>
    <w:rsid w:val="00E0314D"/>
    <w:rsid w:val="00E1616E"/>
    <w:rsid w:val="00E2013F"/>
    <w:rsid w:val="00E222C3"/>
    <w:rsid w:val="00E24AD8"/>
    <w:rsid w:val="00E34467"/>
    <w:rsid w:val="00E42AF4"/>
    <w:rsid w:val="00E42EF9"/>
    <w:rsid w:val="00E43C55"/>
    <w:rsid w:val="00E513BC"/>
    <w:rsid w:val="00E541DF"/>
    <w:rsid w:val="00E6002D"/>
    <w:rsid w:val="00E64F18"/>
    <w:rsid w:val="00E658DA"/>
    <w:rsid w:val="00E814B8"/>
    <w:rsid w:val="00E86D18"/>
    <w:rsid w:val="00E93C1B"/>
    <w:rsid w:val="00E94B1E"/>
    <w:rsid w:val="00EA6E60"/>
    <w:rsid w:val="00EB3A9A"/>
    <w:rsid w:val="00ED0C2C"/>
    <w:rsid w:val="00ED4128"/>
    <w:rsid w:val="00ED4C71"/>
    <w:rsid w:val="00ED69AB"/>
    <w:rsid w:val="00EE3F11"/>
    <w:rsid w:val="00EE7C5F"/>
    <w:rsid w:val="00EF393E"/>
    <w:rsid w:val="00EF5481"/>
    <w:rsid w:val="00F00EAE"/>
    <w:rsid w:val="00F027FA"/>
    <w:rsid w:val="00F153AD"/>
    <w:rsid w:val="00F15C81"/>
    <w:rsid w:val="00F2114D"/>
    <w:rsid w:val="00F31589"/>
    <w:rsid w:val="00F33C36"/>
    <w:rsid w:val="00F3419E"/>
    <w:rsid w:val="00F34555"/>
    <w:rsid w:val="00F41F6A"/>
    <w:rsid w:val="00F4206B"/>
    <w:rsid w:val="00F43FEB"/>
    <w:rsid w:val="00F534A6"/>
    <w:rsid w:val="00F56E25"/>
    <w:rsid w:val="00F57F29"/>
    <w:rsid w:val="00F62023"/>
    <w:rsid w:val="00F629C6"/>
    <w:rsid w:val="00F62E61"/>
    <w:rsid w:val="00F63676"/>
    <w:rsid w:val="00F7332A"/>
    <w:rsid w:val="00F77DCF"/>
    <w:rsid w:val="00F80E79"/>
    <w:rsid w:val="00F82FDC"/>
    <w:rsid w:val="00F850F4"/>
    <w:rsid w:val="00F87A35"/>
    <w:rsid w:val="00F92C1D"/>
    <w:rsid w:val="00FA03CE"/>
    <w:rsid w:val="00FA29C5"/>
    <w:rsid w:val="00FA4AA6"/>
    <w:rsid w:val="00FA5F83"/>
    <w:rsid w:val="00FA7C91"/>
    <w:rsid w:val="00FB039B"/>
    <w:rsid w:val="00FB2868"/>
    <w:rsid w:val="00FB2C01"/>
    <w:rsid w:val="00FB37C5"/>
    <w:rsid w:val="00FC26A3"/>
    <w:rsid w:val="00FE1655"/>
    <w:rsid w:val="00FE4A98"/>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l.dropboxusercontent.com/u/1578682/supp.ipynb" TargetMode="External"/><Relationship Id="rId21" Type="http://schemas.openxmlformats.org/officeDocument/2006/relationships/image" Target="media/image6.jpeg"/><Relationship Id="rId22" Type="http://schemas.openxmlformats.org/officeDocument/2006/relationships/image" Target="media/image7.emf"/><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hyperlink" Target="http://curveball.yoavram.com" TargetMode="External"/><Relationship Id="rId15" Type="http://schemas.openxmlformats.org/officeDocument/2006/relationships/hyperlink" Target="https://figshare.com/s/b08c6b975779e03ec48e" TargetMode="External"/><Relationship Id="rId16" Type="http://schemas.openxmlformats.org/officeDocument/2006/relationships/hyperlink" Target="https://github.com/yoavram/curveball" TargetMode="External"/><Relationship Id="rId17" Type="http://schemas.openxmlformats.org/officeDocument/2006/relationships/hyperlink" Target="http://curveball.yoavram.com" TargetMode="External"/><Relationship Id="rId18" Type="http://schemas.openxmlformats.org/officeDocument/2006/relationships/hyperlink" Target="https://curveball.netlify.com" TargetMode="External"/><Relationship Id="rId19" Type="http://schemas.openxmlformats.org/officeDocument/2006/relationships/hyperlink" Target="https://github.com/yoavram/curveball_m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yoavram@stan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98A141F1-1EC0-0040-B5D7-8B91FC561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35</Pages>
  <Words>26846</Words>
  <Characters>153027</Characters>
  <Application>Microsoft Macintosh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179514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96</cp:revision>
  <cp:lastPrinted>2016-08-03T07:24:00Z</cp:lastPrinted>
  <dcterms:created xsi:type="dcterms:W3CDTF">2017-11-22T07:49:00Z</dcterms:created>
  <dcterms:modified xsi:type="dcterms:W3CDTF">2018-04-24T09:40:00Z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http://www.zotero.org/styles/evolution</vt:lpwstr>
  </property>
  <property fmtid="{D5CDD505-2E9C-101B-9397-08002B2CF9AE}" pid="4" name="Mendeley Recent Style Name 0_1">
    <vt:lpwstr>Evolution</vt:lpwstr>
  </property>
  <property fmtid="{D5CDD505-2E9C-101B-9397-08002B2CF9AE}" pid="5" name="Mendeley Recent Style Id 1_1">
    <vt:lpwstr>http://www.zotero.org/styles/harvard1</vt:lpwstr>
  </property>
  <property fmtid="{D5CDD505-2E9C-101B-9397-08002B2CF9AE}" pid="6" name="Mendeley Recent Style Name 1_1">
    <vt:lpwstr>Harvard Reference format 1 (author-date)</vt:lpwstr>
  </property>
  <property fmtid="{D5CDD505-2E9C-101B-9397-08002B2CF9AE}" pid="7" name="Mendeley Recent Style Id 2_1">
    <vt:lpwstr>http://www.zotero.org/styles/modern-humanities-research-association</vt:lpwstr>
  </property>
  <property fmtid="{D5CDD505-2E9C-101B-9397-08002B2CF9AE}" pid="8" name="Mendeley Recent Style Name 2_1">
    <vt:lpwstr>Modern Humanities Research Association 3rd edition (note with bibliography)</vt:lpwstr>
  </property>
  <property fmtid="{D5CDD505-2E9C-101B-9397-08002B2CF9AE}" pid="9" name="Mendeley Recent Style Id 3_1">
    <vt:lpwstr>http://www.zotero.org/styles/modern-language-association</vt:lpwstr>
  </property>
  <property fmtid="{D5CDD505-2E9C-101B-9397-08002B2CF9AE}" pid="10" name="Mendeley Recent Style Name 3_1">
    <vt:lpwstr>Modern Language Association 7th edition</vt:lpwstr>
  </property>
  <property fmtid="{D5CDD505-2E9C-101B-9397-08002B2CF9AE}" pid="11" name="Mendeley Recent Style Id 4_1">
    <vt:lpwstr>http://www.zotero.org/styles/nature</vt:lpwstr>
  </property>
  <property fmtid="{D5CDD505-2E9C-101B-9397-08002B2CF9AE}" pid="12" name="Mendeley Recent Style Name 4_1">
    <vt:lpwstr>Nature</vt:lpwstr>
  </property>
  <property fmtid="{D5CDD505-2E9C-101B-9397-08002B2CF9AE}" pid="13" name="Mendeley Recent Style Id 5_1">
    <vt:lpwstr>http://www.zotero.org/styles/pnas</vt:lpwstr>
  </property>
  <property fmtid="{D5CDD505-2E9C-101B-9397-08002B2CF9AE}" pid="14" name="Mendeley Recent Style Name 5_1">
    <vt:lpwstr>Proceedings of the National Academy of Sciences of the United States of America</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http://www.zotero.org/styles/the-american-naturalist</vt:lpwstr>
  </property>
  <property fmtid="{D5CDD505-2E9C-101B-9397-08002B2CF9AE}" pid="18" name="Mendeley Recent Style Name 7_1">
    <vt:lpwstr>The American Naturalist</vt:lpwstr>
  </property>
  <property fmtid="{D5CDD505-2E9C-101B-9397-08002B2CF9AE}" pid="19" name="Mendeley Recent Style Id 8_1">
    <vt:lpwstr>http://www.zotero.org/styles/the-isme-journal</vt:lpwstr>
  </property>
  <property fmtid="{D5CDD505-2E9C-101B-9397-08002B2CF9AE}" pid="20" name="Mendeley Recent Style Name 8_1">
    <vt:lpwstr>The ISME Journal</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