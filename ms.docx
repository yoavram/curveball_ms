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7C5E66"/>
    <w:p w14:paraId="411759B7" w14:textId="77777777"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7C5E66"/>
    <w:p w14:paraId="20240EE3" w14:textId="77777777" w:rsidR="007C5E66" w:rsidRPr="00C34C28" w:rsidRDefault="007C5E66" w:rsidP="007C5E66">
      <w:pPr>
        <w:rPr>
          <w:sz w:val="20"/>
          <w:szCs w:val="20"/>
        </w:rPr>
      </w:pPr>
      <w:r w:rsidRPr="00C34C28">
        <w:rPr>
          <w:sz w:val="20"/>
          <w:szCs w:val="20"/>
          <w:vertAlign w:val="superscript"/>
        </w:rPr>
        <w:t>1</w:t>
      </w:r>
      <w:r w:rsidRPr="00C34C28">
        <w:rPr>
          <w:sz w:val="20"/>
          <w:szCs w:val="20"/>
        </w:rPr>
        <w:t xml:space="preserve"> Department of Molecular Biology and Ecology of Plants, Tel Aviv University, Tel Aviv, Israel</w:t>
      </w:r>
    </w:p>
    <w:p w14:paraId="225BE94B" w14:textId="77777777"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77777777" w:rsidR="007C5E66" w:rsidRPr="00C34C28" w:rsidRDefault="007C5E66" w:rsidP="007C5E66">
      <w:pPr>
        <w:rPr>
          <w:sz w:val="20"/>
          <w:szCs w:val="20"/>
        </w:rPr>
      </w:pPr>
      <w:r w:rsidRPr="00C34C28">
        <w:rPr>
          <w:sz w:val="20"/>
          <w:szCs w:val="20"/>
          <w:vertAlign w:val="superscript"/>
        </w:rPr>
        <w:t>3</w:t>
      </w:r>
      <w:r w:rsidRPr="00C34C28">
        <w:rPr>
          <w:sz w:val="20"/>
          <w:szCs w:val="20"/>
        </w:rPr>
        <w:t xml:space="preserve"> Department of Molecular Microbiology and Biotechnology,</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5F167922" w14:textId="77777777"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14:paraId="7C31FDF7" w14:textId="77777777"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7C5E66"/>
    <w:p w14:paraId="16DEFE43" w14:textId="77777777"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7C5E66"/>
    <w:p w14:paraId="6B4358A8" w14:textId="77777777" w:rsidR="007C5E66" w:rsidRDefault="007C5E66" w:rsidP="007C5E66">
      <w:r w:rsidRPr="00A10657">
        <w:rPr>
          <w:b/>
          <w:bCs/>
        </w:rPr>
        <w:t>Keywords</w:t>
      </w:r>
      <w:r>
        <w:t>: population dynamics, microbial growth, competition model, experimental evolution</w:t>
      </w:r>
    </w:p>
    <w:p w14:paraId="11AD0D56" w14:textId="77777777" w:rsidR="007C5E66" w:rsidRPr="00497E39" w:rsidRDefault="007C5E66" w:rsidP="007C5E66">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77777777" w:rsidR="007C5E66" w:rsidRPr="0025589C" w:rsidRDefault="008C00A9" w:rsidP="007C5E66">
      <w:ins w:id="0" w:author="Yoav Ram" w:date="2019-02-05T10:48:00Z">
        <w:r>
          <w:t xml:space="preserve">Determining the fitness of specific microbial genotypes has extensive application in microbial genetics, evolution and biotechnology. While estimates from growth curves are simple and allow high throughput, they are inaccurate and don't account for interactions between costs and benefits accruing over different parts of a growth cycle. For this reason, direct competition experiments are the current gold standard for accurate estimation of fitness. </w:t>
        </w:r>
      </w:ins>
      <w:del w:id="1" w:author="Yoav Ram" w:date="2019-02-05T10:48:00Z">
        <w:r w:rsidR="007C5E66" w:rsidRPr="0025589C" w:rsidDel="008C00A9">
          <w:delText>Estimates of microbial fitness from gro</w:delText>
        </w:r>
        <w:r w:rsidR="007C5E66" w:rsidRPr="00A9402F" w:rsidDel="008C00A9">
          <w:delText>wth curves are inaccurate</w:delText>
        </w:r>
        <w:r w:rsidR="007C5E66" w:rsidDel="008C00A9">
          <w:delText xml:space="preserve"> and</w:delText>
        </w:r>
        <w:r w:rsidR="007C5E66" w:rsidRPr="00A9402F" w:rsidDel="008C00A9">
          <w:delText xml:space="preserve"> competition experiments are necessary for accurate estimation of fitness. </w:delText>
        </w:r>
      </w:del>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2"/>
      <w:ins w:id="3" w:author="Yoav Ram" w:date="2019-02-05T10:49:00Z">
        <w:r>
          <w:t>Finally</w:t>
        </w:r>
        <w:commentRangeEnd w:id="2"/>
        <w:r>
          <w:rPr>
            <w:rStyle w:val="CommentReference"/>
          </w:rPr>
          <w:commentReference w:id="2"/>
        </w:r>
        <w:r>
          <w:t>, competition experiments typically consider only the end-points of a period of competition so that</w:t>
        </w:r>
      </w:ins>
      <w:del w:id="4" w:author="Yoav Ram" w:date="2019-02-05T10:49:00Z">
        <w:r w:rsidR="007C5E66" w:rsidDel="008C00A9">
          <w:delText>Thus,</w:delText>
        </w:r>
      </w:del>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ins w:id="5" w:author="Yoav Ram" w:date="2019-02-05T10:49:00Z">
        <w:r w:rsidRPr="0025589C">
          <w:rPr>
            <w:i/>
            <w:iCs/>
          </w:rPr>
          <w:t>E</w:t>
        </w:r>
        <w:r>
          <w:rPr>
            <w:i/>
            <w:iCs/>
          </w:rPr>
          <w:t>scherichia</w:t>
        </w:r>
      </w:ins>
      <w:del w:id="6" w:author="Yoav Ram" w:date="2019-02-05T10:49:00Z">
        <w:r w:rsidR="007C5E66" w:rsidRPr="0025589C" w:rsidDel="008C00A9">
          <w:rPr>
            <w:i/>
            <w:iCs/>
          </w:rPr>
          <w:delText>E.</w:delText>
        </w:r>
      </w:del>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Furthermore, by integrating several growth phases, it provides an interpretation </w:t>
      </w:r>
      <w:r w:rsidR="007C5E66">
        <w:t>of</w:t>
      </w:r>
      <w:r w:rsidR="007C5E66" w:rsidRPr="0025589C">
        <w:t xml:space="preserve"> </w:t>
      </w:r>
      <w:commentRangeStart w:id="7"/>
      <w:ins w:id="8" w:author="Yoav Ram" w:date="2019-02-05T10:49:00Z">
        <w:r>
          <w:t xml:space="preserve">the demographic basis of </w:t>
        </w:r>
        <w:commentRangeEnd w:id="7"/>
        <w:r>
          <w:rPr>
            <w:rStyle w:val="CommentReference"/>
          </w:rPr>
          <w:commentReference w:id="7"/>
        </w:r>
      </w:ins>
      <w:r w:rsidR="007C5E66" w:rsidRPr="0025589C">
        <w:t>microbial fitness.</w:t>
      </w:r>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9" w:name="_Ref453682586"/>
    </w:p>
    <w:bookmarkEnd w:id="9"/>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6B7F4E74"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w:t>
      </w:r>
      <w:ins w:id="10" w:author="Yoav Ram" w:date="2019-02-05T12:53:00Z">
        <w:r w:rsidR="00153581">
          <w:t xml:space="preserve"> </w:t>
        </w:r>
        <w:r w:rsidR="00C84171">
          <w:t xml:space="preserve">Moreover, many markers </w:t>
        </w:r>
      </w:ins>
      <w:ins w:id="11" w:author="Yoav Ram" w:date="2019-02-05T12:54:00Z">
        <w:r w:rsidR="00C84171">
          <w:t xml:space="preserve">incur costs that can affect </w:t>
        </w:r>
      </w:ins>
      <w:ins w:id="12" w:author="Yoav Ram" w:date="2019-02-05T12:55:00Z">
        <w:r w:rsidR="00C84171">
          <w:t xml:space="preserve">the outcome of competition </w:t>
        </w:r>
      </w:ins>
      <w:ins w:id="13" w:author="Yoav Ram" w:date="2019-02-05T13:01:00Z">
        <w:r w:rsidR="00C84171">
          <w:t xml:space="preserve">experiments </w:t>
        </w:r>
        <w:r w:rsidR="00C84171">
          <w:fldChar w:fldCharType="begin" w:fldLock="1"/>
        </w:r>
      </w:ins>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ins w:id="14" w:author="Yoav Ram" w:date="2019-02-05T13:01:00Z">
        <w:r w:rsidR="00C84171">
          <w:fldChar w:fldCharType="end"/>
        </w:r>
      </w:ins>
      <w:ins w:id="15" w:author="Yoav Ram" w:date="2019-02-05T12:55:00Z">
        <w:r w:rsidR="00C84171">
          <w:t>.</w:t>
        </w:r>
      </w:ins>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w:t>
      </w:r>
      <w:r>
        <w:lastRenderedPageBreak/>
        <w:t xml:space="preserve">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77777777" w:rsidR="007C5E66" w:rsidRPr="00FB2C01" w:rsidRDefault="007C5E66" w:rsidP="007C5E66">
      <w:pPr>
        <w:spacing w:after="200"/>
        <w:jc w:val="center"/>
        <w:rPr>
          <w:b/>
          <w:bCs/>
          <w:sz w:val="22"/>
          <w:szCs w:val="22"/>
        </w:rPr>
      </w:pPr>
      <w:r>
        <w:rPr>
          <w:b/>
          <w:bCs/>
          <w:noProof/>
          <w:sz w:val="22"/>
          <w:szCs w:val="22"/>
        </w:rPr>
        <w:drawing>
          <wp:inline distT="0" distB="0" distL="0" distR="0" wp14:anchorId="32EE9857" wp14:editId="065711DC">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11"/>
                    <a:stretch>
                      <a:fillRect/>
                    </a:stretch>
                  </pic:blipFill>
                  <pic:spPr>
                    <a:xfrm>
                      <a:off x="0" y="0"/>
                      <a:ext cx="4319557" cy="1440000"/>
                    </a:xfrm>
                    <a:prstGeom prst="rect">
                      <a:avLst/>
                    </a:prstGeom>
                  </pic:spPr>
                </pic:pic>
              </a:graphicData>
            </a:graphic>
          </wp:inline>
        </w:drawing>
      </w:r>
    </w:p>
    <w:p w14:paraId="7A7E1DD9" w14:textId="7777777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77777777" w:rsidR="007C5E66" w:rsidRPr="0087553C" w:rsidRDefault="007C5E66" w:rsidP="007C5E66">
      <w:pPr>
        <w:pStyle w:val="Caption"/>
        <w:spacing w:line="360" w:lineRule="auto"/>
        <w:rPr>
          <w:rFonts w:eastAsiaTheme="majorEastAsia"/>
          <w:sz w:val="22"/>
          <w:szCs w:val="22"/>
        </w:rPr>
      </w:pPr>
      <w:bookmarkStart w:id="16"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16"/>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2335BE34"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ins w:id="17" w:author="Yoav Ram" w:date="2019-02-05T11:03:00Z">
        <w:r w:rsidR="000176DF">
          <w:t>, and a different pair was used in experiment C</w:t>
        </w:r>
      </w:ins>
      <w:r w:rsidRPr="0025589C">
        <w:t xml:space="preserve">. </w:t>
      </w:r>
      <w:del w:id="18" w:author="Yoav Ram" w:date="2019-02-05T11:03:00Z">
        <w:r w:rsidDel="000176DF">
          <w:delText>E</w:delText>
        </w:r>
        <w:r w:rsidRPr="0025589C" w:rsidDel="000176DF">
          <w:delText>ach experiment</w:delText>
        </w:r>
        <w:r w:rsidDel="000176DF">
          <w:delText xml:space="preserve"> consisted of three sub-experiments:</w:delText>
        </w:r>
        <w:r w:rsidRPr="0025589C" w:rsidDel="000176DF">
          <w:delText xml:space="preserve"> 32 replicate </w:delText>
        </w:r>
        <w:r w:rsidDel="000176DF">
          <w:delText>mono-culture</w:delText>
        </w:r>
        <w:r w:rsidRPr="0025589C" w:rsidDel="000176DF">
          <w:delText>s of the GFP strain</w:delText>
        </w:r>
        <w:r w:rsidDel="000176DF">
          <w:delText>;</w:delText>
        </w:r>
        <w:r w:rsidRPr="0025589C" w:rsidDel="000176DF">
          <w:delText xml:space="preserve"> 30 replicate </w:delText>
        </w:r>
        <w:r w:rsidDel="000176DF">
          <w:delText>mono-culture</w:delText>
        </w:r>
        <w:r w:rsidRPr="0025589C" w:rsidDel="000176DF">
          <w:delText>s of the RFP strain</w:delText>
        </w:r>
        <w:r w:rsidDel="000176DF">
          <w:delText>;</w:delText>
        </w:r>
        <w:r w:rsidRPr="0025589C" w:rsidDel="000176DF">
          <w:delText xml:space="preserve"> and 32 replicate mixed cultures containing the GFP and RFP strains together</w:delText>
        </w:r>
        <w:r w:rsidDel="000176DF">
          <w:delText>. These sub-experiments</w:delText>
        </w:r>
        <w:r w:rsidRPr="0025589C" w:rsidDel="000176DF">
          <w:delText xml:space="preserve"> were </w:delText>
        </w:r>
        <w:r w:rsidDel="000176DF">
          <w:delText xml:space="preserve">performed </w:delText>
        </w:r>
        <w:r w:rsidRPr="0025589C" w:rsidDel="000176DF">
          <w:delText>under t</w:delText>
        </w:r>
        <w:r w:rsidDel="000176DF">
          <w:delText xml:space="preserve">he same experimental conditions in a single </w:delText>
        </w:r>
        <w:r w:rsidRPr="0025589C" w:rsidDel="000176DF">
          <w:delText>96-well plate</w:delText>
        </w:r>
        <w:r w:rsidDel="000176DF">
          <w:delText xml:space="preserve"> format. </w:delText>
        </w:r>
      </w:del>
      <w:del w:id="19" w:author="Yoav Ram" w:date="2019-02-05T11:04:00Z">
        <w:r w:rsidDel="000176DF">
          <w:delText>In e</w:delText>
        </w:r>
      </w:del>
      <w:ins w:id="20" w:author="Yoav Ram" w:date="2019-02-05T11:04:00Z">
        <w:r w:rsidR="000176DF">
          <w:t>E</w:t>
        </w:r>
      </w:ins>
      <w:r>
        <w:t>xperiment A</w:t>
      </w:r>
      <w:ins w:id="21" w:author="Yoav Ram" w:date="2019-02-05T11:04:00Z">
        <w:r w:rsidR="000176DF">
          <w:t xml:space="preserve"> started by</w:t>
        </w:r>
      </w:ins>
      <w:del w:id="22" w:author="Yoav Ram" w:date="2019-02-05T11:04:00Z">
        <w:r w:rsidDel="000176DF">
          <w:delText>, strains were started</w:delText>
        </w:r>
      </w:del>
      <w:r>
        <w:t xml:space="preserve"> </w:t>
      </w:r>
      <w:proofErr w:type="spellStart"/>
      <w:r>
        <w:t>by</w:t>
      </w:r>
      <w:proofErr w:type="spellEnd"/>
      <w:r>
        <w:t xml:space="preserve"> diluting s</w:t>
      </w:r>
      <w:r w:rsidRPr="00F3419E">
        <w:t xml:space="preserve">tationary phase bacteria </w:t>
      </w:r>
      <w:ins w:id="23" w:author="Yoav Ram" w:date="2019-02-05T11:04:00Z">
        <w:r w:rsidR="000176DF">
          <w:t xml:space="preserve">from strains 1 and 2 </w:t>
        </w:r>
      </w:ins>
      <w:r w:rsidRPr="00F3419E">
        <w:t>into fresh media, yielding culture</w:t>
      </w:r>
      <w:r>
        <w:t>s</w:t>
      </w:r>
      <w:r w:rsidRPr="00F3419E">
        <w:t xml:space="preserve"> in which lag phase </w:t>
      </w:r>
      <w:r>
        <w:t xml:space="preserve">was observably longer for the green strain. </w:t>
      </w:r>
      <w:r w:rsidRPr="00F3419E">
        <w:t>In experiment B, strains</w:t>
      </w:r>
      <w:ins w:id="24" w:author="Yoav Ram" w:date="2019-02-05T11:04:00Z">
        <w:r w:rsidR="000176DF">
          <w:t xml:space="preserve"> 1 and 2</w:t>
        </w:r>
      </w:ins>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ins w:id="25" w:author="Yoav Ram" w:date="2019-02-05T11:04:00Z">
        <w:r w:rsidR="000176DF">
          <w:t>, denoted 3 and 4</w:t>
        </w:r>
      </w:ins>
      <w:r w:rsidRPr="000006D8">
        <w:t xml:space="preserve">. </w:t>
      </w:r>
      <w:ins w:id="26" w:author="Yoav Ram" w:date="2019-02-05T11:05:00Z">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ins>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del w:id="27" w:author="Yoav Ram" w:date="2019-02-05T11:08:00Z">
        <w:r w:rsidDel="000E36A2">
          <w:delText xml:space="preserve">markers in </w:delText>
        </w:r>
      </w:del>
      <w:r w:rsidRPr="00944BEF">
        <w:rPr>
          <w:b/>
          <w:bCs/>
        </w:rPr>
        <w:t>Figure 3</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del w:id="28" w:author="Yoav Ram" w:date="2019-02-05T11:08:00Z">
        <w:r w:rsidDel="000E36A2">
          <w:delText>markers in</w:delText>
        </w:r>
        <w:r w:rsidRPr="00A10657" w:rsidDel="000E36A2">
          <w:delText xml:space="preserve"> </w:delText>
        </w:r>
      </w:del>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77B681B0" w:rsidR="007C5E66" w:rsidRPr="004E2D88" w:rsidRDefault="007C5E66" w:rsidP="007C5E66">
      <w:proofErr w:type="spellStart"/>
      <w:r w:rsidRPr="00634C42">
        <w:rPr>
          <w:b/>
          <w:bCs/>
          <w:i/>
          <w:iCs/>
        </w:rPr>
        <w:t>LacI</w:t>
      </w:r>
      <w:proofErr w:type="spellEnd"/>
      <w:r>
        <w:rPr>
          <w:b/>
          <w:bCs/>
        </w:rPr>
        <w:t xml:space="preserve"> experiments: </w:t>
      </w:r>
      <w:r>
        <w:rPr>
          <w:i/>
          <w:iCs/>
        </w:rPr>
        <w:t>E. coli</w:t>
      </w:r>
      <w:r>
        <w:t xml:space="preserve"> strains were isolated from a long-term evolution experiment involving diverse environmental conditions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Specifically, we used eight strains </w:t>
      </w:r>
      <w:ins w:id="29" w:author="Yoav Ram" w:date="2019-02-05T11:09:00Z">
        <w:r w:rsidR="000E36A2">
          <w:t xml:space="preserve">isolated from populations that evolved in lactose containing environments and </w:t>
        </w:r>
      </w:ins>
      <w:r>
        <w:t xml:space="preserve">that 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strains, growth curves were measured in a mono-culture, and in competition experiments conducted in mixed culture.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282251"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54A7F3E6"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w:ins w:id="30" w:author="Yoav Ram" w:date="2019-02-05T11:10:00Z">
                            <w:rPr>
                              <w:rFonts w:ascii="Cambria Math" w:hAnsi="Cambria Math"/>
                            </w:rPr>
                            <m:t>⋅</m:t>
                          </w:ins>
                        </m:r>
                        <m:r>
                          <w:del w:id="31" w:author="Yoav Ram" w:date="2019-02-05T11:09:00Z">
                            <m:rPr>
                              <m:sty m:val="p"/>
                            </m:rPr>
                            <w:rPr>
                              <w:rFonts w:ascii="Cambria Math" w:hAnsi="Cambria Math"/>
                            </w:rPr>
                            <m:t xml:space="preserve"> </m:t>
                          </w:del>
                        </m:r>
                        <m:r>
                          <w:rPr>
                            <w:rFonts w:ascii="Cambria Math" w:hAnsi="Cambria Math"/>
                          </w:rPr>
                          <m:t>ν</m:t>
                        </m:r>
                        <m:r>
                          <w:ins w:id="32" w:author="Yoav Ram" w:date="2019-02-05T11:10:00Z">
                            <w:rPr>
                              <w:rFonts w:ascii="Cambria Math" w:hAnsi="Cambria Math"/>
                            </w:rPr>
                            <m:t>⋅</m:t>
                          </w:ins>
                        </m:r>
                        <m:r>
                          <w:rPr>
                            <w:rFonts w:ascii="Cambria Math" w:hAnsi="Cambria Math"/>
                          </w:rPr>
                          <m:t>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235EE6C1"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del w:id="33" w:author="Yoav Ram" w:date="2019-02-05T11:10:00Z">
                <w:rPr>
                  <w:rFonts w:ascii="Cambria Math" w:eastAsia="Helvetica" w:hAnsi="Cambria Math" w:cs="Helvetica"/>
                </w:rPr>
                <m:t>v</m:t>
              </w:del>
            </m:r>
            <m:r>
              <w:ins w:id="34" w:author="Yoav Ram" w:date="2019-02-05T11:10:00Z">
                <w:rPr>
                  <w:rFonts w:ascii="Cambria Math" w:eastAsia="Helvetica" w:hAnsi="Cambria Math" w:cs="Helvetica"/>
                </w:rPr>
                <m:t>m</m:t>
              </w:ins>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t>
                        </m:r>
                        <m:r>
                          <w:ins w:id="35" w:author="Yoav Ram" w:date="2019-02-05T11:10:00Z">
                            <w:rPr>
                              <w:rFonts w:ascii="Cambria Math" w:eastAsia="Helvetica" w:hAnsi="Cambria Math" w:cs="Helvetica"/>
                            </w:rPr>
                            <m:t>m</m:t>
                          </w:ins>
                        </m:r>
                        <m:r>
                          <w:ins w:id="36" w:author="Yoav Ram" w:date="2019-02-05T11:10:00Z">
                            <w:rPr>
                              <w:rFonts w:ascii="Cambria Math" w:hAnsi="Cambria Math"/>
                            </w:rPr>
                            <m:t>⋅</m:t>
                          </w:ins>
                        </m:r>
                        <m:r>
                          <w:del w:id="37" w:author="Yoav Ram" w:date="2019-02-05T11:10:00Z">
                            <w:rPr>
                              <w:rFonts w:ascii="Cambria Math" w:eastAsia="Helvetica" w:hAnsi="Cambria Math" w:cs="Helvetica"/>
                            </w:rPr>
                            <m:t>v</m:t>
                          </w:del>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23CF1506"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ins w:id="38" w:author="Yoav Ram" w:date="2019-02-05T13:05:00Z">
        <w:r w:rsidR="005744E1">
          <w:t xml:space="preserve"> Note that </w:t>
        </w:r>
      </w:ins>
      <w:ins w:id="39" w:author="Yoav Ram" w:date="2019-02-05T13:06:00Z">
        <w:r w:rsidR="005744E1">
          <w:t xml:space="preserve">alternative </w:t>
        </w:r>
      </w:ins>
      <w:ins w:id="40" w:author="Yoav Ram" w:date="2019-02-05T13:05:00Z">
        <w:r w:rsidR="005744E1">
          <w:t>m</w:t>
        </w:r>
      </w:ins>
      <w:ins w:id="41" w:author="Yoav Ram" w:date="2019-02-05T13:06:00Z">
        <w:r w:rsidR="005744E1">
          <w:t>odels can be used with our approach, for example when analyzing bi-phasic growth curves</w:t>
        </w:r>
      </w:ins>
      <w:ins w:id="42" w:author="Yoav Ram" w:date="2019-02-05T13:10:00Z">
        <w:r w:rsidR="00662866">
          <w:t xml:space="preserve"> </w:t>
        </w:r>
        <w:r w:rsidR="00662866">
          <w:fldChar w:fldCharType="begin" w:fldLock="1"/>
        </w:r>
      </w:ins>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ins w:id="43" w:author="Yoav Ram" w:date="2019-02-05T13:10:00Z">
        <w:r w:rsidR="00662866">
          <w:fldChar w:fldCharType="end"/>
        </w:r>
      </w:ins>
      <w:ins w:id="44" w:author="Yoav Ram" w:date="2019-02-05T13:06:00Z">
        <w:r w:rsidR="005744E1">
          <w:t xml:space="preserve">. </w:t>
        </w:r>
      </w:ins>
    </w:p>
    <w:p w14:paraId="419BD653" w14:textId="77777777"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by fitting the 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w:t>
      </w:r>
      <w:r w:rsidRPr="0025589C">
        <w:lastRenderedPageBreak/>
        <w:t xml:space="preserve">double), and the lag duration; see </w:t>
      </w:r>
      <w:r w:rsidRPr="00BF5556">
        <w:rPr>
          <w:b/>
          <w:bCs/>
        </w:rPr>
        <w:t>Table 1</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45"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08885756" w:rsidR="007C5E66" w:rsidRPr="00BF5556" w:rsidRDefault="007C5E66" w:rsidP="007C5E66">
      <w:pPr>
        <w:pStyle w:val="Caption"/>
        <w:keepNext/>
        <w:spacing w:line="360" w:lineRule="auto"/>
        <w:jc w:val="center"/>
        <w:rPr>
          <w:sz w:val="24"/>
          <w:szCs w:val="24"/>
        </w:rPr>
      </w:pPr>
      <w:bookmarkStart w:id="46" w:name="_Ref453680217"/>
      <w:bookmarkEnd w:id="45"/>
      <w:del w:id="47" w:author="Yoav Ram" w:date="2019-02-05T13:04:00Z">
        <w:r w:rsidDel="005744E1">
          <w:rPr>
            <w:noProof/>
            <w:sz w:val="24"/>
            <w:szCs w:val="24"/>
          </w:rPr>
          <w:drawing>
            <wp:inline distT="0" distB="0" distL="0" distR="0" wp14:anchorId="541FBADF" wp14:editId="6B567578">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3"/>
                      <a:stretch>
                        <a:fillRect/>
                      </a:stretch>
                    </pic:blipFill>
                    <pic:spPr>
                      <a:xfrm>
                        <a:off x="0" y="0"/>
                        <a:ext cx="6188710" cy="2687320"/>
                      </a:xfrm>
                      <a:prstGeom prst="rect">
                        <a:avLst/>
                      </a:prstGeom>
                    </pic:spPr>
                  </pic:pic>
                </a:graphicData>
              </a:graphic>
            </wp:inline>
          </w:drawing>
        </w:r>
      </w:del>
      <w:ins w:id="48" w:author="Yoav Ram" w:date="2019-02-05T13:04:00Z">
        <w:r w:rsidR="005744E1">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ins>
    </w:p>
    <w:p w14:paraId="2366E05F" w14:textId="3C82BF5A"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2). Panel labels correspond to the measured strains, where letters denote the experiment (A, B, and C) and numbers denote the strain (</w:t>
      </w:r>
      <w:ins w:id="49" w:author="Yoav Ram" w:date="2019-02-05T13:04:00Z">
        <w:r w:rsidR="005744E1">
          <w:rPr>
            <w:b w:val="0"/>
            <w:bCs w:val="0"/>
            <w:color w:val="000000" w:themeColor="text1"/>
            <w:sz w:val="22"/>
            <w:szCs w:val="22"/>
          </w:rPr>
          <w:t xml:space="preserve">1-4; </w:t>
        </w:r>
      </w:ins>
      <w:ins w:id="50" w:author="Yoav Ram" w:date="2019-02-05T12:37:00Z">
        <w:r w:rsidR="00B24D46">
          <w:rPr>
            <w:b w:val="0"/>
            <w:bCs w:val="0"/>
            <w:color w:val="000000" w:themeColor="text1"/>
            <w:sz w:val="22"/>
            <w:szCs w:val="22"/>
          </w:rPr>
          <w:t xml:space="preserve">red </w:t>
        </w:r>
      </w:ins>
      <w:ins w:id="51" w:author="Yoav Ram" w:date="2019-02-05T12:29:00Z">
        <w:r w:rsidR="00B219AA">
          <w:rPr>
            <w:b w:val="0"/>
            <w:bCs w:val="0"/>
            <w:color w:val="000000" w:themeColor="text1"/>
            <w:sz w:val="22"/>
            <w:szCs w:val="22"/>
          </w:rPr>
          <w:t xml:space="preserve">strains </w:t>
        </w:r>
      </w:ins>
      <w:del w:id="52" w:author="Yoav Ram" w:date="2019-02-05T12:29:00Z">
        <w:r w:rsidRPr="0087553C" w:rsidDel="00B219AA">
          <w:rPr>
            <w:b w:val="0"/>
            <w:bCs w:val="0"/>
            <w:color w:val="000000" w:themeColor="text1"/>
            <w:sz w:val="22"/>
            <w:szCs w:val="22"/>
          </w:rPr>
          <w:delText>1 and 2</w:delText>
        </w:r>
      </w:del>
      <w:ins w:id="53" w:author="Yoav Ram" w:date="2019-02-05T12:29:00Z">
        <w:r w:rsidR="00B219AA">
          <w:rPr>
            <w:b w:val="0"/>
            <w:bCs w:val="0"/>
            <w:color w:val="000000" w:themeColor="text1"/>
            <w:sz w:val="22"/>
            <w:szCs w:val="22"/>
          </w:rPr>
          <w:t xml:space="preserve">on top row, </w:t>
        </w:r>
      </w:ins>
      <w:ins w:id="54" w:author="Yoav Ram" w:date="2019-02-05T12:37:00Z">
        <w:r w:rsidR="00B24D46">
          <w:rPr>
            <w:b w:val="0"/>
            <w:bCs w:val="0"/>
            <w:color w:val="000000" w:themeColor="text1"/>
            <w:sz w:val="22"/>
            <w:szCs w:val="22"/>
          </w:rPr>
          <w:t xml:space="preserve">green </w:t>
        </w:r>
      </w:ins>
      <w:ins w:id="55" w:author="Yoav Ram" w:date="2019-02-05T12:29:00Z">
        <w:r w:rsidR="00B219AA">
          <w:rPr>
            <w:b w:val="0"/>
            <w:bCs w:val="0"/>
            <w:color w:val="000000" w:themeColor="text1"/>
            <w:sz w:val="22"/>
            <w:szCs w:val="22"/>
          </w:rPr>
          <w:t>strains on bottom row</w:t>
        </w:r>
      </w:ins>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56"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46"/>
      <w:bookmarkEnd w:id="56"/>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rsidP="00C66759">
            <w:pPr>
              <w:jc w:val="center"/>
              <w:rPr>
                <w:sz w:val="18"/>
                <w:szCs w:val="18"/>
              </w:rPr>
              <w:pPrChange w:id="57" w:author="Yoav Ram" w:date="2019-02-05T14:12:00Z">
                <w:pPr>
                  <w:jc w:val="center"/>
                </w:pPr>
              </w:pPrChange>
            </w:pPr>
          </w:p>
        </w:tc>
        <w:tc>
          <w:tcPr>
            <w:tcW w:w="2196" w:type="dxa"/>
            <w:gridSpan w:val="2"/>
          </w:tcPr>
          <w:p w14:paraId="2F529F61" w14:textId="77777777" w:rsidR="007C5E66" w:rsidRPr="0025589C" w:rsidRDefault="007C5E66" w:rsidP="00C66759">
            <w:pPr>
              <w:jc w:val="center"/>
              <w:cnfStyle w:val="100000000000" w:firstRow="1" w:lastRow="0" w:firstColumn="0" w:lastColumn="0" w:oddVBand="0" w:evenVBand="0" w:oddHBand="0" w:evenHBand="0" w:firstRowFirstColumn="0" w:firstRowLastColumn="0" w:lastRowFirstColumn="0" w:lastRowLastColumn="0"/>
              <w:rPr>
                <w:sz w:val="18"/>
                <w:szCs w:val="18"/>
              </w:rPr>
              <w:pPrChange w:id="58" w:author="Yoav Ram" w:date="2019-02-05T14:12:00Z">
                <w:pPr>
                  <w:jc w:val="center"/>
                  <w:cnfStyle w:val="100000000000" w:firstRow="1" w:lastRow="0" w:firstColumn="0" w:lastColumn="0" w:oddVBand="0" w:evenVBand="0" w:oddHBand="0" w:evenHBand="0" w:firstRowFirstColumn="0" w:firstRowLastColumn="0" w:lastRowFirstColumn="0" w:lastRowLastColumn="0"/>
                </w:pPr>
              </w:pPrChange>
            </w:pPr>
            <w:r w:rsidRPr="0025589C">
              <w:rPr>
                <w:sz w:val="18"/>
                <w:szCs w:val="18"/>
              </w:rPr>
              <w:t>Experiment A</w:t>
            </w:r>
          </w:p>
        </w:tc>
        <w:tc>
          <w:tcPr>
            <w:tcW w:w="2218" w:type="dxa"/>
            <w:gridSpan w:val="2"/>
          </w:tcPr>
          <w:p w14:paraId="0FB90B42" w14:textId="77777777" w:rsidR="007C5E66" w:rsidRPr="0025589C" w:rsidRDefault="007C5E66" w:rsidP="00C66759">
            <w:pPr>
              <w:jc w:val="center"/>
              <w:cnfStyle w:val="100000000000" w:firstRow="1" w:lastRow="0" w:firstColumn="0" w:lastColumn="0" w:oddVBand="0" w:evenVBand="0" w:oddHBand="0" w:evenHBand="0" w:firstRowFirstColumn="0" w:firstRowLastColumn="0" w:lastRowFirstColumn="0" w:lastRowLastColumn="0"/>
              <w:rPr>
                <w:sz w:val="18"/>
                <w:szCs w:val="18"/>
              </w:rPr>
              <w:pPrChange w:id="59" w:author="Yoav Ram" w:date="2019-02-05T14:12:00Z">
                <w:pPr>
                  <w:jc w:val="center"/>
                  <w:cnfStyle w:val="100000000000" w:firstRow="1" w:lastRow="0" w:firstColumn="0" w:lastColumn="0" w:oddVBand="0" w:evenVBand="0" w:oddHBand="0" w:evenHBand="0" w:firstRowFirstColumn="0" w:firstRowLastColumn="0" w:lastRowFirstColumn="0" w:lastRowLastColumn="0"/>
                </w:pPr>
              </w:pPrChange>
            </w:pPr>
            <w:r w:rsidRPr="0025589C">
              <w:rPr>
                <w:sz w:val="18"/>
                <w:szCs w:val="18"/>
              </w:rPr>
              <w:t>Experiment B</w:t>
            </w:r>
          </w:p>
        </w:tc>
        <w:tc>
          <w:tcPr>
            <w:tcW w:w="2218" w:type="dxa"/>
            <w:gridSpan w:val="2"/>
          </w:tcPr>
          <w:p w14:paraId="48F18D3C" w14:textId="77777777" w:rsidR="007C5E66" w:rsidRPr="0025589C" w:rsidRDefault="007C5E66" w:rsidP="00C66759">
            <w:pPr>
              <w:jc w:val="center"/>
              <w:cnfStyle w:val="100000000000" w:firstRow="1" w:lastRow="0" w:firstColumn="0" w:lastColumn="0" w:oddVBand="0" w:evenVBand="0" w:oddHBand="0" w:evenHBand="0" w:firstRowFirstColumn="0" w:firstRowLastColumn="0" w:lastRowFirstColumn="0" w:lastRowLastColumn="0"/>
              <w:rPr>
                <w:sz w:val="18"/>
                <w:szCs w:val="18"/>
              </w:rPr>
              <w:pPrChange w:id="60" w:author="Yoav Ram" w:date="2019-02-05T14:12:00Z">
                <w:pPr>
                  <w:jc w:val="center"/>
                  <w:cnfStyle w:val="100000000000" w:firstRow="1" w:lastRow="0" w:firstColumn="0" w:lastColumn="0" w:oddVBand="0" w:evenVBand="0" w:oddHBand="0" w:evenHBand="0" w:firstRowFirstColumn="0" w:firstRowLastColumn="0" w:lastRowFirstColumn="0" w:lastRowLastColumn="0"/>
                </w:pPr>
              </w:pPrChange>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rsidP="00C66759">
            <w:pPr>
              <w:ind w:firstLine="0"/>
              <w:rPr>
                <w:i/>
                <w:iCs/>
                <w:sz w:val="18"/>
                <w:szCs w:val="18"/>
              </w:rPr>
              <w:pPrChange w:id="61" w:author="Yoav Ram" w:date="2019-02-05T14:12:00Z">
                <w:pPr>
                  <w:ind w:firstLine="0"/>
                </w:pPr>
              </w:pPrChange>
            </w:pPr>
            <w:r w:rsidRPr="0025589C">
              <w:rPr>
                <w:i/>
                <w:iCs/>
                <w:sz w:val="18"/>
                <w:szCs w:val="18"/>
              </w:rPr>
              <w:t>Strain</w:t>
            </w:r>
          </w:p>
          <w:p w14:paraId="5C614313" w14:textId="77777777" w:rsidR="007C5E66" w:rsidRPr="0025589C" w:rsidRDefault="007C5E66" w:rsidP="00C66759">
            <w:pPr>
              <w:ind w:firstLine="0"/>
              <w:rPr>
                <w:sz w:val="18"/>
                <w:szCs w:val="18"/>
              </w:rPr>
              <w:pPrChange w:id="62" w:author="Yoav Ram" w:date="2019-02-05T14:12:00Z">
                <w:pPr>
                  <w:ind w:firstLine="0"/>
                </w:pPr>
              </w:pPrChange>
            </w:pPr>
            <w:r w:rsidRPr="0025589C">
              <w:rPr>
                <w:i/>
                <w:iCs/>
                <w:sz w:val="18"/>
                <w:szCs w:val="18"/>
              </w:rPr>
              <w:t>Parameter</w:t>
            </w:r>
          </w:p>
        </w:tc>
        <w:tc>
          <w:tcPr>
            <w:tcW w:w="1086" w:type="dxa"/>
          </w:tcPr>
          <w:p w14:paraId="1A5714C3"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3"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A1 (red)</w:t>
            </w:r>
          </w:p>
        </w:tc>
        <w:tc>
          <w:tcPr>
            <w:tcW w:w="1110" w:type="dxa"/>
          </w:tcPr>
          <w:p w14:paraId="19C42B13"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4"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A2 (green)</w:t>
            </w:r>
          </w:p>
        </w:tc>
        <w:tc>
          <w:tcPr>
            <w:tcW w:w="1109" w:type="dxa"/>
          </w:tcPr>
          <w:p w14:paraId="15B52E27"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5"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B1 (red)</w:t>
            </w:r>
          </w:p>
        </w:tc>
        <w:tc>
          <w:tcPr>
            <w:tcW w:w="1109" w:type="dxa"/>
          </w:tcPr>
          <w:p w14:paraId="62B85520"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6"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B2 (green)</w:t>
            </w:r>
          </w:p>
        </w:tc>
        <w:tc>
          <w:tcPr>
            <w:tcW w:w="1109" w:type="dxa"/>
          </w:tcPr>
          <w:p w14:paraId="54A686FD"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7"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C1 (red)</w:t>
            </w:r>
          </w:p>
        </w:tc>
        <w:tc>
          <w:tcPr>
            <w:tcW w:w="1109" w:type="dxa"/>
          </w:tcPr>
          <w:p w14:paraId="13957400"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68"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rsidP="00C66759">
            <w:pPr>
              <w:ind w:firstLine="0"/>
              <w:rPr>
                <w:sz w:val="18"/>
                <w:szCs w:val="18"/>
                <w:vertAlign w:val="subscript"/>
              </w:rPr>
              <w:pPrChange w:id="69" w:author="Yoav Ram" w:date="2019-02-05T14:12:00Z">
                <w:pPr>
                  <w:ind w:firstLine="0"/>
                </w:pPr>
              </w:pPrChange>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0"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0.124</w:t>
            </w:r>
          </w:p>
        </w:tc>
        <w:tc>
          <w:tcPr>
            <w:tcW w:w="1110" w:type="dxa"/>
          </w:tcPr>
          <w:p w14:paraId="1CF3A985"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1"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0.125</w:t>
            </w:r>
          </w:p>
        </w:tc>
        <w:tc>
          <w:tcPr>
            <w:tcW w:w="1109" w:type="dxa"/>
          </w:tcPr>
          <w:p w14:paraId="4ABB1AF3"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2"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0.23</w:t>
            </w:r>
          </w:p>
        </w:tc>
        <w:tc>
          <w:tcPr>
            <w:tcW w:w="1109" w:type="dxa"/>
          </w:tcPr>
          <w:p w14:paraId="0705A8A2"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3"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0.286</w:t>
            </w:r>
          </w:p>
        </w:tc>
        <w:tc>
          <w:tcPr>
            <w:tcW w:w="1109" w:type="dxa"/>
          </w:tcPr>
          <w:p w14:paraId="7F2305D8"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4"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0.204</w:t>
            </w:r>
          </w:p>
        </w:tc>
        <w:tc>
          <w:tcPr>
            <w:tcW w:w="1109" w:type="dxa"/>
          </w:tcPr>
          <w:p w14:paraId="7DA43C1B"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75"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rsidP="00C66759">
            <w:pPr>
              <w:ind w:firstLine="0"/>
              <w:rPr>
                <w:sz w:val="18"/>
                <w:szCs w:val="18"/>
              </w:rPr>
              <w:pPrChange w:id="76" w:author="Yoav Ram" w:date="2019-02-05T14:12:00Z">
                <w:pPr>
                  <w:ind w:firstLine="0"/>
                </w:pPr>
              </w:pPrChange>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77"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0.650 (0.643, 0.658)</w:t>
            </w:r>
          </w:p>
        </w:tc>
        <w:tc>
          <w:tcPr>
            <w:tcW w:w="1110" w:type="dxa"/>
          </w:tcPr>
          <w:p w14:paraId="6BEBCF77"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78"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0.528 (0.525, 0.532)</w:t>
            </w:r>
          </w:p>
        </w:tc>
        <w:tc>
          <w:tcPr>
            <w:tcW w:w="1109" w:type="dxa"/>
          </w:tcPr>
          <w:p w14:paraId="5082F15B"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79"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0.628 (0.624, 0.632)</w:t>
            </w:r>
          </w:p>
        </w:tc>
        <w:tc>
          <w:tcPr>
            <w:tcW w:w="1109" w:type="dxa"/>
          </w:tcPr>
          <w:p w14:paraId="4A7203E7"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80"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0.619 (0.612, 0.625)</w:t>
            </w:r>
          </w:p>
        </w:tc>
        <w:tc>
          <w:tcPr>
            <w:tcW w:w="1109" w:type="dxa"/>
          </w:tcPr>
          <w:p w14:paraId="130C9893"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81"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0.741 (0.735, 0.746)</w:t>
            </w:r>
          </w:p>
        </w:tc>
        <w:tc>
          <w:tcPr>
            <w:tcW w:w="1109" w:type="dxa"/>
          </w:tcPr>
          <w:p w14:paraId="65460934"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82"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rsidP="00C66759">
            <w:pPr>
              <w:ind w:firstLine="0"/>
              <w:rPr>
                <w:rFonts w:eastAsia="MS Mincho"/>
                <w:sz w:val="18"/>
                <w:szCs w:val="18"/>
                <w:vertAlign w:val="superscript"/>
              </w:rPr>
              <w:pPrChange w:id="83" w:author="Yoav Ram" w:date="2019-02-05T14:12:00Z">
                <w:pPr>
                  <w:ind w:firstLine="0"/>
                </w:pPr>
              </w:pPrChange>
            </w:pPr>
            <w:r w:rsidRPr="0025589C">
              <w:rPr>
                <w:color w:val="auto"/>
                <w:sz w:val="18"/>
                <w:szCs w:val="18"/>
              </w:rPr>
              <w:t>Max specific growth rate</w:t>
            </w:r>
          </w:p>
        </w:tc>
        <w:tc>
          <w:tcPr>
            <w:tcW w:w="1086" w:type="dxa"/>
          </w:tcPr>
          <w:p w14:paraId="08931E6C"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pPrChange w:id="84"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0.376 (0.371, 0.382)</w:t>
            </w:r>
          </w:p>
        </w:tc>
        <w:tc>
          <w:tcPr>
            <w:tcW w:w="1110" w:type="dxa"/>
          </w:tcPr>
          <w:p w14:paraId="0F02D381"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85"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0.268 (0.262, 0.275)</w:t>
            </w:r>
          </w:p>
        </w:tc>
        <w:tc>
          <w:tcPr>
            <w:tcW w:w="1109" w:type="dxa"/>
          </w:tcPr>
          <w:p w14:paraId="7A78AD2A"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86"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0.369 (0.355, 0.384)</w:t>
            </w:r>
          </w:p>
        </w:tc>
        <w:tc>
          <w:tcPr>
            <w:tcW w:w="1109" w:type="dxa"/>
          </w:tcPr>
          <w:p w14:paraId="02981208"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87"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0.256 (0.251, 0.261)</w:t>
            </w:r>
          </w:p>
        </w:tc>
        <w:tc>
          <w:tcPr>
            <w:tcW w:w="1109" w:type="dxa"/>
          </w:tcPr>
          <w:p w14:paraId="1EF8746E"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88"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89"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rsidP="00C66759">
            <w:pPr>
              <w:ind w:firstLine="0"/>
              <w:rPr>
                <w:rFonts w:eastAsia="MS Mincho"/>
                <w:bCs w:val="0"/>
                <w:sz w:val="18"/>
                <w:szCs w:val="18"/>
              </w:rPr>
              <w:pPrChange w:id="90" w:author="Yoav Ram" w:date="2019-02-05T14:12:00Z">
                <w:pPr>
                  <w:ind w:firstLine="0"/>
                </w:pPr>
              </w:pPrChange>
            </w:pPr>
            <w:r w:rsidRPr="0025589C">
              <w:rPr>
                <w:rFonts w:eastAsia="MS Mincho"/>
                <w:bCs w:val="0"/>
                <w:sz w:val="18"/>
                <w:szCs w:val="18"/>
              </w:rPr>
              <w:t>Min doubling time</w:t>
            </w:r>
          </w:p>
        </w:tc>
        <w:tc>
          <w:tcPr>
            <w:tcW w:w="1086" w:type="dxa"/>
          </w:tcPr>
          <w:p w14:paraId="6FFDE710"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1"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1.844 (1.809, 1.88)</w:t>
            </w:r>
          </w:p>
        </w:tc>
        <w:tc>
          <w:tcPr>
            <w:tcW w:w="1110" w:type="dxa"/>
          </w:tcPr>
          <w:p w14:paraId="7A9642ED"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2"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2.695 (2.636, 2.77)</w:t>
            </w:r>
          </w:p>
        </w:tc>
        <w:tc>
          <w:tcPr>
            <w:tcW w:w="1109" w:type="dxa"/>
          </w:tcPr>
          <w:p w14:paraId="71927083" w14:textId="77777777" w:rsidR="007C5E66" w:rsidRPr="0025589C" w:rsidRDefault="007C5E66" w:rsidP="00C66759">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3" w:author="Yoav Ram" w:date="2019-02-05T14:12:00Z">
                <w:pPr>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2.451 (2.397, 2.506)</w:t>
            </w:r>
          </w:p>
        </w:tc>
        <w:tc>
          <w:tcPr>
            <w:tcW w:w="1109" w:type="dxa"/>
          </w:tcPr>
          <w:p w14:paraId="19F33985" w14:textId="77777777" w:rsidR="007C5E66" w:rsidRPr="0025589C" w:rsidRDefault="007C5E66" w:rsidP="00C66759">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4" w:author="Yoav Ram" w:date="2019-02-05T14:12:00Z">
                <w:pPr>
                  <w:keepNext/>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4.372 (4.269, 4.481)</w:t>
            </w:r>
          </w:p>
        </w:tc>
        <w:tc>
          <w:tcPr>
            <w:tcW w:w="1109" w:type="dxa"/>
          </w:tcPr>
          <w:p w14:paraId="22F25466" w14:textId="77777777" w:rsidR="007C5E66" w:rsidRPr="0025589C" w:rsidRDefault="007C5E66" w:rsidP="00C66759">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5" w:author="Yoav Ram" w:date="2019-02-05T14:12:00Z">
                <w:pPr>
                  <w:keepNext/>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2.075 (2.035, 2.124)</w:t>
            </w:r>
          </w:p>
        </w:tc>
        <w:tc>
          <w:tcPr>
            <w:tcW w:w="1109" w:type="dxa"/>
          </w:tcPr>
          <w:p w14:paraId="459C7F8E" w14:textId="77777777" w:rsidR="007C5E66" w:rsidRPr="0025589C" w:rsidRDefault="007C5E66" w:rsidP="00C66759">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96" w:author="Yoav Ram" w:date="2019-02-05T14:12:00Z">
                <w:pPr>
                  <w:keepNext/>
                  <w:ind w:firstLine="0"/>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rsidP="00C66759">
            <w:pPr>
              <w:ind w:firstLine="0"/>
              <w:rPr>
                <w:rFonts w:eastAsia="MS Mincho"/>
                <w:sz w:val="18"/>
                <w:szCs w:val="18"/>
              </w:rPr>
              <w:pPrChange w:id="97" w:author="Yoav Ram" w:date="2019-02-05T14:12:00Z">
                <w:pPr>
                  <w:ind w:firstLine="0"/>
                </w:pPr>
              </w:pPrChange>
            </w:pPr>
            <w:r w:rsidRPr="0025589C">
              <w:rPr>
                <w:color w:val="auto"/>
                <w:sz w:val="18"/>
                <w:szCs w:val="18"/>
              </w:rPr>
              <w:t>Lag duration</w:t>
            </w:r>
          </w:p>
        </w:tc>
        <w:tc>
          <w:tcPr>
            <w:tcW w:w="1086" w:type="dxa"/>
          </w:tcPr>
          <w:p w14:paraId="1BDDEB9F"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98"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1.578 (1.513, 1.64)</w:t>
            </w:r>
          </w:p>
        </w:tc>
        <w:tc>
          <w:tcPr>
            <w:tcW w:w="1110" w:type="dxa"/>
          </w:tcPr>
          <w:p w14:paraId="2BA50602"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99"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rsidP="00C66759">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0" w:author="Yoav Ram" w:date="2019-02-05T14:12:00Z">
                <w:pPr>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0.014 (0.002, 0.029)</w:t>
            </w:r>
          </w:p>
        </w:tc>
        <w:tc>
          <w:tcPr>
            <w:tcW w:w="1109" w:type="dxa"/>
          </w:tcPr>
          <w:p w14:paraId="756ABD68"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1"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0.004 (0.002, 0.013)</w:t>
            </w:r>
          </w:p>
        </w:tc>
        <w:tc>
          <w:tcPr>
            <w:tcW w:w="1109" w:type="dxa"/>
          </w:tcPr>
          <w:p w14:paraId="1AF138D8"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2"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0.039 (0.033, 0.081)</w:t>
            </w:r>
          </w:p>
        </w:tc>
        <w:tc>
          <w:tcPr>
            <w:tcW w:w="1109" w:type="dxa"/>
          </w:tcPr>
          <w:p w14:paraId="331E65E6" w14:textId="77777777" w:rsidR="007C5E66" w:rsidRPr="0025589C" w:rsidRDefault="007C5E66" w:rsidP="00C66759">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3" w:author="Yoav Ram" w:date="2019-02-05T14:12:00Z">
                <w:pPr>
                  <w:keepNext/>
                  <w:ind w:firstLine="0"/>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00B8717A"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w:t>
      </w:r>
      <w:del w:id="104" w:author="Yoav Ram" w:date="2019-02-05T11:43:00Z">
        <w:r w:rsidDel="00C552FE">
          <w:delText xml:space="preserve">in a mixed culture </w:delText>
        </w:r>
      </w:del>
      <w:r w:rsidRPr="0025589C">
        <w:t>are solely due to resource competition</w:t>
      </w:r>
      <w:ins w:id="105" w:author="Yoav Ram" w:date="2019-02-05T13:11:00Z">
        <w:r w:rsidR="00662866">
          <w:t xml:space="preserve"> (excluding</w:t>
        </w:r>
      </w:ins>
      <w:ins w:id="106" w:author="Yoav Ram" w:date="2019-02-05T13:17:00Z">
        <w:r w:rsidR="00662866">
          <w:t xml:space="preserve">, for example, </w:t>
        </w:r>
      </w:ins>
      <w:ins w:id="107" w:author="Yoav Ram" w:date="2019-02-05T13:38:00Z">
        <w:r w:rsidR="00746829">
          <w:t>production of</w:t>
        </w:r>
      </w:ins>
      <w:ins w:id="108" w:author="Yoav Ram" w:date="2019-02-05T13:12:00Z">
        <w:r w:rsidR="00662866">
          <w:t xml:space="preserve"> </w:t>
        </w:r>
      </w:ins>
      <w:ins w:id="109" w:author="Yoav Ram" w:date="2019-02-05T13:11:00Z">
        <w:r w:rsidR="00662866">
          <w:t>toxin</w:t>
        </w:r>
      </w:ins>
      <w:ins w:id="110" w:author="Yoav Ram" w:date="2019-02-05T13:38:00Z">
        <w:r w:rsidR="00746829">
          <w:t>s</w:t>
        </w:r>
      </w:ins>
      <w:ins w:id="111" w:author="Yoav Ram" w:date="2019-02-05T13:11:00Z">
        <w:r w:rsidR="00662866">
          <w:t xml:space="preserve"> </w:t>
        </w:r>
      </w:ins>
      <w:ins w:id="112" w:author="Yoav Ram" w:date="2019-02-05T13:17:00Z">
        <w:r w:rsidR="00662866">
          <w:fldChar w:fldCharType="begin" w:fldLock="1"/>
        </w:r>
      </w:ins>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ins w:id="113" w:author="Yoav Ram" w:date="2019-02-05T13:17:00Z">
        <w:r w:rsidR="00662866">
          <w:fldChar w:fldCharType="end"/>
        </w:r>
      </w:ins>
      <w:ins w:id="114" w:author="Yoav Ram" w:date="2019-02-05T13:38:00Z">
        <w:r w:rsidR="00746829">
          <w:t xml:space="preserve"> or </w:t>
        </w:r>
      </w:ins>
      <w:ins w:id="115" w:author="Yoav Ram" w:date="2019-02-05T13:11:00Z">
        <w:r w:rsidR="00662866">
          <w:t>pub</w:t>
        </w:r>
      </w:ins>
      <w:ins w:id="116" w:author="Yoav Ram" w:date="2019-02-05T13:38:00Z">
        <w:r w:rsidR="00746829">
          <w:t xml:space="preserve">lic goods </w:t>
        </w:r>
        <w:r w:rsidR="00746829">
          <w:fldChar w:fldCharType="begin" w:fldLock="1"/>
        </w:r>
      </w:ins>
      <w:r w:rsidR="00746829">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operties":{"noteIndex":0},"schema":"https://github.com/citation-style-language/schema/raw/master/csl-citation.json"}</w:instrText>
      </w:r>
      <w:r w:rsidR="00746829">
        <w:fldChar w:fldCharType="separate"/>
      </w:r>
      <w:r w:rsidR="00746829" w:rsidRPr="00746829">
        <w:rPr>
          <w:noProof/>
        </w:rPr>
        <w:t>(19)</w:t>
      </w:r>
      <w:ins w:id="117" w:author="Yoav Ram" w:date="2019-02-05T13:38:00Z">
        <w:r w:rsidR="00746829">
          <w:fldChar w:fldCharType="end"/>
        </w:r>
      </w:ins>
      <w:ins w:id="118" w:author="Yoav Ram" w:date="2019-02-05T13:39:00Z">
        <w:r w:rsidR="00746829">
          <w:t>)</w:t>
        </w:r>
      </w:ins>
      <w:ins w:id="119" w:author="Yoav Ram" w:date="2019-02-05T13:11:00Z">
        <w:r w:rsidR="00662866">
          <w:t xml:space="preserve"> </w:t>
        </w:r>
      </w:ins>
      <w:r w:rsidRPr="0025589C">
        <w:t>.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(19)"},"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lastRenderedPageBreak/>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Fitting was performed by minim</w:t>
      </w:r>
      <w:proofErr w:type="spellStart"/>
      <w:r w:rsidRPr="00876E70">
        <w:t>izing</w:t>
      </w:r>
      <w:proofErr w:type="spellEnd"/>
      <w:r w:rsidRPr="00876E70">
        <w:t xml:space="preserve">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5"/>
                    <a:stretch>
                      <a:fillRect/>
                    </a:stretch>
                  </pic:blipFill>
                  <pic:spPr>
                    <a:xfrm>
                      <a:off x="0" y="0"/>
                      <a:ext cx="6188710" cy="1375410"/>
                    </a:xfrm>
                    <a:prstGeom prst="rect">
                      <a:avLst/>
                    </a:prstGeom>
                  </pic:spPr>
                </pic:pic>
              </a:graphicData>
            </a:graphic>
          </wp:inline>
        </w:drawing>
      </w:r>
    </w:p>
    <w:p w14:paraId="759D42D2" w14:textId="594C9BCE" w:rsidR="007C5E66" w:rsidRDefault="007C5E66" w:rsidP="007C5E66">
      <w:pPr>
        <w:pStyle w:val="Caption"/>
        <w:spacing w:line="360" w:lineRule="auto"/>
        <w:rPr>
          <w:b w:val="0"/>
          <w:bCs w:val="0"/>
          <w:color w:val="auto"/>
          <w:sz w:val="22"/>
          <w:szCs w:val="22"/>
        </w:rPr>
      </w:pPr>
      <w:bookmarkStart w:id="120"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120"/>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del w:id="121" w:author="Yoav Ram" w:date="2019-02-05T11:44:00Z">
        <w:r w:rsidDel="00505F44">
          <w:rPr>
            <w:b w:val="0"/>
            <w:bCs w:val="0"/>
            <w:color w:val="auto"/>
            <w:sz w:val="22"/>
            <w:szCs w:val="22"/>
          </w:rPr>
          <w:delText xml:space="preserve">markers </w:delText>
        </w:r>
      </w:del>
      <w:ins w:id="122" w:author="Yoav Ram" w:date="2019-02-05T11:44:00Z">
        <w:r w:rsidR="00505F44">
          <w:rPr>
            <w:b w:val="0"/>
            <w:bCs w:val="0"/>
            <w:color w:val="auto"/>
            <w:sz w:val="22"/>
            <w:szCs w:val="22"/>
          </w:rPr>
          <w:t xml:space="preserve">symbols </w:t>
        </w:r>
      </w:ins>
      <w:r>
        <w:rPr>
          <w:b w:val="0"/>
          <w:bCs w:val="0"/>
          <w:color w:val="auto"/>
          <w:sz w:val="22"/>
          <w:szCs w:val="22"/>
        </w:rPr>
        <w:t xml:space="preserve">show </w:t>
      </w:r>
      <w:ins w:id="123" w:author="Yoav Ram" w:date="2019-02-05T11:44:00Z">
        <w:r w:rsidR="009B66A3">
          <w:rPr>
            <w:b w:val="0"/>
            <w:bCs w:val="0"/>
            <w:color w:val="auto"/>
            <w:sz w:val="22"/>
            <w:szCs w:val="22"/>
          </w:rPr>
          <w:t xml:space="preserve">measured </w:t>
        </w:r>
      </w:ins>
      <w:r>
        <w:rPr>
          <w:b w:val="0"/>
          <w:bCs w:val="0"/>
          <w:color w:val="auto"/>
          <w:sz w:val="22"/>
          <w:szCs w:val="22"/>
        </w:rPr>
        <w:t>total densit</w:t>
      </w:r>
      <w:ins w:id="124" w:author="Yoav Ram" w:date="2019-02-05T11:44:00Z">
        <w:r w:rsidR="009B66A3">
          <w:rPr>
            <w:b w:val="0"/>
            <w:bCs w:val="0"/>
            <w:color w:val="auto"/>
            <w:sz w:val="22"/>
            <w:szCs w:val="22"/>
          </w:rPr>
          <w:t>ies</w:t>
        </w:r>
      </w:ins>
      <w:del w:id="125" w:author="Yoav Ram" w:date="2019-02-05T11:44:00Z">
        <w:r w:rsidDel="009B66A3">
          <w:rPr>
            <w:b w:val="0"/>
            <w:bCs w:val="0"/>
            <w:color w:val="auto"/>
            <w:sz w:val="22"/>
            <w:szCs w:val="22"/>
          </w:rPr>
          <w:delText>y</w:delText>
        </w:r>
      </w:del>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w:rPr>
                <w:rFonts w:ascii="Cambria Math" w:hAnsi="Cambria Math"/>
                <w:color w:val="auto"/>
                <w:sz w:val="22"/>
                <w:szCs w:val="22"/>
                <w:rPrChange w:id="126" w:author="Yoav Ram" w:date="2019-02-05T11:44:00Z">
                  <w:rPr>
                    <w:rFonts w:ascii="Cambria Math" w:hAnsi="Cambria Math"/>
                    <w:color w:val="auto"/>
                    <w:sz w:val="22"/>
                    <w:szCs w:val="22"/>
                  </w:rPr>
                </w:rPrChange>
              </w:rPr>
              <m:t>N</m:t>
            </m:r>
          </m:e>
          <m:sub>
            <m:r>
              <w:rPr>
                <w:rFonts w:ascii="Cambria Math" w:hAnsi="Cambria Math"/>
                <w:color w:val="auto"/>
                <w:sz w:val="22"/>
                <w:szCs w:val="22"/>
                <w:rPrChange w:id="127" w:author="Yoav Ram" w:date="2019-02-05T11:44:00Z">
                  <w:rPr>
                    <w:rFonts w:ascii="Cambria Math" w:hAnsi="Cambria Math"/>
                    <w:color w:val="auto"/>
                    <w:sz w:val="22"/>
                    <w:szCs w:val="22"/>
                  </w:rPr>
                </w:rPrChange>
              </w:rPr>
              <m:t>1</m:t>
            </m:r>
          </m:sub>
        </m:sSub>
        <m:r>
          <w:rPr>
            <w:rFonts w:ascii="Cambria Math" w:hAnsi="Cambria Math"/>
            <w:color w:val="auto"/>
            <w:sz w:val="22"/>
            <w:szCs w:val="22"/>
            <w:rPrChange w:id="128" w:author="Yoav Ram" w:date="2019-02-05T11:44: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129" w:author="Yoav Ram" w:date="2019-02-05T11:44:00Z">
                  <w:rPr>
                    <w:rFonts w:ascii="Cambria Math" w:hAnsi="Cambria Math"/>
                    <w:color w:val="auto"/>
                    <w:sz w:val="22"/>
                    <w:szCs w:val="22"/>
                  </w:rPr>
                </w:rPrChange>
              </w:rPr>
              <m:t>N</m:t>
            </m:r>
          </m:e>
          <m:sub>
            <m:r>
              <w:rPr>
                <w:rFonts w:ascii="Cambria Math" w:hAnsi="Cambria Math"/>
                <w:color w:val="auto"/>
                <w:sz w:val="22"/>
                <w:szCs w:val="22"/>
                <w:rPrChange w:id="130" w:author="Yoav Ram" w:date="2019-02-05T11:44:00Z">
                  <w:rPr>
                    <w:rFonts w:ascii="Cambria Math" w:hAnsi="Cambria Math"/>
                    <w:color w:val="auto"/>
                    <w:sz w:val="22"/>
                    <w:szCs w:val="22"/>
                  </w:rPr>
                </w:rPrChange>
              </w:rPr>
              <m:t>2</m:t>
            </m:r>
          </m:sub>
        </m:sSub>
        <m:r>
          <w:rPr>
            <w:rFonts w:ascii="Cambria Math" w:hAnsi="Cambria Math"/>
            <w:color w:val="auto"/>
            <w:sz w:val="22"/>
            <w:szCs w:val="22"/>
            <w:rPrChange w:id="131" w:author="Yoav Ram" w:date="2019-02-05T11:44: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132" w:author="Yoav Ram" w:date="2019-02-05T11:44:00Z">
                  <w:rPr>
                    <w:rFonts w:ascii="Cambria Math" w:hAnsi="Cambria Math"/>
                    <w:color w:val="auto"/>
                    <w:sz w:val="22"/>
                    <w:szCs w:val="22"/>
                  </w:rPr>
                </w:rPrChange>
              </w:rPr>
              <m:t>N</m:t>
            </m:r>
          </m:e>
          <m:sub>
            <m:r>
              <w:rPr>
                <w:rFonts w:ascii="Cambria Math" w:hAnsi="Cambria Math"/>
                <w:color w:val="auto"/>
                <w:sz w:val="22"/>
                <w:szCs w:val="22"/>
                <w:rPrChange w:id="133" w:author="Yoav Ram" w:date="2019-02-05T11:44:00Z">
                  <w:rPr>
                    <w:rFonts w:ascii="Cambria Math" w:hAnsi="Cambria Math"/>
                    <w:color w:val="auto"/>
                    <w:sz w:val="22"/>
                    <w:szCs w:val="22"/>
                  </w:rPr>
                </w:rPrChange>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w:rPr>
                    <w:rFonts w:ascii="Cambria Math" w:hAnsi="Cambria Math"/>
                    <w:color w:val="auto"/>
                    <w:sz w:val="22"/>
                    <w:szCs w:val="22"/>
                    <w:rPrChange w:id="134" w:author="Yoav Ram" w:date="2019-02-05T11:44:00Z">
                      <w:rPr>
                        <w:rFonts w:ascii="Cambria Math" w:hAnsi="Cambria Math"/>
                        <w:color w:val="auto"/>
                        <w:sz w:val="22"/>
                        <w:szCs w:val="22"/>
                      </w:rPr>
                    </w:rPrChange>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Change w:id="135" w:author="Yoav Ram" w:date="2019-02-05T11:44:00Z">
                          <w:rPr>
                            <w:rFonts w:ascii="Cambria Math" w:hAnsi="Cambria Math"/>
                            <w:color w:val="auto"/>
                            <w:sz w:val="22"/>
                            <w:szCs w:val="22"/>
                          </w:rPr>
                        </w:rPrChange>
                      </w:rPr>
                      <m:t>r</m:t>
                    </m:r>
                  </m:e>
                  <m:sub>
                    <m:r>
                      <w:rPr>
                        <w:rFonts w:ascii="Cambria Math" w:hAnsi="Cambria Math"/>
                        <w:color w:val="auto"/>
                        <w:sz w:val="22"/>
                        <w:szCs w:val="22"/>
                        <w:rPrChange w:id="136" w:author="Yoav Ram" w:date="2019-02-05T11:44:00Z">
                          <w:rPr>
                            <w:rFonts w:ascii="Cambria Math" w:hAnsi="Cambria Math"/>
                            <w:color w:val="auto"/>
                            <w:sz w:val="22"/>
                            <w:szCs w:val="22"/>
                          </w:rPr>
                        </w:rPrChange>
                      </w:rPr>
                      <m:t>1</m:t>
                    </m:r>
                  </m:sub>
                </m:sSub>
                <m:r>
                  <w:rPr>
                    <w:rFonts w:ascii="Cambria Math" w:hAnsi="Cambria Math"/>
                    <w:color w:val="auto"/>
                    <w:sz w:val="22"/>
                    <w:szCs w:val="22"/>
                    <w:rPrChange w:id="137" w:author="Yoav Ram" w:date="2019-02-05T11:44:00Z">
                      <w:rPr>
                        <w:rFonts w:ascii="Cambria Math" w:hAnsi="Cambria Math"/>
                        <w:color w:val="auto"/>
                        <w:sz w:val="22"/>
                        <w:szCs w:val="22"/>
                      </w:rPr>
                    </w:rPrChange>
                  </w:rPr>
                  <m:t>t</m:t>
                </m:r>
              </m:sup>
            </m:sSup>
            <m:r>
              <w:rPr>
                <w:rFonts w:ascii="Cambria Math" w:hAnsi="Cambria Math"/>
                <w:color w:val="auto"/>
                <w:sz w:val="22"/>
                <w:szCs w:val="22"/>
                <w:rPrChange w:id="138" w:author="Yoav Ram" w:date="2019-02-05T11:44:00Z">
                  <w:rPr>
                    <w:rFonts w:ascii="Cambria Math" w:hAnsi="Cambria Math"/>
                    <w:color w:val="auto"/>
                    <w:sz w:val="22"/>
                    <w:szCs w:val="22"/>
                  </w:rPr>
                </w:rPrChange>
              </w:rPr>
              <m:t>+</m:t>
            </m:r>
            <m:sSup>
              <m:sSupPr>
                <m:ctrlPr>
                  <w:rPr>
                    <w:rFonts w:ascii="Cambria Math" w:hAnsi="Cambria Math"/>
                    <w:b w:val="0"/>
                    <w:bCs w:val="0"/>
                    <w:i/>
                    <w:color w:val="auto"/>
                    <w:sz w:val="22"/>
                    <w:szCs w:val="22"/>
                  </w:rPr>
                </m:ctrlPr>
              </m:sSupPr>
              <m:e>
                <m:r>
                  <w:rPr>
                    <w:rFonts w:ascii="Cambria Math" w:hAnsi="Cambria Math"/>
                    <w:color w:val="auto"/>
                    <w:sz w:val="22"/>
                    <w:szCs w:val="22"/>
                    <w:rPrChange w:id="139" w:author="Yoav Ram" w:date="2019-02-05T11:44:00Z">
                      <w:rPr>
                        <w:rFonts w:ascii="Cambria Math" w:hAnsi="Cambria Math"/>
                        <w:color w:val="auto"/>
                        <w:sz w:val="22"/>
                        <w:szCs w:val="22"/>
                      </w:rPr>
                    </w:rPrChange>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Change w:id="140" w:author="Yoav Ram" w:date="2019-02-05T11:44:00Z">
                          <w:rPr>
                            <w:rFonts w:ascii="Cambria Math" w:hAnsi="Cambria Math"/>
                            <w:color w:val="auto"/>
                            <w:sz w:val="22"/>
                            <w:szCs w:val="22"/>
                          </w:rPr>
                        </w:rPrChange>
                      </w:rPr>
                      <m:t>r</m:t>
                    </m:r>
                  </m:e>
                  <m:sub>
                    <m:r>
                      <w:rPr>
                        <w:rFonts w:ascii="Cambria Math" w:hAnsi="Cambria Math"/>
                        <w:color w:val="auto"/>
                        <w:sz w:val="22"/>
                        <w:szCs w:val="22"/>
                        <w:rPrChange w:id="141" w:author="Yoav Ram" w:date="2019-02-05T11:44:00Z">
                          <w:rPr>
                            <w:rFonts w:ascii="Cambria Math" w:hAnsi="Cambria Math"/>
                            <w:color w:val="auto"/>
                            <w:sz w:val="22"/>
                            <w:szCs w:val="22"/>
                          </w:rPr>
                        </w:rPrChange>
                      </w:rPr>
                      <m:t>2</m:t>
                    </m:r>
                  </m:sub>
                </m:sSub>
                <m:r>
                  <w:rPr>
                    <w:rFonts w:ascii="Cambria Math" w:hAnsi="Cambria Math"/>
                    <w:color w:val="auto"/>
                    <w:sz w:val="22"/>
                    <w:szCs w:val="22"/>
                    <w:rPrChange w:id="142" w:author="Yoav Ram" w:date="2019-02-05T11:44:00Z">
                      <w:rPr>
                        <w:rFonts w:ascii="Cambria Math" w:hAnsi="Cambria Math"/>
                        <w:color w:val="auto"/>
                        <w:sz w:val="22"/>
                        <w:szCs w:val="22"/>
                      </w:rPr>
                    </w:rPrChange>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5693158E"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w:t>
      </w:r>
      <w:del w:id="143" w:author="Yoav Ram" w:date="2019-02-05T11:45:00Z">
        <w:r w:rsidDel="00FE0CF4">
          <w:delText xml:space="preserve">(green and red dots) </w:delText>
        </w:r>
      </w:del>
      <w:r>
        <w:t xml:space="preserve">and </w:t>
      </w:r>
      <w:r w:rsidRPr="0025589C">
        <w:t xml:space="preserve">model predictions </w:t>
      </w:r>
      <w:del w:id="144" w:author="Yoav Ram" w:date="2019-02-05T11:45:00Z">
        <w:r w:rsidDel="00FE0CF4">
          <w:delText xml:space="preserve">(green and red dashed lines) </w:delText>
        </w:r>
      </w:del>
      <w:r>
        <w:t xml:space="preserve">are shown in </w:t>
      </w:r>
      <w:r>
        <w:rPr>
          <w:b/>
          <w:bCs/>
        </w:rPr>
        <w:t>Figure 5</w:t>
      </w:r>
      <w:r w:rsidRPr="005C5B17">
        <w:t>,</w:t>
      </w:r>
      <w:r>
        <w:t xml:space="preserve"> </w:t>
      </w:r>
      <w:r w:rsidRPr="0025589C">
        <w:t>to</w:t>
      </w:r>
      <w:r>
        <w:t>gether with the</w:t>
      </w:r>
      <w:r w:rsidRPr="0025589C">
        <w:t xml:space="preserve"> exponential model predictions </w:t>
      </w:r>
      <w:r>
        <w:t>(</w:t>
      </w:r>
      <w:del w:id="145" w:author="Yoav Ram" w:date="2019-02-05T11:46:00Z">
        <w:r w:rsidRPr="0025589C" w:rsidDel="00FE0CF4">
          <w:delText>black dashed lines</w:delText>
        </w:r>
        <w:r w:rsidDel="00FE0CF4">
          <w:delText xml:space="preserve">; </w:delTex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up>
              </m:sSup>
            </m:den>
          </m:f>
        </m:oMath>
        <w:r w:rsidDel="00FE0CF4">
          <w:delText xml:space="preserve"> and </w:delTex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oMath>
        <w:r w:rsidDel="00FE0CF4">
          <w:delText xml:space="preserve">; </w:delText>
        </w:r>
        <w:r w:rsidRPr="0025589C" w:rsidDel="00FE0CF4">
          <w:delText>see</w:delText>
        </w:r>
        <w:r w:rsidDel="00FE0CF4">
          <w:delText xml:space="preserve"> </w:delText>
        </w:r>
        <w:r w:rsidRPr="0005062D" w:rsidDel="00FE0CF4">
          <w:rPr>
            <w:b/>
            <w:bCs/>
          </w:rPr>
          <w:delText xml:space="preserve">Figure </w:delText>
        </w:r>
        <w:r w:rsidDel="00FE0CF4">
          <w:rPr>
            <w:b/>
            <w:bCs/>
          </w:rPr>
          <w:delText>1</w:delText>
        </w:r>
        <w:r w:rsidRPr="0025589C" w:rsidDel="00FE0CF4">
          <w:delText xml:space="preserve"> for details on the exponential model</w:delText>
        </w:r>
        <w:r w:rsidDel="00FE0CF4">
          <w:delText xml:space="preserve">, </w:delText>
        </w:r>
      </w:del>
      <w:r>
        <w:t>which effectively uses the growth rate as a proxy for fitness</w:t>
      </w:r>
      <w:r w:rsidRPr="0025589C">
        <w:t xml:space="preserve">). </w:t>
      </w:r>
      <w:del w:id="146" w:author="Yoav Ram" w:date="2019-02-05T11:45:00Z">
        <w:r w:rsidDel="00FE0CF4">
          <w:delText>The</w:delText>
        </w:r>
        <w:r w:rsidRPr="0025589C" w:rsidDel="00FE0CF4">
          <w:delText xml:space="preserve"> </w:delText>
        </w:r>
      </w:del>
      <w:ins w:id="147" w:author="Yoav Ram" w:date="2019-02-05T11:45:00Z">
        <w:r w:rsidR="00FE0CF4">
          <w:t>Our</w:t>
        </w:r>
        <w:r w:rsidR="00FE0CF4" w:rsidRPr="0025589C">
          <w:t xml:space="preserve"> </w:t>
        </w:r>
      </w:ins>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4D842130" w:rsidR="007C5E66" w:rsidRDefault="007C5E66" w:rsidP="007C5E66">
      <w:pPr>
        <w:pStyle w:val="Caption"/>
        <w:spacing w:line="360" w:lineRule="auto"/>
        <w:rPr>
          <w:b w:val="0"/>
          <w:bCs w:val="0"/>
          <w:color w:val="auto"/>
          <w:sz w:val="22"/>
          <w:szCs w:val="22"/>
        </w:rPr>
      </w:pPr>
      <w:bookmarkStart w:id="148"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148"/>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del w:id="149" w:author="Yoav Ram" w:date="2019-02-05T12:32:00Z">
        <w:r w:rsidDel="000A2E15">
          <w:rPr>
            <w:b w:val="0"/>
            <w:bCs w:val="0"/>
            <w:color w:val="auto"/>
            <w:sz w:val="22"/>
            <w:szCs w:val="22"/>
          </w:rPr>
          <w:delText xml:space="preserve">red </w:delText>
        </w:r>
      </w:del>
      <w:ins w:id="150" w:author="Yoav Ram" w:date="2019-02-05T12:36:00Z">
        <w:r w:rsidR="00B24D46">
          <w:rPr>
            <w:b w:val="0"/>
            <w:bCs w:val="0"/>
            <w:color w:val="auto"/>
            <w:sz w:val="22"/>
            <w:szCs w:val="22"/>
          </w:rPr>
          <w:t>red</w:t>
        </w:r>
      </w:ins>
      <w:ins w:id="151" w:author="Yoav Ram" w:date="2019-02-05T12:32:00Z">
        <w:r w:rsidR="000A2E15">
          <w:rPr>
            <w:b w:val="0"/>
            <w:bCs w:val="0"/>
            <w:color w:val="auto"/>
            <w:sz w:val="22"/>
            <w:szCs w:val="22"/>
          </w:rPr>
          <w:t xml:space="preserve"> </w:t>
        </w:r>
      </w:ins>
      <w:r>
        <w:rPr>
          <w:b w:val="0"/>
          <w:bCs w:val="0"/>
          <w:color w:val="auto"/>
          <w:sz w:val="22"/>
          <w:szCs w:val="22"/>
        </w:rPr>
        <w:t xml:space="preserve">and </w:t>
      </w:r>
      <w:del w:id="152" w:author="Yoav Ram" w:date="2019-02-05T12:32:00Z">
        <w:r w:rsidDel="000A2E15">
          <w:rPr>
            <w:b w:val="0"/>
            <w:bCs w:val="0"/>
            <w:color w:val="auto"/>
            <w:sz w:val="22"/>
            <w:szCs w:val="22"/>
          </w:rPr>
          <w:delText xml:space="preserve">green </w:delText>
        </w:r>
      </w:del>
      <w:ins w:id="153" w:author="Yoav Ram" w:date="2019-02-05T12:36:00Z">
        <w:r w:rsidR="00B24D46">
          <w:rPr>
            <w:b w:val="0"/>
            <w:bCs w:val="0"/>
            <w:color w:val="auto"/>
            <w:sz w:val="22"/>
            <w:szCs w:val="22"/>
          </w:rPr>
          <w:t>green</w:t>
        </w:r>
      </w:ins>
      <w:ins w:id="154" w:author="Yoav Ram" w:date="2019-02-05T12:32:00Z">
        <w:r w:rsidR="000A2E15">
          <w:rPr>
            <w:b w:val="0"/>
            <w:bCs w:val="0"/>
            <w:color w:val="auto"/>
            <w:sz w:val="22"/>
            <w:szCs w:val="22"/>
          </w:rPr>
          <w:t xml:space="preserve"> </w:t>
        </w:r>
      </w:ins>
      <w:r>
        <w:rPr>
          <w:b w:val="0"/>
          <w:bCs w:val="0"/>
          <w:color w:val="auto"/>
          <w:sz w:val="22"/>
          <w:szCs w:val="22"/>
        </w:rPr>
        <w:t>strains (</w:t>
      </w:r>
      <w:del w:id="155" w:author="Yoav Ram" w:date="2019-02-05T12:32:00Z">
        <w:r w:rsidDel="000A2E15">
          <w:rPr>
            <w:b w:val="0"/>
            <w:bCs w:val="0"/>
            <w:color w:val="auto"/>
            <w:sz w:val="22"/>
            <w:szCs w:val="22"/>
          </w:rPr>
          <w:delText>strains 1 and 2 of each experiment</w:delText>
        </w:r>
      </w:del>
      <w:ins w:id="156" w:author="Yoav Ram" w:date="2019-02-05T12:36:00Z">
        <w:r w:rsidR="00B24D46">
          <w:rPr>
            <w:b w:val="0"/>
            <w:bCs w:val="0"/>
            <w:color w:val="auto"/>
            <w:sz w:val="22"/>
            <w:szCs w:val="22"/>
          </w:rPr>
          <w:t>red</w:t>
        </w:r>
      </w:ins>
      <w:ins w:id="157" w:author="Yoav Ram" w:date="2019-02-05T12:32:00Z">
        <w:r w:rsidR="000A2E15">
          <w:rPr>
            <w:b w:val="0"/>
            <w:bCs w:val="0"/>
            <w:color w:val="auto"/>
            <w:sz w:val="22"/>
            <w:szCs w:val="22"/>
          </w:rPr>
          <w:t xml:space="preserve"> strains eventually win in all experiments</w:t>
        </w:r>
      </w:ins>
      <w:r>
        <w:rPr>
          <w:b w:val="0"/>
          <w:bCs w:val="0"/>
          <w:color w:val="auto"/>
          <w:sz w:val="22"/>
          <w:szCs w:val="22"/>
        </w:rPr>
        <w:t>)</w:t>
      </w:r>
      <w:r w:rsidRPr="00B07CF2">
        <w:rPr>
          <w:b w:val="0"/>
          <w:bCs w:val="0"/>
          <w:color w:val="auto"/>
          <w:sz w:val="22"/>
          <w:szCs w:val="22"/>
        </w:rPr>
        <w:t>; dashed 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sup>
            </m:sSup>
          </m:den>
        </m:f>
      </m:oMath>
      <w:r w:rsidRPr="0063203F">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63203F">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34A7C0A3" w:rsidR="007C5E66" w:rsidRPr="001C0C2F" w:rsidRDefault="007C5E66" w:rsidP="0026707A">
      <w:pPr>
        <w:pPrChange w:id="158" w:author="Yoav Ram" w:date="2019-02-05T12:00:00Z">
          <w:pPr/>
        </w:pPrChange>
      </w:pPr>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ins w:id="159" w:author="Yoav Ram" w:date="2019-02-05T11:56:00Z">
        <w:r w:rsidR="0026707A">
          <w:t xml:space="preserve">eight </w:t>
        </w:r>
      </w:ins>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del w:id="160" w:author="Yoav Ram" w:date="2019-02-05T11:57:00Z">
        <w:r w:rsidDel="0026707A">
          <w:delText>.</w:delText>
        </w:r>
      </w:del>
      <w:ins w:id="161" w:author="Yoav Ram" w:date="2019-02-05T11:59:00Z">
        <w:r w:rsidR="0026707A">
          <w:t>. In each pair, the</w:t>
        </w:r>
      </w:ins>
      <w:ins w:id="162" w:author="Yoav Ram" w:date="2019-02-05T11:57:00Z">
        <w:r w:rsidR="0026707A">
          <w:t xml:space="preserve"> </w:t>
        </w:r>
      </w:ins>
      <w:proofErr w:type="spellStart"/>
      <w:ins w:id="163" w:author="Yoav Ram" w:date="2019-02-05T11:56:00Z">
        <w:r w:rsidR="0026707A">
          <w:rPr>
            <w:i/>
            <w:iCs/>
          </w:rPr>
          <w:t>lacI</w:t>
        </w:r>
        <w:proofErr w:type="spellEnd"/>
        <w:r w:rsidR="0026707A">
          <w:rPr>
            <w:i/>
            <w:iCs/>
          </w:rPr>
          <w:t>+</w:t>
        </w:r>
        <w:r w:rsidR="0026707A">
          <w:t xml:space="preserve"> strain</w:t>
        </w:r>
      </w:ins>
      <w:ins w:id="164" w:author="Yoav Ram" w:date="2019-02-05T11:57:00Z">
        <w:r w:rsidR="0026707A">
          <w:t xml:space="preserve"> evolved independently in lactose-containing environments </w:t>
        </w:r>
        <w:r w:rsidR="0026707A">
          <w:fldChar w:fldCharType="begin" w:fldLock="1"/>
        </w:r>
      </w:ins>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ins w:id="165" w:author="Yoav Ram" w:date="2019-02-05T11:57:00Z">
        <w:r w:rsidR="0026707A">
          <w:fldChar w:fldCharType="separate"/>
        </w:r>
        <w:r w:rsidR="0026707A" w:rsidRPr="00DB2152">
          <w:rPr>
            <w:noProof/>
          </w:rPr>
          <w:t>(14)</w:t>
        </w:r>
        <w:r w:rsidR="0026707A">
          <w:fldChar w:fldCharType="end"/>
        </w:r>
      </w:ins>
      <w:ins w:id="166" w:author="Yoav Ram" w:date="2019-02-05T11:59:00Z">
        <w:r w:rsidR="0026707A">
          <w:t xml:space="preserve"> and the </w:t>
        </w:r>
      </w:ins>
      <w:proofErr w:type="spellStart"/>
      <w:ins w:id="167" w:author="Yoav Ram" w:date="2019-02-05T11:58:00Z">
        <w:r w:rsidR="0026707A">
          <w:rPr>
            <w:i/>
            <w:iCs/>
          </w:rPr>
          <w:t>lacI</w:t>
        </w:r>
        <w:proofErr w:type="spellEnd"/>
        <w:r w:rsidR="0026707A">
          <w:rPr>
            <w:i/>
            <w:iCs/>
          </w:rPr>
          <w:t>-</w:t>
        </w:r>
        <w:r w:rsidR="0026707A">
          <w:t xml:space="preserve"> strain </w:t>
        </w:r>
      </w:ins>
      <w:ins w:id="168" w:author="Yoav Ram" w:date="2019-02-05T11:59:00Z">
        <w:r w:rsidR="0026707A">
          <w:t xml:space="preserve">was produced by introducing a mutation </w:t>
        </w:r>
      </w:ins>
      <w:ins w:id="169" w:author="Yoav Ram" w:date="2019-02-05T12:00:00Z">
        <w:r w:rsidR="0026707A">
          <w:t xml:space="preserve">that causes </w:t>
        </w:r>
        <w:r w:rsidR="0026707A">
          <w:rPr>
            <w:i/>
            <w:iCs/>
          </w:rPr>
          <w:t>lac</w:t>
        </w:r>
        <w:r w:rsidR="0026707A">
          <w:t xml:space="preserve"> genes to be constitutively expressed at a high level.</w:t>
        </w:r>
      </w:ins>
      <w:r>
        <w:t xml:space="preserve"> For each </w:t>
      </w:r>
      <w:proofErr w:type="spellStart"/>
      <w:ins w:id="170" w:author="Yoav Ram" w:date="2019-02-05T12:00:00Z">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ins>
      <w:del w:id="171" w:author="Yoav Ram" w:date="2019-02-05T12:00:00Z">
        <w:r w:rsidDel="0026707A">
          <w:delText xml:space="preserve">strain </w:delText>
        </w:r>
      </w:del>
      <w:r>
        <w:t>pair, growth curves were measured in a mono-culture</w:t>
      </w:r>
      <w:del w:id="172" w:author="Yoav Ram" w:date="2019-02-05T12:00:00Z">
        <w:r w:rsidDel="0026707A">
          <w:delText>,</w:delText>
        </w:r>
      </w:del>
      <w:r>
        <w:t xml:space="preserve"> and </w:t>
      </w:r>
      <w:del w:id="173" w:author="Yoav Ram" w:date="2019-02-05T12:00:00Z">
        <w:r w:rsidDel="0026707A">
          <w:delText xml:space="preserve">were then </w:delText>
        </w:r>
      </w:del>
      <w:r>
        <w:t>used to predict growth in mixed culture </w:t>
      </w:r>
      <w:r w:rsidRPr="0025589C">
        <w:t>(</w:t>
      </w:r>
      <w:proofErr w:type="spellStart"/>
      <w:r w:rsidRPr="0025589C">
        <w:t>eq</w:t>
      </w:r>
      <w:r>
        <w:t>s</w:t>
      </w:r>
      <w:proofErr w:type="spellEnd"/>
      <w:r w:rsidRPr="0025589C">
        <w:t>.</w:t>
      </w:r>
      <w:r>
        <w:t> </w:t>
      </w:r>
      <w:r w:rsidRPr="0025589C">
        <w:t>3</w:t>
      </w:r>
      <w:ins w:id="174" w:author="Yoav Ram" w:date="2019-02-05T13:45:00Z">
        <w:r w:rsidR="003F186E">
          <w:t xml:space="preserve">; </w:t>
        </w:r>
        <w:r w:rsidR="003F186E">
          <w:t xml:space="preserve">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ins>
      <w:r w:rsidRPr="0025589C">
        <w:t>)</w:t>
      </w:r>
      <w:r>
        <w:t xml:space="preserve">. In addition, competition experiments were conducted in mixed culture. The relative fitness </w:t>
      </w:r>
      <w:r>
        <w:rPr>
          <w:i/>
          <w:iCs/>
        </w:rPr>
        <w:t>W</w:t>
      </w:r>
      <w:r>
        <w:t xml:space="preserve"> of </w:t>
      </w:r>
      <w:proofErr w:type="spellStart"/>
      <w:ins w:id="175" w:author="Yoav Ram" w:date="2019-02-05T12:01:00Z">
        <w:r w:rsidR="0026707A">
          <w:rPr>
            <w:i/>
            <w:iCs/>
          </w:rPr>
          <w:t>lacI</w:t>
        </w:r>
        <w:proofErr w:type="spellEnd"/>
        <w:r w:rsidR="0026707A">
          <w:rPr>
            <w:i/>
            <w:iCs/>
          </w:rPr>
          <w:t>-</w:t>
        </w:r>
        <w:r w:rsidR="0026707A">
          <w:t xml:space="preserve"> </w:t>
        </w:r>
      </w:ins>
      <w:r>
        <w:t xml:space="preserve">strain </w:t>
      </w:r>
      <w:del w:id="176" w:author="Yoav Ram" w:date="2019-02-05T12:01:00Z">
        <w:r w:rsidDel="0026707A">
          <w:delText xml:space="preserve">1 </w:delText>
        </w:r>
      </w:del>
      <w:r>
        <w:t xml:space="preserve">relative to </w:t>
      </w:r>
      <w:proofErr w:type="spellStart"/>
      <w:ins w:id="177" w:author="Yoav Ram" w:date="2019-02-05T12:01:00Z">
        <w:r w:rsidR="0026707A">
          <w:rPr>
            <w:i/>
            <w:iCs/>
          </w:rPr>
          <w:t>lacI</w:t>
        </w:r>
        <w:proofErr w:type="spellEnd"/>
        <w:r w:rsidR="0026707A">
          <w:rPr>
            <w:i/>
            <w:iCs/>
          </w:rPr>
          <w:t xml:space="preserve">+ </w:t>
        </w:r>
      </w:ins>
      <w:r>
        <w:t xml:space="preserve">strain </w:t>
      </w:r>
      <w:del w:id="178" w:author="Yoav Ram" w:date="2019-02-05T12:01:00Z">
        <w:r w:rsidDel="0026707A">
          <w:delText xml:space="preserve">2 </w:delText>
        </w:r>
      </w:del>
      <w:r>
        <w:t xml:space="preserve">was estimated from the experimental and predicted densities </w:t>
      </w:r>
      <w:del w:id="179" w:author="Yoav Ram" w:date="2019-02-05T12:01:00Z">
        <w:r w:rsidRPr="0048114F" w:rsidDel="0026707A">
          <w:rPr>
            <w:i/>
            <w:iCs/>
          </w:rPr>
          <w:delText>N</w:delText>
        </w:r>
        <w:r w:rsidRPr="0048114F" w:rsidDel="0026707A">
          <w:rPr>
            <w:i/>
            <w:iCs/>
            <w:vertAlign w:val="subscript"/>
          </w:rPr>
          <w:delText>1</w:delText>
        </w:r>
        <w:r w:rsidDel="0026707A">
          <w:delText xml:space="preserve"> </w:delText>
        </w:r>
      </w:del>
      <w:proofErr w:type="spellStart"/>
      <w:ins w:id="180" w:author="Yoav Ram" w:date="2019-02-05T12:01:00Z">
        <w:r w:rsidR="0026707A" w:rsidRPr="0048114F">
          <w:rPr>
            <w:i/>
            <w:iCs/>
          </w:rPr>
          <w:t>N</w:t>
        </w:r>
        <w:r w:rsidR="0026707A">
          <w:rPr>
            <w:i/>
            <w:iCs/>
            <w:vertAlign w:val="subscript"/>
          </w:rPr>
          <w:t>lacI</w:t>
        </w:r>
        <w:proofErr w:type="spellEnd"/>
        <w:r w:rsidR="0026707A">
          <w:rPr>
            <w:i/>
            <w:iCs/>
            <w:vertAlign w:val="subscript"/>
          </w:rPr>
          <w:t>-</w:t>
        </w:r>
        <w:r w:rsidR="0026707A">
          <w:t xml:space="preserve"> </w:t>
        </w:r>
      </w:ins>
      <w:r>
        <w:t xml:space="preserve">and </w:t>
      </w:r>
      <w:r w:rsidRPr="0048114F">
        <w:rPr>
          <w:i/>
          <w:iCs/>
        </w:rPr>
        <w:t>N</w:t>
      </w:r>
      <w:ins w:id="181" w:author="Yoav Ram" w:date="2019-02-05T12:01:00Z">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ins>
      <w:del w:id="182" w:author="Yoav Ram" w:date="2019-02-05T12:01:00Z">
        <w:r w:rsidRPr="0048114F" w:rsidDel="0026707A">
          <w:rPr>
            <w:i/>
            <w:iCs/>
            <w:vertAlign w:val="subscript"/>
          </w:rPr>
          <w:delText>2</w:delText>
        </w:r>
      </w:del>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p>
    <w:p w14:paraId="410F62A4" w14:textId="30E03E39"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83" w:author="Yoav Ram" w:date="2019-02-05T12:02:00Z">
                                <w:rPr>
                                  <w:rFonts w:ascii="Cambria Math" w:hAnsi="Cambria Math"/>
                                  <w:vertAlign w:val="subscript"/>
                                </w:rPr>
                                <m:t>lacI-</m:t>
                              </w:ins>
                            </m:r>
                            <m:r>
                              <w:del w:id="184" w:author="Yoav Ram" w:date="2019-02-05T12:02:00Z">
                                <w:rPr>
                                  <w:rFonts w:ascii="Cambria Math" w:hAnsi="Cambria Math"/>
                                </w:rPr>
                                <m:t>1</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85" w:author="Yoav Ram" w:date="2019-02-05T12:02:00Z">
                                <w:rPr>
                                  <w:rFonts w:ascii="Cambria Math" w:hAnsi="Cambria Math"/>
                                  <w:vertAlign w:val="subscript"/>
                                </w:rPr>
                                <m:t>lacI-</m:t>
                              </w:ins>
                            </m:r>
                            <m:r>
                              <w:del w:id="186" w:author="Yoav Ram" w:date="2019-02-05T12:02:00Z">
                                <w:rPr>
                                  <w:rFonts w:ascii="Cambria Math" w:hAnsi="Cambria Math"/>
                                </w:rPr>
                                <m:t>1</m:t>
                              </w:del>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87" w:author="Yoav Ram" w:date="2019-02-05T12:02:00Z">
                                <w:rPr>
                                  <w:rFonts w:ascii="Cambria Math" w:hAnsi="Cambria Math"/>
                                  <w:vertAlign w:val="subscript"/>
                                </w:rPr>
                                <m:t>lacI</m:t>
                              </w:ins>
                            </m:r>
                            <m:r>
                              <w:ins w:id="188" w:author="Yoav Ram" w:date="2019-02-05T12:02:00Z">
                                <w:rPr>
                                  <w:rFonts w:ascii="Cambria Math" w:hAnsi="Cambria Math"/>
                                  <w:vertAlign w:val="subscript"/>
                                </w:rPr>
                                <m:t>+</m:t>
                              </w:ins>
                            </m:r>
                            <m:r>
                              <w:del w:id="189" w:author="Yoav Ram" w:date="2019-02-05T12:02:00Z">
                                <w:rPr>
                                  <w:rFonts w:ascii="Cambria Math" w:hAnsi="Cambria Math"/>
                                </w:rPr>
                                <m:t>2</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90" w:author="Yoav Ram" w:date="2019-02-05T12:02:00Z">
                                <w:rPr>
                                  <w:rFonts w:ascii="Cambria Math" w:hAnsi="Cambria Math"/>
                                  <w:vertAlign w:val="subscript"/>
                                </w:rPr>
                                <m:t>lacI</m:t>
                              </w:ins>
                            </m:r>
                            <m:r>
                              <w:ins w:id="191" w:author="Yoav Ram" w:date="2019-02-05T12:02:00Z">
                                <w:rPr>
                                  <w:rFonts w:ascii="Cambria Math" w:hAnsi="Cambria Math"/>
                                  <w:vertAlign w:val="subscript"/>
                                </w:rPr>
                                <m:t>+</m:t>
                              </w:ins>
                            </m:r>
                            <m:r>
                              <w:del w:id="192" w:author="Yoav Ram" w:date="2019-02-05T12:02:00Z">
                                <w:rPr>
                                  <w:rFonts w:ascii="Cambria Math" w:hAnsi="Cambria Math"/>
                                </w:rPr>
                                <m:t>2</m:t>
                              </w:del>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3D8C5EC2" w:rsidR="007C5E66" w:rsidRDefault="007C5E66" w:rsidP="007C5E66">
      <w:pPr>
        <w:ind w:firstLine="0"/>
      </w:pPr>
      <w:r w:rsidRPr="0026707A">
        <w:rPr>
          <w:b/>
          <w:bCs/>
        </w:rPr>
        <w:fldChar w:fldCharType="begin"/>
      </w:r>
      <w:r w:rsidRPr="0026707A">
        <w:rPr>
          <w:b/>
          <w:bCs/>
          <w:rPrChange w:id="193" w:author="Yoav Ram" w:date="2019-02-05T12:02:00Z">
            <w:rPr>
              <w:b/>
              <w:bCs/>
            </w:rPr>
          </w:rPrChange>
        </w:rPr>
        <w:instrText xml:space="preserve"> REF _Ref529887764 \h  \* MERGEFORMAT </w:instrText>
      </w:r>
      <w:r w:rsidRPr="0026707A">
        <w:rPr>
          <w:b/>
          <w:bCs/>
          <w:rPrChange w:id="194" w:author="Yoav Ram" w:date="2019-02-05T12:02:00Z">
            <w:rPr>
              <w:b/>
              <w:bCs/>
            </w:rPr>
          </w:rPrChange>
        </w:rPr>
      </w:r>
      <w:r w:rsidRPr="0026707A">
        <w:rPr>
          <w:b/>
          <w:bCs/>
          <w:rPrChange w:id="195" w:author="Yoav Ram" w:date="2019-02-05T12:02:00Z">
            <w:rPr>
              <w:b/>
              <w:bCs/>
            </w:rPr>
          </w:rPrChange>
        </w:rPr>
        <w:fldChar w:fldCharType="separate"/>
      </w:r>
      <w:r w:rsidRPr="0026707A">
        <w:rPr>
          <w:b/>
          <w:bCs/>
          <w:color w:val="000000" w:themeColor="text1"/>
          <w:rPrChange w:id="196" w:author="Yoav Ram" w:date="2019-02-05T12:02:00Z">
            <w:rPr>
              <w:b/>
              <w:bCs/>
              <w:color w:val="000000" w:themeColor="text1"/>
              <w:sz w:val="22"/>
              <w:szCs w:val="22"/>
            </w:rPr>
          </w:rPrChange>
        </w:rPr>
        <w:t>Figure 6</w:t>
      </w:r>
      <w:r w:rsidRPr="0026707A">
        <w:rPr>
          <w:b/>
          <w:bCs/>
        </w:rPr>
        <w:fldChar w:fldCharType="end"/>
      </w:r>
      <w:r w:rsidRPr="0026707A">
        <w:t xml:space="preserve"> compares the relative fitness </w:t>
      </w:r>
      <w:ins w:id="197" w:author="Yoav Ram" w:date="2019-02-05T12:03:00Z">
        <w:r w:rsidR="0026707A">
          <w:rPr>
            <w:i/>
            <w:iCs/>
          </w:rPr>
          <w:t xml:space="preserve">W </w:t>
        </w:r>
      </w:ins>
      <w:r w:rsidRPr="0026707A">
        <w:t xml:space="preserve">of </w:t>
      </w:r>
      <w:proofErr w:type="spellStart"/>
      <w:r w:rsidRPr="0026707A">
        <w:rPr>
          <w:i/>
          <w:iCs/>
        </w:rPr>
        <w:t>lacI</w:t>
      </w:r>
      <w:proofErr w:type="spellEnd"/>
      <w:r w:rsidRPr="0026707A">
        <w:rPr>
          <w:i/>
          <w:iCs/>
        </w:rPr>
        <w:t>-</w:t>
      </w:r>
      <w:r w:rsidRPr="0026707A">
        <w:t xml:space="preserve"> mutants from competition experiments</w:t>
      </w:r>
      <w:del w:id="198" w:author="Yoav Ram" w:date="2019-02-05T12:03:00Z">
        <w:r w:rsidRPr="0026707A" w:rsidDel="0026707A">
          <w:delText xml:space="preserve"> (filled circles)</w:delText>
        </w:r>
      </w:del>
      <w:r w:rsidRPr="0026707A">
        <w:t xml:space="preserve"> </w:t>
      </w:r>
      <w:r>
        <w:t>and from model predictions</w:t>
      </w:r>
      <w:del w:id="199" w:author="Yoav Ram" w:date="2019-02-05T12:03:00Z">
        <w:r w:rsidDel="0026707A">
          <w:delText xml:space="preserve"> (open circles)</w:delText>
        </w:r>
      </w:del>
      <w:r>
        <w:t xml:space="preserve"> in eight strains. Clearly, estimates from experiments and from model predictions are very similar.</w:t>
      </w:r>
      <w:del w:id="200" w:author="Yoav Ram" w:date="2019-02-05T12:05:00Z">
        <w:r w:rsidDel="00825D88">
          <w:delText xml:space="preserve"> Note that d</w:delText>
        </w:r>
        <w:r w:rsidRPr="00872EE1" w:rsidDel="00825D88">
          <w:delText xml:space="preserve">ue to noise in the growth curve data, model fitting was unstable and some </w:delText>
        </w:r>
        <w:r w:rsidDel="00825D88">
          <w:delText xml:space="preserve">predicted </w:delText>
        </w:r>
        <w:r w:rsidRPr="00872EE1" w:rsidDel="00825D88">
          <w:delText>competitions resulted in no growt</w:delText>
        </w:r>
        <w:r w:rsidDel="00825D88">
          <w:delText xml:space="preserve">h, </w:delText>
        </w:r>
        <w:r w:rsidRPr="00872EE1" w:rsidDel="00825D88">
          <w:delText>or even a decrease in OD</w:delText>
        </w:r>
        <w:r w:rsidDel="00825D88">
          <w:delText>,</w:delText>
        </w:r>
        <w:r w:rsidRPr="00872EE1" w:rsidDel="00825D88">
          <w:delText xml:space="preserve"> for one strain</w:delText>
        </w:r>
        <w:r w:rsidDel="00825D88">
          <w:delText>.</w:delText>
        </w:r>
        <w:r w:rsidRPr="00872EE1" w:rsidDel="00825D88">
          <w:delText xml:space="preserve"> </w:delText>
        </w:r>
        <w:r w:rsidDel="00825D88">
          <w:delText>S</w:delText>
        </w:r>
        <w:r w:rsidRPr="00872EE1" w:rsidDel="00825D88">
          <w:delText xml:space="preserve">uch outliers </w:delText>
        </w:r>
        <w:r w:rsidDel="00825D88">
          <w:delText>were excluded from the analysis.</w:delText>
        </w:r>
      </w:del>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7"/>
                    <a:stretch>
                      <a:fillRect/>
                    </a:stretch>
                  </pic:blipFill>
                  <pic:spPr>
                    <a:xfrm>
                      <a:off x="0" y="0"/>
                      <a:ext cx="3780000" cy="2520000"/>
                    </a:xfrm>
                    <a:prstGeom prst="rect">
                      <a:avLst/>
                    </a:prstGeom>
                  </pic:spPr>
                </pic:pic>
              </a:graphicData>
            </a:graphic>
          </wp:inline>
        </w:drawing>
      </w:r>
    </w:p>
    <w:p w14:paraId="50CC605B" w14:textId="0EC7A667" w:rsidR="007C5E66" w:rsidRDefault="007C5E66" w:rsidP="007C5E66">
      <w:pPr>
        <w:pStyle w:val="Caption"/>
        <w:rPr>
          <w:b w:val="0"/>
          <w:bCs w:val="0"/>
          <w:color w:val="000000" w:themeColor="text1"/>
          <w:sz w:val="22"/>
          <w:szCs w:val="22"/>
        </w:rPr>
      </w:pPr>
      <w:bookmarkStart w:id="201"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201"/>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del w:id="202" w:author="Yoav Ram" w:date="2019-02-05T12:03:00Z">
        <w:r w:rsidDel="0026707A">
          <w:rPr>
            <w:b w:val="0"/>
            <w:bCs w:val="0"/>
            <w:color w:val="000000" w:themeColor="text1"/>
            <w:sz w:val="22"/>
            <w:szCs w:val="22"/>
          </w:rPr>
          <w:delText xml:space="preserve">Filled </w:delText>
        </w:r>
      </w:del>
      <w:ins w:id="203" w:author="Yoav Ram" w:date="2019-02-05T12:03:00Z">
        <w:r w:rsidR="0026707A">
          <w:rPr>
            <w:b w:val="0"/>
            <w:bCs w:val="0"/>
            <w:color w:val="000000" w:themeColor="text1"/>
            <w:sz w:val="22"/>
            <w:szCs w:val="22"/>
          </w:rPr>
          <w:t xml:space="preserve">Open </w:t>
        </w:r>
      </w:ins>
      <w:r>
        <w:rPr>
          <w:b w:val="0"/>
          <w:bCs w:val="0"/>
          <w:color w:val="000000" w:themeColor="text1"/>
          <w:sz w:val="22"/>
          <w:szCs w:val="22"/>
        </w:rPr>
        <w:t>circles (</w:t>
      </w:r>
      <w:ins w:id="204" w:author="Yoav Ram" w:date="2019-02-05T12:04:00Z">
        <w:r w:rsidR="0026707A" w:rsidRPr="00FB52FE">
          <w:rPr>
            <w:rFonts w:hint="eastAsia"/>
            <w:b w:val="0"/>
            <w:bCs w:val="0"/>
            <w:color w:val="000000" w:themeColor="text1"/>
          </w:rPr>
          <w:t>○</w:t>
        </w:r>
      </w:ins>
      <w:del w:id="205" w:author="Yoav Ram" w:date="2019-02-05T12:04:00Z">
        <w:r w:rsidRPr="00FB52FE" w:rsidDel="0026707A">
          <w:rPr>
            <w:rFonts w:hint="eastAsia"/>
            <w:b w:val="0"/>
            <w:bCs w:val="0"/>
            <w:color w:val="000000" w:themeColor="text1"/>
          </w:rPr>
          <w:delText>●</w:delText>
        </w:r>
      </w:del>
      <w:r>
        <w:rPr>
          <w:b w:val="0"/>
          <w:bCs w:val="0"/>
          <w:color w:val="000000" w:themeColor="text1"/>
          <w:sz w:val="22"/>
          <w:szCs w:val="22"/>
        </w:rPr>
        <w:t xml:space="preserve">) show experimental estimates. </w:t>
      </w:r>
      <w:del w:id="206" w:author="Yoav Ram" w:date="2019-02-05T12:03:00Z">
        <w:r w:rsidDel="0026707A">
          <w:rPr>
            <w:b w:val="0"/>
            <w:bCs w:val="0"/>
            <w:color w:val="000000" w:themeColor="text1"/>
            <w:sz w:val="22"/>
            <w:szCs w:val="22"/>
          </w:rPr>
          <w:delText xml:space="preserve">Open </w:delText>
        </w:r>
      </w:del>
      <w:ins w:id="207" w:author="Yoav Ram" w:date="2019-02-05T12:03:00Z">
        <w:r w:rsidR="0026707A">
          <w:rPr>
            <w:b w:val="0"/>
            <w:bCs w:val="0"/>
            <w:color w:val="000000" w:themeColor="text1"/>
            <w:sz w:val="22"/>
            <w:szCs w:val="22"/>
          </w:rPr>
          <w:t xml:space="preserve">Filled </w:t>
        </w:r>
      </w:ins>
      <w:r>
        <w:rPr>
          <w:b w:val="0"/>
          <w:bCs w:val="0"/>
          <w:color w:val="000000" w:themeColor="text1"/>
          <w:sz w:val="22"/>
          <w:szCs w:val="22"/>
        </w:rPr>
        <w:t>circles (</w:t>
      </w:r>
      <w:ins w:id="208" w:author="Yoav Ram" w:date="2019-02-05T12:04:00Z">
        <w:r w:rsidR="0026707A" w:rsidRPr="00FB52FE">
          <w:rPr>
            <w:rFonts w:hint="eastAsia"/>
            <w:b w:val="0"/>
            <w:bCs w:val="0"/>
            <w:color w:val="000000" w:themeColor="text1"/>
          </w:rPr>
          <w:t>●</w:t>
        </w:r>
      </w:ins>
      <w:del w:id="209" w:author="Yoav Ram" w:date="2019-02-05T12:04:00Z">
        <w:r w:rsidRPr="00FB52FE" w:rsidDel="0026707A">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ins w:id="210" w:author="Yoav Ram" w:date="2019-02-05T12:05:00Z">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ins>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7D0DFAEB" w:rsidR="007C5E66" w:rsidRDefault="007C5E66" w:rsidP="007C5E66">
      <w:r>
        <w:t xml:space="preserve">We </w:t>
      </w:r>
      <w:del w:id="211" w:author="Yoav Ram" w:date="2019-02-05T12:05:00Z">
        <w:r w:rsidDel="00825D88">
          <w:delText xml:space="preserve">then </w:delText>
        </w:r>
      </w:del>
      <w:ins w:id="212" w:author="Yoav Ram" w:date="2019-02-05T12:05:00Z">
        <w:r w:rsidR="00825D88">
          <w:t xml:space="preserve">next </w:t>
        </w:r>
      </w:ins>
      <w:r>
        <w:t xml:space="preserve">tested an application of </w:t>
      </w:r>
      <w:del w:id="213" w:author="Yoav Ram" w:date="2019-02-05T12:05:00Z">
        <w:r w:rsidDel="00825D88">
          <w:delText xml:space="preserve">the </w:delText>
        </w:r>
      </w:del>
      <w:ins w:id="214" w:author="Yoav Ram" w:date="2019-02-05T12:05:00Z">
        <w:r w:rsidR="00825D88">
          <w:t xml:space="preserve">our </w:t>
        </w:r>
      </w:ins>
      <w:r>
        <w:t>computational approach</w:t>
      </w:r>
      <w:del w:id="215" w:author="Yoav Ram" w:date="2019-02-05T12:06:00Z">
        <w:r w:rsidDel="00825D88">
          <w:delText>. Specifically, we estimated</w:delText>
        </w:r>
      </w:del>
      <w:ins w:id="216" w:author="Yoav Ram" w:date="2019-02-05T12:06:00Z">
        <w:r w:rsidR="00825D88">
          <w:t xml:space="preserve"> by estimating</w:t>
        </w:r>
      </w:ins>
      <w:r>
        <w:t xml:space="preserve"> the effect of </w:t>
      </w:r>
      <w:r>
        <w:rPr>
          <w:i/>
          <w:iCs/>
        </w:rPr>
        <w:t>lac</w:t>
      </w:r>
      <w:r>
        <w:t xml:space="preserve"> operon expression on relative fitness in a strain of </w:t>
      </w:r>
      <w:r>
        <w:rPr>
          <w:i/>
          <w:iCs/>
        </w:rPr>
        <w:t>E. coli</w:t>
      </w:r>
      <w:del w:id="217" w:author="Yoav Ram" w:date="2019-02-05T12:10:00Z">
        <w:r w:rsidDel="00825D88">
          <w:rPr>
            <w:i/>
            <w:iCs/>
          </w:rPr>
          <w:delText xml:space="preserve"> </w:delText>
        </w:r>
      </w:del>
      <w:ins w:id="218" w:author="Yoav Ram" w:date="2019-02-05T12:07:00Z">
        <w:r w:rsidR="00825D88">
          <w:t xml:space="preserve"> </w:t>
        </w:r>
      </w:ins>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del w:id="219" w:author="Yoav Ram" w:date="2019-02-05T12:08:00Z">
        <w:r w:rsidDel="00825D88">
          <w:delText xml:space="preserve">Experimental estimation of relative fitness requires that isogenic strains with different expression levels be grown together in a mixed culture. </w:delText>
        </w:r>
      </w:del>
      <w:ins w:id="220" w:author="Yoav Ram" w:date="2019-02-05T12:07:00Z">
        <w:r w:rsidR="00825D88">
          <w:t xml:space="preserve">Quantitative </w:t>
        </w:r>
      </w:ins>
      <w:del w:id="221" w:author="Yoav Ram" w:date="2019-02-05T12:07:00Z">
        <w:r w:rsidDel="00825D88">
          <w:delText xml:space="preserve">Manipulation </w:delText>
        </w:r>
      </w:del>
      <w:ins w:id="222" w:author="Yoav Ram" w:date="2019-02-05T12:07:00Z">
        <w:r w:rsidR="00825D88">
          <w:t xml:space="preserve">manipulation </w:t>
        </w:r>
      </w:ins>
      <w:r>
        <w:t xml:space="preserve">of </w:t>
      </w:r>
      <w:del w:id="223" w:author="Yoav Ram" w:date="2019-02-05T12:07:00Z">
        <w:r w:rsidRPr="00825D88" w:rsidDel="00825D88">
          <w:rPr>
            <w:i/>
            <w:iCs/>
            <w:rPrChange w:id="224" w:author="Yoav Ram" w:date="2019-02-05T12:07:00Z">
              <w:rPr/>
            </w:rPrChange>
          </w:rPr>
          <w:delText>the</w:delText>
        </w:r>
        <w:r w:rsidDel="00825D88">
          <w:delText xml:space="preserve"> </w:delText>
        </w:r>
      </w:del>
      <w:ins w:id="225" w:author="Yoav Ram" w:date="2019-02-05T12:07:00Z">
        <w:r w:rsidR="00825D88">
          <w:rPr>
            <w:i/>
            <w:iCs/>
          </w:rPr>
          <w:t>lac</w:t>
        </w:r>
        <w:r w:rsidR="00825D88">
          <w:t xml:space="preserve"> </w:t>
        </w:r>
      </w:ins>
      <w:r>
        <w:t>expression level is done by changing either the genotype or the environmental concentration of an inducer</w:t>
      </w:r>
      <w:ins w:id="226" w:author="Yoav Ram" w:date="2019-02-05T12:09:00Z">
        <w:r w:rsidR="00825D88">
          <w:t>. With the latter,</w:t>
        </w:r>
      </w:ins>
      <w:ins w:id="227" w:author="Yoav Ram" w:date="2019-02-05T12:07:00Z">
        <w:r w:rsidR="00825D88">
          <w:t xml:space="preserve"> it is not possible to perform direct fitness competitions between s</w:t>
        </w:r>
      </w:ins>
      <w:ins w:id="228" w:author="Yoav Ram" w:date="2019-02-05T12:08:00Z">
        <w:r w:rsidR="00825D88">
          <w:t xml:space="preserve">trains expressing the </w:t>
        </w:r>
        <w:r w:rsidR="00825D88">
          <w:rPr>
            <w:i/>
            <w:iCs/>
          </w:rPr>
          <w:t>lac</w:t>
        </w:r>
        <w:r w:rsidR="00825D88">
          <w:t xml:space="preserve"> operon at different levels</w:t>
        </w:r>
      </w:ins>
      <w:r>
        <w:t>.</w:t>
      </w:r>
      <w:del w:id="229" w:author="Yoav Ram" w:date="2019-02-05T12:08:00Z">
        <w:r w:rsidDel="00825D88">
          <w:delText xml:space="preserve"> Caveats include potential pleiotropic effects of gene deletions on fitness, and the homogeneous inducer concentrations present in the shared environment of a mixed culture.</w:delText>
        </w:r>
      </w:del>
      <w:r>
        <w:t xml:space="preserve"> </w:t>
      </w:r>
    </w:p>
    <w:p w14:paraId="4540FEFA" w14:textId="04BDAC07" w:rsidR="007C5E66" w:rsidRPr="00575468" w:rsidRDefault="007C5E66" w:rsidP="007C5E66">
      <w:r>
        <w:t xml:space="preserve">To </w:t>
      </w:r>
      <w:del w:id="230" w:author="Yoav Ram" w:date="2019-02-05T12:10:00Z">
        <w:r w:rsidDel="00825D88">
          <w:delText xml:space="preserve">resolve this problem and to </w:delText>
        </w:r>
      </w:del>
      <w:r>
        <w:t xml:space="preserve">estimate the effect of </w:t>
      </w:r>
      <w:r>
        <w:rPr>
          <w:i/>
          <w:iCs/>
        </w:rPr>
        <w:t>lac</w:t>
      </w:r>
      <w:r>
        <w:t xml:space="preserve"> operon expression on relative fitness, growth curves of </w:t>
      </w:r>
      <w:ins w:id="231" w:author="Yoav Ram" w:date="2019-02-05T12:10:00Z">
        <w:r w:rsidR="00825D88">
          <w:t xml:space="preserve"> GL2</w:t>
        </w:r>
      </w:ins>
      <w:del w:id="232" w:author="Yoav Ram" w:date="2019-02-05T12:10:00Z">
        <w:r w:rsidDel="00825D88">
          <w:delText xml:space="preserve">a </w:delText>
        </w:r>
      </w:del>
      <w:ins w:id="233" w:author="Yoav Ram" w:date="2019-02-05T12:10:00Z">
        <w:r w:rsidR="00825D88">
          <w:t xml:space="preserve"> </w:t>
        </w:r>
      </w:ins>
      <w:proofErr w:type="spellStart"/>
      <w:r>
        <w:rPr>
          <w:i/>
          <w:iCs/>
        </w:rPr>
        <w:t>lacI</w:t>
      </w:r>
      <w:proofErr w:type="spellEnd"/>
      <w:r>
        <w:rPr>
          <w:i/>
          <w:iCs/>
        </w:rPr>
        <w:t xml:space="preserve">+ </w:t>
      </w:r>
      <w:r>
        <w:t xml:space="preserve">strain were measured in mono-culture </w:t>
      </w:r>
      <w:del w:id="234" w:author="Yoav Ram" w:date="2019-02-05T12:11:00Z">
        <w:r w:rsidDel="00825D88">
          <w:delText>with and without</w:delText>
        </w:r>
      </w:del>
      <w:ins w:id="235" w:author="Yoav Ram" w:date="2019-02-05T12:11:00Z">
        <w:r w:rsidR="00825D88">
          <w:t>at a range of concentrations of</w:t>
        </w:r>
      </w:ins>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(experiments were similar to the </w:t>
      </w:r>
      <w:proofErr w:type="spellStart"/>
      <w:r>
        <w:rPr>
          <w:i/>
          <w:iCs/>
        </w:rPr>
        <w:t>lacI</w:t>
      </w:r>
      <w:proofErr w:type="spellEnd"/>
      <w:r>
        <w:rPr>
          <w:i/>
          <w:iCs/>
        </w:rPr>
        <w:t xml:space="preserve"> experiments</w:t>
      </w:r>
      <w:r>
        <w:t xml:space="preserve"> used for experimental validation, see above).</w:t>
      </w:r>
      <w:ins w:id="236" w:author="Yoav Ram" w:date="2019-02-05T12:11:00Z">
        <w:r w:rsidR="00825D88">
          <w:t xml:space="preserve"> The growth medium contained glycerol as a sole carbon source so that expression of </w:t>
        </w:r>
        <w:r w:rsidR="00825D88">
          <w:rPr>
            <w:i/>
            <w:iCs/>
          </w:rPr>
          <w:t xml:space="preserve">lac </w:t>
        </w:r>
        <w:r w:rsidR="00825D88">
          <w:t>op</w:t>
        </w:r>
      </w:ins>
      <w:ins w:id="237" w:author="Yoav Ram" w:date="2019-02-05T12:12:00Z">
        <w:r w:rsidR="00825D88">
          <w:t xml:space="preserve">eron was expected to confer a fitness cost. The effect of each IPTG concentration on lac expression was determined directly using Miller assays. </w:t>
        </w:r>
      </w:ins>
      <w:del w:id="238" w:author="Yoav Ram" w:date="2019-02-05T12:11:00Z">
        <w:r w:rsidDel="00825D88">
          <w:delText xml:space="preserve"> </w:delText>
        </w:r>
      </w:del>
      <w:r>
        <w:t xml:space="preserve">The mono-culture growth curves were </w:t>
      </w:r>
      <w:r w:rsidRPr="00825D88">
        <w:t>used to predict growth in a mixed culture</w:t>
      </w:r>
      <w:r w:rsidRPr="00575468">
        <w:t xml:space="preserve"> and then to estimate the relative fitne</w:t>
      </w:r>
      <w:r w:rsidRPr="00C84171">
        <w:t>ss of cells growing with</w:t>
      </w:r>
      <w:ins w:id="239" w:author="Yoav Ram" w:date="2019-02-05T12:13:00Z">
        <w:r w:rsidR="00825D88" w:rsidRPr="005744E1">
          <w:t xml:space="preserve"> ea</w:t>
        </w:r>
        <w:r w:rsidR="00825D88" w:rsidRPr="00662866">
          <w:t>ch</w:t>
        </w:r>
        <w:r w:rsidR="00825D88" w:rsidRPr="00746829">
          <w:t xml:space="preserve"> leve</w:t>
        </w:r>
        <w:r w:rsidR="00825D88" w:rsidRPr="003F186E">
          <w:t>l o</w:t>
        </w:r>
        <w:r w:rsidR="00825D88" w:rsidRPr="00825D88">
          <w:rPr>
            <w:rPrChange w:id="240" w:author="Yoav Ram" w:date="2019-02-05T12:14:00Z">
              <w:rPr/>
            </w:rPrChange>
          </w:rPr>
          <w:t>f</w:t>
        </w:r>
      </w:ins>
      <w:r w:rsidRPr="00825D88">
        <w:rPr>
          <w:rPrChange w:id="241" w:author="Yoav Ram" w:date="2019-02-05T12:14:00Z">
            <w:rPr/>
          </w:rPrChange>
        </w:rPr>
        <w:t xml:space="preserve"> </w:t>
      </w:r>
      <w:ins w:id="242" w:author="Yoav Ram" w:date="2019-02-05T12:13:00Z">
        <w:r w:rsidR="00825D88" w:rsidRPr="00825D88">
          <w:rPr>
            <w:rPrChange w:id="243" w:author="Yoav Ram" w:date="2019-02-05T12:14:00Z">
              <w:rPr/>
            </w:rPrChange>
          </w:rPr>
          <w:t xml:space="preserve">IPTG, and therefore </w:t>
        </w:r>
        <w:r w:rsidR="00825D88" w:rsidRPr="00825D88">
          <w:rPr>
            <w:i/>
            <w:iCs/>
            <w:rPrChange w:id="244" w:author="Yoav Ram" w:date="2019-02-05T12:14:00Z">
              <w:rPr>
                <w:i/>
                <w:iCs/>
              </w:rPr>
            </w:rPrChange>
          </w:rPr>
          <w:t xml:space="preserve">lac </w:t>
        </w:r>
        <w:r w:rsidR="00825D88" w:rsidRPr="00825D88">
          <w:rPr>
            <w:rPrChange w:id="245" w:author="Yoav Ram" w:date="2019-02-05T12:14:00Z">
              <w:rPr/>
            </w:rPrChange>
          </w:rPr>
          <w:t xml:space="preserve">expression, </w:t>
        </w:r>
      </w:ins>
      <w:del w:id="246" w:author="Yoav Ram" w:date="2019-02-05T12:13:00Z">
        <w:r w:rsidRPr="00825D88" w:rsidDel="00825D88">
          <w:rPr>
            <w:rPrChange w:id="247" w:author="Yoav Ram" w:date="2019-02-05T12:14:00Z">
              <w:rPr/>
            </w:rPrChange>
          </w:rPr>
          <w:delText xml:space="preserve">IPTG </w:delText>
        </w:r>
      </w:del>
      <w:r w:rsidRPr="00825D88">
        <w:rPr>
          <w:rPrChange w:id="248" w:author="Yoav Ram" w:date="2019-02-05T12:14:00Z">
            <w:rPr/>
          </w:rPrChange>
        </w:rPr>
        <w:t>relative to cells growing without IPTG</w:t>
      </w:r>
      <w:ins w:id="249" w:author="Yoav Ram" w:date="2019-02-05T12:13:00Z">
        <w:r w:rsidR="00825D88" w:rsidRPr="00825D88">
          <w:rPr>
            <w:rPrChange w:id="250" w:author="Yoav Ram" w:date="2019-02-05T12:14:00Z">
              <w:rPr/>
            </w:rPrChange>
          </w:rPr>
          <w:t xml:space="preserve"> that did not express the </w:t>
        </w:r>
        <w:r w:rsidR="00825D88" w:rsidRPr="00825D88">
          <w:rPr>
            <w:i/>
            <w:iCs/>
            <w:rPrChange w:id="251" w:author="Yoav Ram" w:date="2019-02-05T12:14:00Z">
              <w:rPr>
                <w:i/>
                <w:iCs/>
              </w:rPr>
            </w:rPrChange>
          </w:rPr>
          <w:t xml:space="preserve">lac </w:t>
        </w:r>
        <w:r w:rsidR="00825D88" w:rsidRPr="00825D88">
          <w:rPr>
            <w:rPrChange w:id="252" w:author="Yoav Ram" w:date="2019-02-05T12:14:00Z">
              <w:rPr/>
            </w:rPrChange>
          </w:rPr>
          <w:t xml:space="preserve">operon </w:t>
        </w:r>
      </w:ins>
      <w:del w:id="253" w:author="Yoav Ram" w:date="2019-02-05T12:13:00Z">
        <w:r w:rsidRPr="00825D88" w:rsidDel="00825D88">
          <w:rPr>
            <w:rPrChange w:id="254" w:author="Yoav Ram" w:date="2019-02-05T12:14:00Z">
              <w:rPr/>
            </w:rPrChange>
          </w:rPr>
          <w:delText xml:space="preserve">. We tested multiple IPTG concentrations and collected </w:delText>
        </w:r>
        <w:r w:rsidRPr="00825D88" w:rsidDel="00825D88">
          <w:rPr>
            <w:i/>
            <w:iCs/>
            <w:rPrChange w:id="255" w:author="Yoav Ram" w:date="2019-02-05T12:14:00Z">
              <w:rPr>
                <w:i/>
                <w:iCs/>
              </w:rPr>
            </w:rPrChange>
          </w:rPr>
          <w:delText>lac</w:delText>
        </w:r>
        <w:r w:rsidRPr="00825D88" w:rsidDel="00825D88">
          <w:rPr>
            <w:rPrChange w:id="256" w:author="Yoav Ram" w:date="2019-02-05T12:14:00Z">
              <w:rPr/>
            </w:rPrChange>
          </w:rPr>
          <w:delText xml:space="preserve"> expression measurements, which provided fitness-expression curves for the </w:delText>
        </w:r>
        <w:r w:rsidRPr="00825D88" w:rsidDel="00825D88">
          <w:rPr>
            <w:i/>
            <w:iCs/>
            <w:rPrChange w:id="257" w:author="Yoav Ram" w:date="2019-02-05T12:14:00Z">
              <w:rPr>
                <w:i/>
                <w:iCs/>
              </w:rPr>
            </w:rPrChange>
          </w:rPr>
          <w:delText>lac</w:delText>
        </w:r>
        <w:r w:rsidRPr="00825D88" w:rsidDel="00825D88">
          <w:rPr>
            <w:rPrChange w:id="258" w:author="Yoav Ram" w:date="2019-02-05T12:14:00Z">
              <w:rPr/>
            </w:rPrChange>
          </w:rPr>
          <w:delText xml:space="preserve"> operon </w:delText>
        </w:r>
      </w:del>
      <w:r w:rsidRPr="00825D88">
        <w:rPr>
          <w:rPrChange w:id="259" w:author="Yoav Ram" w:date="2019-02-05T12:14:00Z">
            <w:rPr/>
          </w:rPrChange>
        </w:rPr>
        <w:t>(</w:t>
      </w:r>
      <w:r w:rsidRPr="00825D88">
        <w:rPr>
          <w:b/>
          <w:bCs/>
        </w:rPr>
        <w:fldChar w:fldCharType="begin"/>
      </w:r>
      <w:r w:rsidRPr="00825D88">
        <w:rPr>
          <w:b/>
          <w:bCs/>
          <w:rPrChange w:id="260" w:author="Yoav Ram" w:date="2019-02-05T12:14:00Z">
            <w:rPr>
              <w:b/>
              <w:bCs/>
            </w:rPr>
          </w:rPrChange>
        </w:rPr>
        <w:instrText xml:space="preserve"> REF _Ref533670848 \h  \* MERGEFORMAT </w:instrText>
      </w:r>
      <w:r w:rsidRPr="00825D88">
        <w:rPr>
          <w:b/>
          <w:bCs/>
          <w:rPrChange w:id="261" w:author="Yoav Ram" w:date="2019-02-05T12:14:00Z">
            <w:rPr>
              <w:b/>
              <w:bCs/>
            </w:rPr>
          </w:rPrChange>
        </w:rPr>
      </w:r>
      <w:r w:rsidRPr="00825D88">
        <w:rPr>
          <w:b/>
          <w:bCs/>
          <w:rPrChange w:id="262" w:author="Yoav Ram" w:date="2019-02-05T12:14:00Z">
            <w:rPr>
              <w:b/>
              <w:bCs/>
            </w:rPr>
          </w:rPrChange>
        </w:rPr>
        <w:fldChar w:fldCharType="separate"/>
      </w:r>
      <w:r w:rsidRPr="00825D88">
        <w:rPr>
          <w:b/>
          <w:bCs/>
          <w:color w:val="000000" w:themeColor="text1"/>
          <w:rPrChange w:id="263" w:author="Yoav Ram" w:date="2019-02-05T12:14:00Z">
            <w:rPr>
              <w:b/>
              <w:bCs/>
              <w:color w:val="000000" w:themeColor="text1"/>
              <w:sz w:val="22"/>
              <w:szCs w:val="22"/>
            </w:rPr>
          </w:rPrChange>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8"/>
                    <a:stretch>
                      <a:fillRect/>
                    </a:stretch>
                  </pic:blipFill>
                  <pic:spPr>
                    <a:xfrm>
                      <a:off x="0" y="0"/>
                      <a:ext cx="3780000" cy="2520000"/>
                    </a:xfrm>
                    <a:prstGeom prst="rect">
                      <a:avLst/>
                    </a:prstGeom>
                  </pic:spPr>
                </pic:pic>
              </a:graphicData>
            </a:graphic>
          </wp:inline>
        </w:drawing>
      </w:r>
    </w:p>
    <w:p w14:paraId="028408BF" w14:textId="232DC24B" w:rsidR="007C5E66" w:rsidRPr="00FC275C" w:rsidRDefault="007C5E66" w:rsidP="007C5E66">
      <w:pPr>
        <w:pStyle w:val="Caption"/>
        <w:jc w:val="center"/>
        <w:rPr>
          <w:color w:val="000000" w:themeColor="text1"/>
          <w:sz w:val="22"/>
          <w:szCs w:val="22"/>
        </w:rPr>
      </w:pPr>
      <w:bookmarkStart w:id="264"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264"/>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r>
        <w:rPr>
          <w:b w:val="0"/>
          <w:bCs w:val="0"/>
          <w:i/>
          <w:iCs/>
          <w:color w:val="000000" w:themeColor="text1"/>
          <w:sz w:val="22"/>
          <w:szCs w:val="22"/>
        </w:rPr>
        <w:t>lac</w:t>
      </w:r>
      <w:r>
        <w:rPr>
          <w:b w:val="0"/>
          <w:bCs w:val="0"/>
          <w:color w:val="000000" w:themeColor="text1"/>
          <w:sz w:val="22"/>
          <w:szCs w:val="22"/>
        </w:rPr>
        <w:t xml:space="preserve"> (</w:t>
      </w:r>
      <w:r w:rsidRPr="00634C42">
        <w:rPr>
          <w:b w:val="0"/>
          <w:bCs w:val="0"/>
          <w:color w:val="000000" w:themeColor="text1"/>
          <w:sz w:val="22"/>
          <w:szCs w:val="22"/>
        </w:rPr>
        <w:t>eq. 4</w:t>
      </w:r>
      <w:r>
        <w:rPr>
          <w:b w:val="0"/>
          <w:bCs w:val="0"/>
          <w:color w:val="000000" w:themeColor="text1"/>
          <w:sz w:val="22"/>
          <w:szCs w:val="22"/>
        </w:rPr>
        <w:t xml:space="preserve">). </w:t>
      </w:r>
      <w:del w:id="265" w:author="Yoav Ram" w:date="2019-02-05T12:14:00Z">
        <w:r w:rsidDel="00575468">
          <w:rPr>
            <w:b w:val="0"/>
            <w:bCs w:val="0"/>
            <w:color w:val="000000" w:themeColor="text1"/>
            <w:sz w:val="22"/>
            <w:szCs w:val="22"/>
          </w:rPr>
          <w:delText xml:space="preserve">Markers </w:delText>
        </w:r>
      </w:del>
      <w:ins w:id="266" w:author="Yoav Ram" w:date="2019-02-05T12:14:00Z">
        <w:r w:rsidR="00575468">
          <w:rPr>
            <w:b w:val="0"/>
            <w:bCs w:val="0"/>
            <w:color w:val="000000" w:themeColor="text1"/>
            <w:sz w:val="22"/>
            <w:szCs w:val="22"/>
          </w:rPr>
          <w:t xml:space="preserve">Symbols </w:t>
        </w:r>
      </w:ins>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2869A211"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6772E039" w14:textId="7DCC5920"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746829">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22)","plainTextFormattedCitation":"(2, 3, 9, 22)","previouslyFormattedCitation":"(2, 3, 9, 21)"},"properties":{"noteIndex":0},"schema":"https://github.com/citation-style-language/schema/raw/master/csl-citation.json"}</w:instrText>
      </w:r>
      <w:r w:rsidRPr="0025589C">
        <w:fldChar w:fldCharType="separate"/>
      </w:r>
      <w:r w:rsidR="00746829" w:rsidRPr="00746829">
        <w:rPr>
          <w:noProof/>
        </w:rPr>
        <w:t>(2, 3, 9, 22)</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rsidR="00746829">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23)","plainTextFormattedCitation":"(13, 23)","previouslyFormattedCitation":"(13, 22)"},"properties":{"noteIndex":0},"schema":"https://github.com/citation-style-language/schema/raw/master/csl-citation.json"}</w:instrText>
      </w:r>
      <w:r w:rsidRPr="0025589C">
        <w:fldChar w:fldCharType="separate"/>
      </w:r>
      <w:r w:rsidR="00746829" w:rsidRPr="00746829">
        <w:rPr>
          <w:noProof/>
        </w:rPr>
        <w:t>(13, 23)</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02610A9"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competition</w:t>
      </w:r>
      <w:del w:id="267" w:author="Yoav Ram" w:date="2019-02-05T11:54:00Z">
        <w:r w:rsidRPr="00634C42" w:rsidDel="005B0259">
          <w:delText>s</w:delText>
        </w:r>
      </w:del>
      <w:r w:rsidRPr="00634C42">
        <w:t xml:space="preserve"> </w:t>
      </w:r>
      <w:r>
        <w:t>experiments</w:t>
      </w:r>
      <w:r w:rsidRPr="00634C42">
        <w:t xml:space="preserve">. We demonstrated this by measuring growth of </w:t>
      </w:r>
      <w:del w:id="268" w:author="Yoav Ram" w:date="2019-02-05T11:54:00Z">
        <w:r w:rsidRPr="00634C42" w:rsidDel="0026707A">
          <w:delText xml:space="preserve">an </w:delText>
        </w:r>
      </w:del>
      <w:r w:rsidRPr="00634C42">
        <w:rPr>
          <w:i/>
          <w:iCs/>
        </w:rPr>
        <w:t>E. coli</w:t>
      </w:r>
      <w:r w:rsidRPr="00634C42">
        <w:t xml:space="preserve"> strain</w:t>
      </w:r>
      <w:ins w:id="269" w:author="Yoav Ram" w:date="2019-02-05T11:54:00Z">
        <w:r w:rsidR="0026707A">
          <w:t>s</w:t>
        </w:r>
      </w:ins>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6ED992A3"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9" w:history="1">
        <w:r w:rsidRPr="0025589C">
          <w:rPr>
            <w:rStyle w:val="Hyperlink"/>
          </w:rPr>
          <w:t>http://curveball.yoavram.com</w:t>
        </w:r>
      </w:hyperlink>
      <w:r w:rsidRPr="0025589C">
        <w:t xml:space="preserve">). This software is written in Python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270" w:name="_Ref439853427"/>
    </w:p>
    <w:p w14:paraId="3F5BE057" w14:textId="77777777" w:rsidR="007C5E66" w:rsidRDefault="007C5E66" w:rsidP="007C5E66">
      <w:pPr>
        <w:spacing w:after="200"/>
        <w:rPr>
          <w:rFonts w:eastAsiaTheme="majorEastAsia"/>
          <w:b/>
          <w:bCs/>
          <w:kern w:val="32"/>
          <w:sz w:val="28"/>
          <w:szCs w:val="28"/>
        </w:rPr>
      </w:pPr>
      <w:bookmarkStart w:id="271" w:name="_Ref455590789"/>
      <w:r>
        <w:br w:type="page"/>
      </w:r>
    </w:p>
    <w:p w14:paraId="42BA3F53" w14:textId="77777777" w:rsidR="007C5E66" w:rsidRPr="0025589C" w:rsidRDefault="007C5E66" w:rsidP="007C5E66">
      <w:pPr>
        <w:pStyle w:val="Heading1"/>
        <w:spacing w:line="360" w:lineRule="auto"/>
        <w:ind w:firstLine="284"/>
      </w:pPr>
      <w:bookmarkStart w:id="272" w:name="_Ref529956456"/>
      <w:r w:rsidRPr="0025589C">
        <w:lastRenderedPageBreak/>
        <w:t>Materials and Methods</w:t>
      </w:r>
      <w:bookmarkEnd w:id="270"/>
      <w:bookmarkEnd w:id="271"/>
      <w:bookmarkEnd w:id="272"/>
    </w:p>
    <w:p w14:paraId="7E1C2532" w14:textId="00BBDCC4"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ins w:id="273" w:author="Yoav Ram" w:date="2019-02-05T11:05:00Z">
        <w:r w:rsidR="000176DF">
          <w:t>1 and 2</w:t>
        </w:r>
      </w:ins>
      <w:ins w:id="274" w:author="Yoav Ram" w:date="2019-02-05T11:06:00Z">
        <w:r w:rsidR="000176DF">
          <w:t>, used in both experiment A and B,</w:t>
        </w:r>
      </w:ins>
      <w:ins w:id="275" w:author="Yoav Ram" w:date="2019-02-05T11:05:00Z">
        <w:r w:rsidR="000176DF">
          <w:t xml:space="preserve"> </w:t>
        </w:r>
      </w:ins>
      <w:del w:id="276" w:author="Yoav Ram" w:date="2019-02-05T11:05:00Z">
        <w:r w:rsidRPr="0025589C" w:rsidDel="000176DF">
          <w:delText xml:space="preserve">used </w:delText>
        </w:r>
      </w:del>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ins w:id="277" w:author="Yoav Ram" w:date="2019-02-05T11:06:00Z">
        <w:r w:rsidR="000176DF">
          <w:t>, respectively</w:t>
        </w:r>
      </w:ins>
      <w:del w:id="278" w:author="Yoav Ram" w:date="2019-02-05T11:06:00Z">
        <w:r w:rsidDel="000176DF">
          <w:delText xml:space="preserve"> in experiments A and B</w:delText>
        </w:r>
      </w:del>
      <w:r>
        <w:t>;</w:t>
      </w:r>
      <w:ins w:id="279" w:author="Yoav Ram" w:date="2019-02-05T11:06:00Z">
        <w:r w:rsidR="000176DF">
          <w:t xml:space="preserve"> </w:t>
        </w:r>
        <w:r w:rsidR="000176DF">
          <w:rPr>
            <w:i/>
            <w:iCs/>
          </w:rPr>
          <w:t>E.</w:t>
        </w:r>
      </w:ins>
      <w:ins w:id="280" w:author="Yoav Ram" w:date="2019-02-05T11:07:00Z">
        <w:r w:rsidR="000176DF">
          <w:rPr>
            <w:i/>
            <w:iCs/>
          </w:rPr>
          <w:t xml:space="preserve"> coli </w:t>
        </w:r>
      </w:ins>
      <w:del w:id="281" w:author="Yoav Ram" w:date="2019-02-05T11:06:00Z">
        <w:r w:rsidDel="000176DF">
          <w:delText xml:space="preserve"> and</w:delText>
        </w:r>
      </w:del>
      <w:ins w:id="282" w:author="Yoav Ram" w:date="2019-02-05T11:06:00Z">
        <w:r w:rsidR="000176DF">
          <w:t>strains 3 and 4</w:t>
        </w:r>
      </w:ins>
      <w:ins w:id="283" w:author="Yoav Ram" w:date="2019-02-05T11:07:00Z">
        <w:r w:rsidR="000176DF">
          <w:t>, used in experiment C,</w:t>
        </w:r>
      </w:ins>
      <w:ins w:id="284" w:author="Yoav Ram" w:date="2019-02-05T11:06:00Z">
        <w:r w:rsidR="000176DF">
          <w:t xml:space="preserve"> were</w:t>
        </w:r>
      </w:ins>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ins w:id="285" w:author="Yoav Ram" w:date="2019-02-05T11:07:00Z">
        <w:r w:rsidR="000176DF">
          <w:t>, respectively</w:t>
        </w:r>
      </w:ins>
      <w:del w:id="286" w:author="Yoav Ram" w:date="2019-02-05T11:07:00Z">
        <w:r w:rsidDel="000176DF">
          <w:delText xml:space="preserve"> in experiment C</w:delText>
        </w:r>
      </w:del>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746829">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(26)","plainTextFormattedCitation":"(26)","previouslyFormattedCitation":"(25)"},"properties":{"noteIndex":0},"schema":"https://github.com/citation-style-language/schema/raw/master/csl-citation.json"}</w:instrText>
      </w:r>
      <w:r w:rsidRPr="00634C42">
        <w:fldChar w:fldCharType="separate"/>
      </w:r>
      <w:r w:rsidR="00746829" w:rsidRPr="00746829">
        <w:rPr>
          <w:noProof/>
        </w:rPr>
        <w:t>(26)</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77777777" w:rsidR="007C5E66" w:rsidRPr="0025589C" w:rsidRDefault="007C5E66" w:rsidP="007C5E66">
      <w:pPr>
        <w:pStyle w:val="ListParagraph"/>
        <w:numPr>
          <w:ilvl w:val="0"/>
          <w:numId w:val="1"/>
        </w:numPr>
        <w:ind w:firstLine="284"/>
      </w:pPr>
      <w:r w:rsidRPr="0025589C">
        <w:t xml:space="preserve">32 wells contained a </w:t>
      </w:r>
      <w:r>
        <w:t>mono-culture</w:t>
      </w:r>
      <w:del w:id="287" w:author="Yoav Ram" w:date="2019-02-05T11:54:00Z">
        <w:r w:rsidDel="0026707A">
          <w:delText xml:space="preserve"> </w:delText>
        </w:r>
      </w:del>
      <w:r w:rsidRPr="0025589C">
        <w:t xml:space="preserve"> of the GFP-labeled strain</w:t>
      </w:r>
    </w:p>
    <w:p w14:paraId="0564917A" w14:textId="77777777" w:rsidR="007C5E66" w:rsidRPr="0025589C" w:rsidRDefault="007C5E66" w:rsidP="007C5E66">
      <w:pPr>
        <w:pStyle w:val="ListParagraph"/>
        <w:numPr>
          <w:ilvl w:val="0"/>
          <w:numId w:val="1"/>
        </w:numPr>
        <w:ind w:firstLine="284"/>
      </w:pPr>
      <w:r w:rsidRPr="0025589C">
        <w:t xml:space="preserve">30 wells contained a </w:t>
      </w:r>
      <w:r>
        <w:t>mono-culture</w:t>
      </w:r>
      <w:del w:id="288" w:author="Yoav Ram" w:date="2019-02-05T11:54:00Z">
        <w:r w:rsidDel="0026707A">
          <w:delText xml:space="preserve"> </w:delText>
        </w:r>
      </w:del>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GFP was detected using a 488nm/520(50)nm FITC laser. RFP was detected with a </w:t>
      </w:r>
      <w:r w:rsidRPr="0025589C">
        <w:lastRenderedPageBreak/>
        <w:t xml:space="preserve">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21E5C794"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746829">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(27)","plainTextFormattedCitation":"(27)","previouslyFormattedCitation":"(26)"},"properties":{"noteIndex":0},"schema":"https://github.com/citation-style-language/schema/raw/master/csl-citation.json"}</w:instrText>
      </w:r>
      <w:r w:rsidRPr="0025589C">
        <w:fldChar w:fldCharType="separate"/>
      </w:r>
      <w:r w:rsidR="00746829" w:rsidRPr="00746829">
        <w:rPr>
          <w:noProof/>
        </w:rPr>
        <w:t>(27)</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746829">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(28)","plainTextFormattedCitation":"(28)","previouslyFormattedCitation":"(27)"},"properties":{"noteIndex":0},"schema":"https://github.com/citation-style-language/schema/raw/master/csl-citation.json"}</w:instrText>
      </w:r>
      <w:r w:rsidRPr="0025589C">
        <w:fldChar w:fldCharType="separate"/>
      </w:r>
      <w:r w:rsidR="00746829" w:rsidRPr="00746829">
        <w:rPr>
          <w:noProof/>
        </w:rPr>
        <w:t>(28)</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746829">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(29)","plainTextFormattedCitation":"(29)","previouslyFormattedCitation":"(28)"},"properties":{"noteIndex":0},"schema":"https://github.com/citation-style-language/schema/raw/master/csl-citation.json"}</w:instrText>
      </w:r>
      <w:r w:rsidRPr="0025589C">
        <w:fldChar w:fldCharType="separate"/>
      </w:r>
      <w:r w:rsidR="00746829" w:rsidRPr="00746829">
        <w:rPr>
          <w:noProof/>
        </w:rPr>
        <w:t>(29)</w:t>
      </w:r>
      <w:r w:rsidRPr="0025589C">
        <w:fldChar w:fldCharType="end"/>
      </w:r>
      <w:r w:rsidRPr="0025589C">
        <w:t>, SciPy</w:t>
      </w:r>
      <w:r>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Matplotlib</w:t>
      </w:r>
      <w:r>
        <w:t xml:space="preserve"> </w:t>
      </w:r>
      <w:r w:rsidRPr="0025589C">
        <w:fldChar w:fldCharType="begin" w:fldLock="1"/>
      </w:r>
      <w:r w:rsidR="00746829">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(31)","plainTextFormattedCitation":"(31)","previouslyFormattedCitation":"(30)"},"properties":{"noteIndex":0},"schema":"https://github.com/citation-style-language/schema/raw/master/csl-citation.json"}</w:instrText>
      </w:r>
      <w:r w:rsidRPr="0025589C">
        <w:fldChar w:fldCharType="separate"/>
      </w:r>
      <w:r w:rsidR="00746829" w:rsidRPr="00746829">
        <w:rPr>
          <w:noProof/>
        </w:rPr>
        <w:t>(31)</w:t>
      </w:r>
      <w:r w:rsidRPr="0025589C">
        <w:fldChar w:fldCharType="end"/>
      </w:r>
      <w:r w:rsidRPr="0025589C">
        <w:t>, Pandas</w:t>
      </w:r>
      <w:r>
        <w:t xml:space="preserve"> </w:t>
      </w:r>
      <w:r w:rsidRPr="0025589C">
        <w:fldChar w:fldCharType="begin" w:fldLock="1"/>
      </w:r>
      <w:r w:rsidR="00746829">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(32)","plainTextFormattedCitation":"(32)","previouslyFormattedCitation":"(31)"},"properties":{"noteIndex":0},"schema":"https://github.com/citation-style-language/schema/raw/master/csl-citation.json"}</w:instrText>
      </w:r>
      <w:r w:rsidRPr="0025589C">
        <w:fldChar w:fldCharType="separate"/>
      </w:r>
      <w:r w:rsidR="00746829" w:rsidRPr="00746829">
        <w:rPr>
          <w:noProof/>
        </w:rPr>
        <w:t>(32)</w:t>
      </w:r>
      <w:r w:rsidRPr="0025589C">
        <w:fldChar w:fldCharType="end"/>
      </w:r>
      <w:r w:rsidRPr="0025589C">
        <w:t>, Seaborn</w:t>
      </w:r>
      <w:r>
        <w:t xml:space="preserve"> </w:t>
      </w:r>
      <w:r w:rsidRPr="0025589C">
        <w:fldChar w:fldCharType="begin" w:fldLock="1"/>
      </w:r>
      <w:r w:rsidR="00746829">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(33)","plainTextFormattedCitation":"(33)","previouslyFormattedCitation":"(32)"},"properties":{"noteIndex":0},"schema":"https://github.com/citation-style-language/schema/raw/master/csl-citation.json"}</w:instrText>
      </w:r>
      <w:r w:rsidRPr="0025589C">
        <w:fldChar w:fldCharType="separate"/>
      </w:r>
      <w:r w:rsidR="00746829" w:rsidRPr="00746829">
        <w:rPr>
          <w:noProof/>
        </w:rPr>
        <w:t>(33)</w:t>
      </w:r>
      <w:r w:rsidRPr="0025589C">
        <w:fldChar w:fldCharType="end"/>
      </w:r>
      <w:r w:rsidRPr="0025589C">
        <w:t>, LMFIT</w:t>
      </w:r>
      <w:r>
        <w:t xml:space="preserve"> </w:t>
      </w:r>
      <w:r w:rsidRPr="0025589C">
        <w:fldChar w:fldCharType="begin" w:fldLock="1"/>
      </w:r>
      <w:r w:rsidR="00746829">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(34)","plainTextFormattedCitation":"(34)","previouslyFormattedCitation":"(33)"},"properties":{"noteIndex":0},"schema":"https://github.com/citation-style-language/schema/raw/master/csl-citation.json"}</w:instrText>
      </w:r>
      <w:r w:rsidRPr="0025589C">
        <w:fldChar w:fldCharType="separate"/>
      </w:r>
      <w:r w:rsidR="00746829" w:rsidRPr="00746829">
        <w:rPr>
          <w:noProof/>
        </w:rPr>
        <w:t>(34)</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746829">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(35)","plainTextFormattedCitation":"(35)","previouslyFormattedCitation":"(34)"},"properties":{"noteIndex":0},"schema":"https://github.com/citation-style-language/schema/raw/master/csl-citation.json"}</w:instrText>
      </w:r>
      <w:r w:rsidRPr="0025589C">
        <w:fldChar w:fldCharType="separate"/>
      </w:r>
      <w:r w:rsidR="00746829" w:rsidRPr="00746829">
        <w:rPr>
          <w:noProof/>
        </w:rPr>
        <w:t>(35)</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746829">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(36)","plainTextFormattedCitation":"(36)","previouslyFormattedCitation":"(35)"},"properties":{"noteIndex":0},"schema":"https://github.com/citation-style-language/schema/raw/master/csl-citation.json"}</w:instrText>
      </w:r>
      <w:r w:rsidRPr="0025589C">
        <w:fldChar w:fldCharType="separate"/>
      </w:r>
      <w:r w:rsidR="00746829" w:rsidRPr="00746829">
        <w:rPr>
          <w:noProof/>
        </w:rPr>
        <w:t>(36)</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25216091"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2C31BF7C"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746829">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tools","type":"article-journal","volume":"211"},"uris":["http://www.mendeley.com/documents/?uuid=192bfd77-cca7-4a95-8e9d-bc1f8551d94b"]}],"mendeley":{"formattedCitation":"(37, 38)","plainTextFormattedCitation":"(37, 38)","previouslyFormattedCitation":"(36, 37)"},"properties":{"noteIndex":0},"schema":"https://github.com/citation-style-language/schema/raw/master/csl-citation.json"}</w:instrText>
      </w:r>
      <w:r w:rsidRPr="0025589C">
        <w:fldChar w:fldCharType="separate"/>
      </w:r>
      <w:r w:rsidR="00746829" w:rsidRPr="00746829">
        <w:rPr>
          <w:noProof/>
        </w:rPr>
        <w:t>(37, 38)</w:t>
      </w:r>
      <w:r w:rsidRPr="0025589C">
        <w:fldChar w:fldCharType="end"/>
      </w:r>
      <w:r w:rsidRPr="0025589C">
        <w:t>. Other metrics for model selection can be used, but BIC was chosen for its simplicity and flexibility.</w:t>
      </w:r>
      <w:ins w:id="289" w:author="Yoav Ram" w:date="2019-02-05T11:11:00Z">
        <w:r w:rsidR="000E36A2">
          <w:t xml:space="preserve"> </w:t>
        </w:r>
      </w:ins>
      <w:ins w:id="290" w:author="Yoav Ram" w:date="2019-02-05T11:15:00Z">
        <w:r w:rsidR="00F854D4">
          <w:t>L</w:t>
        </w:r>
      </w:ins>
      <w:ins w:id="291" w:author="Yoav Ram" w:date="2019-02-05T11:13:00Z">
        <w:r w:rsidR="000E36A2">
          <w:t>ag duration</w:t>
        </w:r>
      </w:ins>
      <w:ins w:id="292" w:author="Yoav Ram" w:date="2019-02-05T11:15:00Z">
        <w:r w:rsidR="00F854D4">
          <w:t>, max</w:t>
        </w:r>
      </w:ins>
      <w:ins w:id="293" w:author="Yoav Ram" w:date="2019-02-05T11:41:00Z">
        <w:r w:rsidR="0093323B">
          <w:t xml:space="preserve"> </w:t>
        </w:r>
      </w:ins>
      <w:ins w:id="294" w:author="Yoav Ram" w:date="2019-02-05T11:15:00Z">
        <w:r w:rsidR="00F854D4">
          <w:t>specific growth rate, and min doubling time</w:t>
        </w:r>
      </w:ins>
      <w:ins w:id="295" w:author="Yoav Ram" w:date="2019-02-05T11:41:00Z">
        <w:r w:rsidR="0093323B">
          <w:t xml:space="preserve"> (</w:t>
        </w:r>
      </w:ins>
      <w:ins w:id="296" w:author="Yoav Ram" w:date="2019-02-05T11:42:00Z">
        <w:r w:rsidR="0093323B">
          <w:fldChar w:fldCharType="begin"/>
        </w:r>
        <w:r w:rsidR="0093323B">
          <w:instrText xml:space="preserve"> REF _Ref259353 \h </w:instrText>
        </w:r>
      </w:ins>
      <w:r w:rsidR="0093323B">
        <w:fldChar w:fldCharType="separate"/>
      </w:r>
      <w:ins w:id="297" w:author="Yoav Ram" w:date="2019-02-05T11:42:00Z">
        <w:r w:rsidR="0093323B" w:rsidRPr="003602F8">
          <w:rPr>
            <w:b/>
            <w:bCs/>
          </w:rPr>
          <w:t xml:space="preserve">Table </w:t>
        </w:r>
        <w:r w:rsidR="0093323B">
          <w:rPr>
            <w:b/>
            <w:bCs/>
            <w:noProof/>
          </w:rPr>
          <w:t>1</w:t>
        </w:r>
        <w:r w:rsidR="0093323B">
          <w:fldChar w:fldCharType="end"/>
        </w:r>
        <w:r w:rsidR="0093323B">
          <w:t>)</w:t>
        </w:r>
      </w:ins>
      <w:ins w:id="298" w:author="Yoav Ram" w:date="2019-02-05T11:15:00Z">
        <w:r w:rsidR="00F854D4">
          <w:t xml:space="preserve"> were estimated from the fitted grow</w:t>
        </w:r>
      </w:ins>
      <w:ins w:id="299" w:author="Yoav Ram" w:date="2019-02-05T11:16:00Z">
        <w:r w:rsidR="00F854D4">
          <w:t xml:space="preserve">th </w:t>
        </w:r>
      </w:ins>
      <w:ins w:id="300" w:author="Yoav Ram" w:date="2019-02-05T11:15:00Z">
        <w:r w:rsidR="00F854D4">
          <w:t>model</w:t>
        </w:r>
      </w:ins>
      <w:ins w:id="301" w:author="Yoav Ram" w:date="2019-02-05T11:39:00Z">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ins>
      <w:ins w:id="302" w:author="Yoav Ram" w:date="2019-02-05T11:40:00Z">
        <w:r w:rsidR="0093323B">
          <w:t> (</w:t>
        </w:r>
        <w:proofErr w:type="spellStart"/>
        <w:r w:rsidR="0093323B">
          <w:t>eqs</w:t>
        </w:r>
        <w:proofErr w:type="spellEnd"/>
        <w:r w:rsidR="0093323B">
          <w:t>. 2)</w:t>
        </w:r>
      </w:ins>
      <w:ins w:id="303" w:author="Yoav Ram" w:date="2019-02-05T11:15:00Z">
        <w:r w:rsidR="00F854D4">
          <w:t>.</w:t>
        </w:r>
      </w:ins>
      <w:ins w:id="304" w:author="Yoav Ram" w:date="2019-02-05T11:16:00Z">
        <w:r w:rsidR="00F854D4">
          <w:t xml:space="preserve"> Lag duration is </w:t>
        </w:r>
      </w:ins>
      <w:ins w:id="305" w:author="Yoav Ram" w:date="2019-02-05T11:38:00Z">
        <w:r w:rsidR="0093323B">
          <w:t xml:space="preserve">the </w:t>
        </w:r>
      </w:ins>
      <w:ins w:id="306" w:author="Yoav Ram" w:date="2019-02-05T11:39:00Z">
        <w:r w:rsidR="0093323B">
          <w:t xml:space="preserve">time </w:t>
        </w:r>
      </w:ins>
      <w:ins w:id="307" w:author="Yoav Ram" w:date="2019-02-05T11:40:00Z">
        <w:r w:rsidR="0093323B">
          <w:t xml:space="preserve">at </w:t>
        </w:r>
      </w:ins>
      <w:ins w:id="308" w:author="Yoav Ram" w:date="2019-02-05T11:39:00Z">
        <w:r w:rsidR="0093323B">
          <w:t xml:space="preserve">which </w:t>
        </w:r>
      </w:ins>
      <w:ins w:id="309" w:author="Yoav Ram" w:date="2019-02-05T11:16:00Z">
        <w:r w:rsidR="00F854D4">
          <w:t xml:space="preserve">the </w:t>
        </w:r>
      </w:ins>
      <w:ins w:id="310" w:author="Yoav Ram" w:date="2019-02-05T11:14:00Z">
        <w:r w:rsidR="00F854D4">
          <w:t xml:space="preserve">line </w:t>
        </w:r>
      </w:ins>
      <w:ins w:id="311" w:author="Yoav Ram" w:date="2019-02-05T11:38:00Z">
        <w:r w:rsidR="0093323B">
          <w:t xml:space="preserve">tangent to </w:t>
        </w:r>
        <m:oMath>
          <m:r>
            <w:rPr>
              <w:rFonts w:ascii="Cambria Math" w:hAnsi="Cambria Math"/>
            </w:rPr>
            <m:t>N(t)</m:t>
          </m:r>
        </m:oMath>
        <w:r w:rsidR="0093323B">
          <w:t xml:space="preserve"> </w:t>
        </w:r>
      </w:ins>
      <w:ins w:id="312" w:author="Yoav Ram" w:date="2019-02-05T11:14:00Z">
        <w:r w:rsidR="00F854D4">
          <w:t>at the point of maximum derivative (</w:t>
        </w:r>
      </w:ins>
      <w:ins w:id="313" w:author="Yoav Ram" w:date="2019-02-05T11:16:00Z">
        <w:r w:rsidR="00F854D4">
          <w:t xml:space="preserve">i.e. </w:t>
        </w:r>
      </w:ins>
      <w:ins w:id="314" w:author="Yoav Ram" w:date="2019-02-05T11:14:00Z">
        <w:r w:rsidR="00F854D4">
          <w:t xml:space="preserve">the inflection point) intersects with </w:t>
        </w:r>
      </w:ins>
      <w:ins w:id="315" w:author="Yoav Ram" w:date="2019-02-05T11:17:00Z">
        <w:r w:rsidR="00F854D4">
          <w:rPr>
            <w:i/>
            <w:iCs/>
          </w:rPr>
          <w:t>N</w:t>
        </w:r>
        <w:r w:rsidR="00F854D4">
          <w:rPr>
            <w:i/>
            <w:iCs/>
            <w:vertAlign w:val="subscript"/>
          </w:rPr>
          <w:t>0</w:t>
        </w:r>
        <w:r w:rsidR="00F854D4">
          <w:t xml:space="preserve">, </w:t>
        </w:r>
      </w:ins>
      <w:ins w:id="316" w:author="Yoav Ram" w:date="2019-02-05T11:14:00Z">
        <w:r w:rsidR="00F854D4">
          <w:t>the initial population size</w:t>
        </w:r>
      </w:ins>
      <w:ins w:id="317" w:author="Yoav Ram" w:date="2019-02-05T11:18:00Z">
        <w:r w:rsidR="00F854D4">
          <w:t xml:space="preserve"> </w:t>
        </w:r>
        <w:r w:rsidR="00F854D4">
          <w:fldChar w:fldCharType="begin" w:fldLock="1"/>
        </w:r>
      </w:ins>
      <w:r w:rsidR="00746829">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(39)","plainTextFormattedCitation":"(39)","previouslyFormattedCitation":"(38)"},"properties":{"noteIndex":0},"schema":"https://github.com/citation-style-language/schema/raw/master/csl-citation.json"}</w:instrText>
      </w:r>
      <w:r w:rsidR="00F854D4">
        <w:fldChar w:fldCharType="separate"/>
      </w:r>
      <w:r w:rsidR="00746829" w:rsidRPr="00746829">
        <w:rPr>
          <w:noProof/>
        </w:rPr>
        <w:t>(39)</w:t>
      </w:r>
      <w:ins w:id="318" w:author="Yoav Ram" w:date="2019-02-05T11:18:00Z">
        <w:r w:rsidR="00F854D4">
          <w:fldChar w:fldCharType="end"/>
        </w:r>
        <w:r w:rsidR="00F854D4">
          <w:t>.</w:t>
        </w:r>
      </w:ins>
      <w:ins w:id="319" w:author="Yoav Ram" w:date="2019-02-05T11:19:00Z">
        <w:r w:rsidR="00F854D4">
          <w:t xml:space="preserve"> The maximum specific (i.e. per-capita) growth rate is </w:t>
        </w:r>
      </w:ins>
      <m:oMath>
        <m:func>
          <m:funcPr>
            <m:ctrlPr>
              <w:rPr>
                <w:rFonts w:ascii="Cambria Math" w:hAnsi="Cambria Math"/>
                <w:i/>
                <w:rPrChange w:id="320" w:author="Yoav Ram" w:date="2019-02-05T11:35:00Z">
                  <w:rPr>
                    <w:rFonts w:ascii="Cambria Math" w:hAnsi="Cambria Math"/>
                  </w:rPr>
                </w:rPrChange>
              </w:rPr>
            </m:ctrlPr>
          </m:funcPr>
          <m:fName>
            <m:limLow>
              <m:limLowPr>
                <m:ctrlPr>
                  <w:ins w:id="321" w:author="Yoav Ram" w:date="2019-02-05T11:35:00Z">
                    <w:rPr>
                      <w:rFonts w:ascii="Cambria Math" w:hAnsi="Cambria Math"/>
                    </w:rPr>
                  </w:ins>
                </m:ctrlPr>
              </m:limLowPr>
              <m:e>
                <m:r>
                  <m:rPr>
                    <m:sty m:val="p"/>
                  </m:rPr>
                  <w:rPr>
                    <w:rFonts w:ascii="Cambria Math" w:hAnsi="Cambria Math"/>
                  </w:rPr>
                  <m:t>max</m:t>
                </m:r>
              </m:e>
              <m:lim>
                <m:r>
                  <w:ins w:id="322" w:author="Yoav Ram" w:date="2019-02-05T11:35:00Z">
                    <m:rPr>
                      <m:sty m:val="p"/>
                    </m:rPr>
                    <w:rPr>
                      <w:rFonts w:ascii="Cambria Math" w:hAnsi="Cambria Math"/>
                    </w:rPr>
                    <m:t>t</m:t>
                  </w:ins>
                </m:r>
              </m:lim>
            </m:limLow>
          </m:fName>
          <m:e>
            <m:d>
              <m:dPr>
                <m:ctrlPr>
                  <w:ins w:id="323" w:author="Yoav Ram" w:date="2019-02-05T11:35:00Z">
                    <w:rPr>
                      <w:rFonts w:ascii="Cambria Math" w:hAnsi="Cambria Math"/>
                      <w:i/>
                      <w:rPrChange w:id="324" w:author="Yoav Ram" w:date="2019-02-05T11:35:00Z">
                        <w:rPr>
                          <w:rFonts w:ascii="Cambria Math" w:hAnsi="Cambria Math"/>
                          <w:i/>
                        </w:rPr>
                      </w:rPrChange>
                    </w:rPr>
                  </w:ins>
                </m:ctrlPr>
              </m:dPr>
              <m:e>
                <m:f>
                  <m:fPr>
                    <m:ctrlPr>
                      <w:ins w:id="325" w:author="Yoav Ram" w:date="2019-02-05T11:35:00Z">
                        <w:rPr>
                          <w:rFonts w:ascii="Cambria Math" w:hAnsi="Cambria Math"/>
                          <w:i/>
                          <w:rPrChange w:id="326" w:author="Yoav Ram" w:date="2019-02-05T11:35:00Z">
                            <w:rPr>
                              <w:rFonts w:ascii="Cambria Math" w:hAnsi="Cambria Math"/>
                              <w:i/>
                            </w:rPr>
                          </w:rPrChange>
                        </w:rPr>
                      </w:ins>
                    </m:ctrlPr>
                  </m:fPr>
                  <m:num>
                    <m:r>
                      <w:ins w:id="327" w:author="Yoav Ram" w:date="2019-02-05T11:35:00Z">
                        <w:rPr>
                          <w:rFonts w:ascii="Cambria Math" w:hAnsi="Cambria Math"/>
                          <w:rPrChange w:id="328" w:author="Yoav Ram" w:date="2019-02-05T11:35:00Z">
                            <w:rPr>
                              <w:rFonts w:ascii="Cambria Math" w:hAnsi="Cambria Math"/>
                            </w:rPr>
                          </w:rPrChange>
                        </w:rPr>
                        <m:t>1</m:t>
                      </w:ins>
                    </m:r>
                  </m:num>
                  <m:den>
                    <m:r>
                      <w:ins w:id="329" w:author="Yoav Ram" w:date="2019-02-05T11:35:00Z">
                        <w:rPr>
                          <w:rFonts w:ascii="Cambria Math" w:hAnsi="Cambria Math"/>
                          <w:rPrChange w:id="330" w:author="Yoav Ram" w:date="2019-02-05T11:35:00Z">
                            <w:rPr>
                              <w:rFonts w:ascii="Cambria Math" w:hAnsi="Cambria Math"/>
                            </w:rPr>
                          </w:rPrChange>
                        </w:rPr>
                        <m:t>N</m:t>
                      </w:ins>
                    </m:r>
                  </m:den>
                </m:f>
                <m:r>
                  <w:ins w:id="331" w:author="Yoav Ram" w:date="2019-02-05T11:35:00Z">
                    <w:rPr>
                      <w:rFonts w:ascii="Cambria Math" w:hAnsi="Cambria Math"/>
                      <w:rPrChange w:id="332" w:author="Yoav Ram" w:date="2019-02-05T11:35:00Z">
                        <w:rPr>
                          <w:rFonts w:ascii="Cambria Math" w:hAnsi="Cambria Math"/>
                        </w:rPr>
                      </w:rPrChange>
                    </w:rPr>
                    <m:t>⋅</m:t>
                  </w:ins>
                </m:r>
                <m:f>
                  <m:fPr>
                    <m:ctrlPr>
                      <w:ins w:id="333" w:author="Yoav Ram" w:date="2019-02-05T11:35:00Z">
                        <w:rPr>
                          <w:rFonts w:ascii="Cambria Math" w:hAnsi="Cambria Math"/>
                          <w:i/>
                          <w:rPrChange w:id="334" w:author="Yoav Ram" w:date="2019-02-05T11:35:00Z">
                            <w:rPr>
                              <w:rFonts w:ascii="Cambria Math" w:hAnsi="Cambria Math"/>
                              <w:i/>
                            </w:rPr>
                          </w:rPrChange>
                        </w:rPr>
                      </w:ins>
                    </m:ctrlPr>
                  </m:fPr>
                  <m:num>
                    <m:r>
                      <w:ins w:id="335" w:author="Yoav Ram" w:date="2019-02-05T11:35:00Z">
                        <w:rPr>
                          <w:rFonts w:ascii="Cambria Math" w:hAnsi="Cambria Math"/>
                          <w:rPrChange w:id="336" w:author="Yoav Ram" w:date="2019-02-05T11:35:00Z">
                            <w:rPr>
                              <w:rFonts w:ascii="Cambria Math" w:hAnsi="Cambria Math"/>
                            </w:rPr>
                          </w:rPrChange>
                        </w:rPr>
                        <m:t>dN</m:t>
                      </w:ins>
                    </m:r>
                  </m:num>
                  <m:den>
                    <m:r>
                      <w:ins w:id="337" w:author="Yoav Ram" w:date="2019-02-05T11:35:00Z">
                        <w:rPr>
                          <w:rFonts w:ascii="Cambria Math" w:hAnsi="Cambria Math"/>
                          <w:rPrChange w:id="338" w:author="Yoav Ram" w:date="2019-02-05T11:35:00Z">
                            <w:rPr>
                              <w:rFonts w:ascii="Cambria Math" w:hAnsi="Cambria Math"/>
                            </w:rPr>
                          </w:rPrChange>
                        </w:rPr>
                        <m:t>dt</m:t>
                      </w:ins>
                    </m:r>
                  </m:den>
                </m:f>
              </m:e>
            </m:d>
          </m:e>
        </m:func>
      </m:oMath>
      <w:ins w:id="339" w:author="Yoav Ram" w:date="2019-02-05T11:36:00Z">
        <w:r w:rsidR="0093323B">
          <w:t xml:space="preserve">; specific growth rate in </w:t>
        </w:r>
      </w:ins>
      <w:ins w:id="340" w:author="Yoav Ram" w:date="2019-02-05T11:15:00Z">
        <w:r w:rsidR="00F854D4">
          <w:t>useful as a metric to compare different strains or treatments as it does not depend on the population density</w:t>
        </w:r>
      </w:ins>
      <w:ins w:id="341" w:author="Yoav Ram" w:date="2019-02-05T11:36:00Z">
        <w:r w:rsidR="0093323B">
          <w:t xml:space="preserve">. </w:t>
        </w:r>
      </w:ins>
      <w:ins w:id="342" w:author="Yoav Ram" w:date="2019-02-05T11:37:00Z">
        <w:r w:rsidR="0093323B">
          <w:t>Min</w:t>
        </w:r>
      </w:ins>
      <w:ins w:id="343" w:author="Yoav Ram" w:date="2019-02-05T11:41:00Z">
        <w:r w:rsidR="0093323B">
          <w:t xml:space="preserve"> </w:t>
        </w:r>
      </w:ins>
      <w:ins w:id="344" w:author="Yoav Ram" w:date="2019-02-05T11:37:00Z">
        <w:r w:rsidR="0093323B">
          <w:t xml:space="preserve">doubling time </w:t>
        </w:r>
      </w:ins>
      <w:ins w:id="345" w:author="Yoav Ram" w:date="2019-02-05T11:38:00Z">
        <w:r w:rsidR="0093323B">
          <w:t xml:space="preserve">is the </w:t>
        </w:r>
      </w:ins>
      <w:ins w:id="346" w:author="Yoav Ram" w:date="2019-02-05T11:41:00Z">
        <w:r w:rsidR="0093323B">
          <w:t xml:space="preserve">minimal </w:t>
        </w:r>
      </w:ins>
      <w:ins w:id="347" w:author="Yoav Ram" w:date="2019-02-05T11:37:00Z">
        <w:r w:rsidR="0093323B">
          <w:t>time required to double the population</w:t>
        </w:r>
      </w:ins>
      <w:ins w:id="348" w:author="Yoav Ram" w:date="2019-02-05T11:43:00Z">
        <w:r w:rsidR="0093323B">
          <w:t xml:space="preserve"> density,</w:t>
        </w:r>
      </w:ins>
      <w:ins w:id="349" w:author="Yoav Ram" w:date="2019-02-05T11:37:00Z">
        <w:r w:rsidR="0093323B">
          <w:t xml:space="preserve"> </w:t>
        </w:r>
      </w:ins>
      <m:oMath>
        <m:r>
          <w:ins w:id="350" w:author="Yoav Ram" w:date="2019-02-05T11:40:00Z">
            <w:rPr>
              <w:rFonts w:ascii="Cambria Math" w:hAnsi="Cambria Math"/>
            </w:rPr>
            <m:t>N</m:t>
          </w:ins>
        </m:r>
        <m:d>
          <m:dPr>
            <m:ctrlPr>
              <w:ins w:id="351" w:author="Yoav Ram" w:date="2019-02-05T11:40:00Z">
                <w:rPr>
                  <w:rFonts w:ascii="Cambria Math" w:hAnsi="Cambria Math"/>
                  <w:i/>
                </w:rPr>
              </w:ins>
            </m:ctrlPr>
          </m:dPr>
          <m:e>
            <m:r>
              <w:ins w:id="352" w:author="Yoav Ram" w:date="2019-02-05T11:40:00Z">
                <w:rPr>
                  <w:rFonts w:ascii="Cambria Math" w:hAnsi="Cambria Math"/>
                </w:rPr>
                <m:t>t</m:t>
              </w:ins>
            </m:r>
          </m:e>
        </m:d>
      </m:oMath>
      <w:ins w:id="353" w:author="Yoav Ram" w:date="2019-02-05T11:37:00Z">
        <w:r w:rsidR="0093323B">
          <w:t xml:space="preserve">. </w:t>
        </w:r>
      </w:ins>
      <w:del w:id="354" w:author="Yoav Ram" w:date="2019-02-05T11:41:00Z">
        <w:r w:rsidDel="0093323B">
          <w:delText xml:space="preserve"> </w:delText>
        </w:r>
      </w:del>
      <w:proofErr w:type="spellStart"/>
      <w:r>
        <w:rPr>
          <w:i/>
          <w:iCs/>
        </w:rPr>
        <w:t>LacI</w:t>
      </w:r>
      <w:proofErr w:type="spellEnd"/>
      <w:r>
        <w:rPr>
          <w:i/>
          <w:iCs/>
        </w:rPr>
        <w:t xml:space="preserve"> experiments:</w:t>
      </w:r>
      <w:r>
        <w:t xml:space="preserve"> Model </w:t>
      </w:r>
      <w:r>
        <w:lastRenderedPageBreak/>
        <w:t>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in order to a</w:t>
      </w:r>
      <w:proofErr w:type="spellStart"/>
      <w:r>
        <w:t>chieve</w:t>
      </w:r>
      <w:proofErr w:type="spellEnd"/>
      <w:r>
        <w:t xml:space="preserve"> more stable model fitting, as suggested by </w:t>
      </w:r>
      <w:proofErr w:type="spellStart"/>
      <w:r>
        <w:t>Baranyi</w:t>
      </w:r>
      <w:proofErr w:type="spellEnd"/>
      <w:r>
        <w:t xml:space="preserve"> </w:t>
      </w:r>
      <w:r>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(40)","plainTextFormattedCitation":"(40)","previouslyFormattedCitation":"(39)"},"properties":{"noteIndex":0},"schema":"https://github.com/citation-style-language/schema/raw/master/csl-citation.json"}</w:instrText>
      </w:r>
      <w:r>
        <w:fldChar w:fldCharType="separate"/>
      </w:r>
      <w:r w:rsidR="00746829" w:rsidRPr="00746829">
        <w:rPr>
          <w:noProof/>
        </w:rPr>
        <w:t>(40)</w:t>
      </w:r>
      <w:r>
        <w:fldChar w:fldCharType="end"/>
      </w:r>
      <w:r>
        <w:t>. This was not necessary for the fluorescence experiment in which model fitting was stable.</w:t>
      </w:r>
    </w:p>
    <w:p w14:paraId="4C218AA8" w14:textId="1F39230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ins w:id="355" w:author="Yoav Ram" w:date="2019-02-05T13:53:00Z">
        <w:r w:rsidR="00955658">
          <w:rPr>
            <w:i/>
            <w:iCs/>
          </w:rPr>
          <w:t xml:space="preserve">p(t) </w:t>
        </w:r>
      </w:ins>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ins w:id="356" w:author="Yoav Ram" w:date="2019-02-05T14:05:00Z">
        <w:r w:rsidR="005A0698">
          <w:t xml:space="preserve">time at which the </w:t>
        </w:r>
      </w:ins>
      <w:r w:rsidRPr="00876E70">
        <w:t>maximum of the derivative</w:t>
      </w:r>
      <w:ins w:id="357" w:author="Yoav Ram" w:date="2019-02-05T13:53:00Z">
        <w:r w:rsidR="00955658">
          <w:t xml:space="preserve"> </w:t>
        </w:r>
        <w:r w:rsidR="00955658">
          <w:rPr>
            <w:i/>
            <w:iCs/>
          </w:rPr>
          <w:t>max</w:t>
        </w:r>
      </w:ins>
      <w:ins w:id="358" w:author="Yoav Ram" w:date="2019-02-05T13:54:00Z">
        <w:r w:rsidR="00955658">
          <w:rPr>
            <w:i/>
            <w:iCs/>
          </w:rPr>
          <w:t>(p(t))</w:t>
        </w:r>
      </w:ins>
      <w:ins w:id="359" w:author="Yoav Ram" w:date="2019-02-05T14:05:00Z">
        <w:r w:rsidR="005A0698">
          <w:rPr>
            <w:i/>
            <w:iCs/>
          </w:rPr>
          <w:t xml:space="preserve"> </w:t>
        </w:r>
        <w:r w:rsidR="005A0698">
          <w:t>occurs</w:t>
        </w:r>
      </w:ins>
      <w:r w:rsidRPr="00876E70">
        <w:t xml:space="preserve">. </w:t>
      </w:r>
      <w:del w:id="360" w:author="Yoav Ram" w:date="2019-02-05T13:54:00Z">
        <w:r w:rsidRPr="00876E70" w:rsidDel="00955658">
          <w:delText xml:space="preserve">Values </w:delText>
        </w:r>
        <w:r w:rsidRPr="00876E70" w:rsidDel="00955658">
          <w:rPr>
            <w:i/>
            <w:iCs/>
          </w:rPr>
          <w:delText>a</w:delText>
        </w:r>
        <w:r w:rsidRPr="00876E70" w:rsidDel="00955658">
          <w:delText xml:space="preserve"> and </w:delText>
        </w:r>
        <w:r w:rsidRPr="00876E70" w:rsidDel="00955658">
          <w:rPr>
            <w:i/>
            <w:iCs/>
          </w:rPr>
          <w:delText>b</w:delText>
        </w:r>
        <w:r w:rsidRPr="00876E70" w:rsidDel="00955658">
          <w:delText xml:space="preserve"> are found such that </w:delText>
        </w:r>
        <w:r w:rsidRPr="00876E70" w:rsidDel="00955658">
          <w:rPr>
            <w:i/>
            <w:iCs/>
          </w:rPr>
          <w:delText>f(t)=b+at</w:delText>
        </w:r>
        <w:r w:rsidRPr="00876E70" w:rsidDel="00955658">
          <w:delText xml:space="preserve"> describes a tangent line at the point of maximum growth (</w:delText>
        </w:r>
        <w:r w:rsidRPr="00876E70" w:rsidDel="00955658">
          <w:rPr>
            <w:i/>
            <w:iCs/>
          </w:rPr>
          <w:delText>t</w:delText>
        </w:r>
        <w:r w:rsidRPr="00876E70" w:rsidDel="00955658">
          <w:rPr>
            <w:i/>
            <w:iCs/>
            <w:vertAlign w:val="subscript"/>
          </w:rPr>
          <w:delText>max</w:delText>
        </w:r>
        <w:r w:rsidRPr="00876E70" w:rsidDel="00955658">
          <w:rPr>
            <w:i/>
            <w:iCs/>
          </w:rPr>
          <w:delText>, N(t</w:delText>
        </w:r>
        <w:r w:rsidRPr="00876E70" w:rsidDel="00955658">
          <w:rPr>
            <w:i/>
            <w:iCs/>
            <w:vertAlign w:val="subscript"/>
          </w:rPr>
          <w:delText>max</w:delText>
        </w:r>
        <w:r w:rsidRPr="00876E70" w:rsidDel="00955658">
          <w:rPr>
            <w:i/>
            <w:iCs/>
          </w:rPr>
          <w:delText>)</w:delText>
        </w:r>
        <w:r w:rsidRPr="00876E70" w:rsidDel="00955658">
          <w:delText>).</w:delText>
        </w:r>
        <w:r w:rsidRPr="00876E70" w:rsidDel="00955658">
          <w:rPr>
            <w:i/>
            <w:iCs/>
          </w:rPr>
          <w:delText xml:space="preserve"> </w:delText>
        </w:r>
        <w:r w:rsidRPr="00876E70" w:rsidDel="00955658">
          <w:delText xml:space="preserve">The intercept </w:delText>
        </w:r>
        <w:r w:rsidRPr="00876E70" w:rsidDel="00955658">
          <w:rPr>
            <w:i/>
            <w:iCs/>
          </w:rPr>
          <w:delText xml:space="preserve">b </w:delText>
        </w:r>
        <w:r w:rsidRPr="00876E70" w:rsidDel="00955658">
          <w:delText xml:space="preserve">and the slope </w:delText>
        </w:r>
        <w:r w:rsidRPr="00876E70" w:rsidDel="00955658">
          <w:rPr>
            <w:i/>
            <w:iCs/>
          </w:rPr>
          <w:delText>a</w:delText>
        </w:r>
        <w:r w:rsidRPr="00876E70" w:rsidDel="00955658">
          <w:delText xml:space="preserve"> are interpreted as the initial density </w:delText>
        </w:r>
        <w:r w:rsidRPr="00876E70" w:rsidDel="00955658">
          <w:rPr>
            <w:i/>
            <w:iCs/>
          </w:rPr>
          <w:delTex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b</w:delText>
        </w:r>
        <w:r w:rsidRPr="00876E70" w:rsidDel="00955658">
          <w:delText xml:space="preserve"> and the growth rate </w:delText>
        </w:r>
        <w:r w:rsidRPr="00876E70" w:rsidDel="00955658">
          <w:rPr>
            <w:i/>
            <w:iCs/>
          </w:rPr>
          <w:delText>r=a</w:delText>
        </w:r>
        <w:r w:rsidRPr="00876E70" w:rsidDel="00955658">
          <w:delText xml:space="preserve"> in an exponential growth model </w:delText>
        </w:r>
        <w:r w:rsidRPr="00876E70" w:rsidDel="00955658">
          <w:rPr>
            <w:i/>
            <w:iCs/>
          </w:rPr>
          <w:delText>N(t)=N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rt</w:delText>
        </w:r>
        <w:r w:rsidRPr="00876E70" w:rsidDel="00955658">
          <w:delText xml:space="preserve"> (</w:delText>
        </w:r>
        <w:r w:rsidRPr="00876E70" w:rsidDel="00955658">
          <w:rPr>
            <w:i/>
            <w:iCs/>
          </w:rPr>
          <w:delText>N</w:delText>
        </w:r>
        <w:r w:rsidRPr="00876E70" w:rsidDel="00955658">
          <w:rPr>
            <w:i/>
            <w:iCs/>
            <w:vertAlign w:val="subscript"/>
          </w:rPr>
          <w:delText>0</w:delText>
        </w:r>
        <w:r w:rsidRPr="00876E70" w:rsidDel="00955658">
          <w:rPr>
            <w:i/>
            <w:iCs/>
          </w:rPr>
          <w:delText xml:space="preserve"> </w:delText>
        </w:r>
        <w:r w:rsidRPr="00876E70" w:rsidDel="00955658">
          <w:delText>is usually disregarded)</w:delText>
        </w:r>
      </w:del>
      <w:ins w:id="361" w:author="Yoav Ram" w:date="2019-02-05T13:54:00Z">
        <w:r w:rsidR="00955658">
          <w:t xml:space="preserve">Then, a linear function </w:t>
        </w:r>
        <w:proofErr w:type="spellStart"/>
        <w:r w:rsidR="00955658" w:rsidRPr="00955658">
          <w:rPr>
            <w:i/>
            <w:iCs/>
            <w:rPrChange w:id="362" w:author="Yoav Ram" w:date="2019-02-05T13:54:00Z">
              <w:rPr/>
            </w:rPrChange>
          </w:rPr>
          <w:t>at+b</w:t>
        </w:r>
        <w:proofErr w:type="spellEnd"/>
        <w:r w:rsidR="00955658">
          <w:t xml:space="preserve"> is fitted to</w:t>
        </w:r>
        <w:r w:rsidR="00955658">
          <w:rPr>
            <w:i/>
            <w:iCs/>
          </w:rPr>
          <w:t xml:space="preserve"> </w:t>
        </w:r>
        <w:r w:rsidR="00955658">
          <w:t>the log of the growth curve</w:t>
        </w:r>
      </w:ins>
      <w:ins w:id="363" w:author="Yoav Ram" w:date="2019-02-05T13:58:00Z">
        <w:r w:rsidR="00955658">
          <w:t xml:space="preserve"> </w:t>
        </w:r>
        <w:proofErr w:type="spellStart"/>
        <w:r w:rsidR="00955658">
          <w:rPr>
            <w:i/>
            <w:iCs/>
          </w:rPr>
          <w:t>logN</w:t>
        </w:r>
        <w:proofErr w:type="spellEnd"/>
        <w:r w:rsidR="00955658">
          <w:rPr>
            <w:i/>
            <w:iCs/>
          </w:rPr>
          <w:t>(t)</w:t>
        </w:r>
      </w:ins>
      <w:ins w:id="364" w:author="Yoav Ram" w:date="2019-02-05T13:54:00Z">
        <w:r w:rsidR="00955658">
          <w:t xml:space="preserve"> </w:t>
        </w:r>
      </w:ins>
      <w:ins w:id="365" w:author="Yoav Ram" w:date="2019-02-05T13:58:00Z">
        <w:r w:rsidR="00955658">
          <w:t>in</w:t>
        </w:r>
      </w:ins>
      <w:ins w:id="366" w:author="Yoav Ram" w:date="2019-02-05T13:54:00Z">
        <w:r w:rsidR="00955658">
          <w:t xml:space="preserve"> the neighborhood </w:t>
        </w:r>
      </w:ins>
      <w:ins w:id="367" w:author="Yoav Ram" w:date="2019-02-05T13:55:00Z">
        <w:r w:rsidR="00955658">
          <w:t xml:space="preserve">of </w:t>
        </w:r>
        <w:proofErr w:type="spellStart"/>
        <w:r w:rsidR="00955658">
          <w:rPr>
            <w:i/>
            <w:iCs/>
          </w:rPr>
          <w:t>t</w:t>
        </w:r>
        <w:r w:rsidR="00955658">
          <w:rPr>
            <w:i/>
            <w:iCs/>
            <w:vertAlign w:val="subscript"/>
          </w:rPr>
          <w:t>max</w:t>
        </w:r>
        <w:proofErr w:type="spellEnd"/>
        <w:r w:rsidR="00955658">
          <w:t xml:space="preserve"> (e.g.</w:t>
        </w:r>
      </w:ins>
      <w:ins w:id="368" w:author="Yoav Ram" w:date="2019-02-05T14:05:00Z">
        <w:r w:rsidR="005A0698">
          <w:t> </w:t>
        </w:r>
      </w:ins>
      <w:ins w:id="369" w:author="Yoav Ram" w:date="2019-02-05T13:58:00Z">
        <w:r w:rsidR="00955658">
          <w:t>at five</w:t>
        </w:r>
      </w:ins>
      <w:ins w:id="370" w:author="Yoav Ram" w:date="2019-02-05T13:55:00Z">
        <w:r w:rsidR="00955658">
          <w:t xml:space="preserve"> surrounding time points)</w:t>
        </w:r>
      </w:ins>
      <w:r w:rsidRPr="00876E70">
        <w:t>.</w:t>
      </w:r>
      <w:ins w:id="371" w:author="Yoav Ram" w:date="2019-02-05T13:55:00Z">
        <w:r w:rsidR="00955658">
          <w:t xml:space="preserve"> The </w:t>
        </w:r>
      </w:ins>
      <w:ins w:id="372" w:author="Yoav Ram" w:date="2019-02-05T13:56:00Z">
        <w:r w:rsidR="00955658">
          <w:t xml:space="preserve">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ins>
    </w:p>
    <w:p w14:paraId="3DD13AB4" w14:textId="2A4FB4C1"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w:t>
      </w:r>
      <w:proofErr w:type="spellStart"/>
      <w:r>
        <w:t>han</w:t>
      </w:r>
      <w:proofErr w:type="spellEnd"/>
      <w:r>
        <w:t xml:space="preserve">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20"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1" w:history="1">
        <w:r w:rsidRPr="0025589C">
          <w:rPr>
            <w:rStyle w:val="Hyperlink"/>
          </w:rPr>
          <w:t>https://github.com/yoavram/curveball</w:t>
        </w:r>
      </w:hyperlink>
      <w:r w:rsidRPr="0025589C">
        <w:t xml:space="preserve"> ; an installation guide, tutorial, and documentation will be available upon publication at </w:t>
      </w:r>
      <w:hyperlink r:id="rId22"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3" w:history="1">
        <w:r w:rsidRPr="0025589C">
          <w:rPr>
            <w:rStyle w:val="Hyperlink"/>
          </w:rPr>
          <w:t>https://curveball.netlify.com</w:t>
        </w:r>
      </w:hyperlink>
      <w:r w:rsidRPr="0025589C">
        <w:t xml:space="preserve"> (password: </w:t>
      </w:r>
      <w:r w:rsidRPr="0025589C">
        <w:rPr>
          <w:i/>
          <w:iCs/>
        </w:rPr>
        <w:t>dh5alpha</w:t>
      </w:r>
      <w:r w:rsidRPr="0025589C">
        <w:t>).</w:t>
      </w:r>
    </w:p>
    <w:p w14:paraId="27F0D037" w14:textId="3B341E1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746829">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(41)","plainTextFormattedCitation":"(41)","previouslyFormattedCitation":"(40)"},"properties":{"noteIndex":0},"schema":"https://github.com/citation-style-language/schema/raw/master/csl-citation.json"}</w:instrText>
      </w:r>
      <w:r w:rsidRPr="00634C42">
        <w:fldChar w:fldCharType="separate"/>
      </w:r>
      <w:r w:rsidR="00746829" w:rsidRPr="00746829">
        <w:rPr>
          <w:noProof/>
        </w:rPr>
        <w:t>(41)</w:t>
      </w:r>
      <w:r w:rsidRPr="00634C42">
        <w:fldChar w:fldCharType="end"/>
      </w:r>
      <w:r w:rsidRPr="00634C42">
        <w:t xml:space="preserve"> that will be</w:t>
      </w:r>
      <w:r w:rsidRPr="00634C42">
        <w:rPr>
          <w:i/>
          <w:iCs/>
        </w:rPr>
        <w:t xml:space="preserve"> </w:t>
      </w:r>
      <w:r w:rsidRPr="00634C42">
        <w:t xml:space="preserve">available as a supporting file and at </w:t>
      </w:r>
      <w:hyperlink r:id="rId24"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5"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52B47DF9" w14:textId="26189B9E" w:rsidR="00746829" w:rsidRPr="00746829" w:rsidRDefault="007C5E66" w:rsidP="00746829">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6829" w:rsidRPr="00746829">
        <w:rPr>
          <w:rFonts w:ascii="Times New Roman" w:hAnsi="Times New Roman" w:cs="Times New Roman"/>
          <w:noProof/>
        </w:rPr>
        <w:t xml:space="preserve">1. </w:t>
      </w:r>
      <w:r w:rsidR="00746829" w:rsidRPr="00746829">
        <w:rPr>
          <w:rFonts w:ascii="Times New Roman" w:hAnsi="Times New Roman" w:cs="Times New Roman"/>
          <w:noProof/>
        </w:rPr>
        <w:tab/>
        <w:t xml:space="preserve">Chevin L-M (2011) On measuring selection in experimental evolution. </w:t>
      </w:r>
      <w:r w:rsidR="00746829" w:rsidRPr="00746829">
        <w:rPr>
          <w:rFonts w:ascii="Times New Roman" w:hAnsi="Times New Roman" w:cs="Times New Roman"/>
          <w:i/>
          <w:iCs/>
          <w:noProof/>
        </w:rPr>
        <w:t>Biol Lett</w:t>
      </w:r>
      <w:r w:rsidR="00746829" w:rsidRPr="00746829">
        <w:rPr>
          <w:rFonts w:ascii="Times New Roman" w:hAnsi="Times New Roman" w:cs="Times New Roman"/>
          <w:noProof/>
        </w:rPr>
        <w:t xml:space="preserve"> 7(2):210–3.</w:t>
      </w:r>
    </w:p>
    <w:p w14:paraId="71518F6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 </w:t>
      </w:r>
      <w:r w:rsidRPr="00746829">
        <w:rPr>
          <w:rFonts w:ascii="Times New Roman" w:hAnsi="Times New Roman" w:cs="Times New Roman"/>
          <w:noProof/>
        </w:rPr>
        <w:tab/>
        <w:t>Gallet R, Cooper TF, Elena SF, Lenormand T (2012) Measuring selection coefficients below 10</w:t>
      </w:r>
      <w:r w:rsidRPr="00746829">
        <w:rPr>
          <w:rFonts w:ascii="Times New Roman" w:hAnsi="Times New Roman" w:cs="Times New Roman"/>
          <w:noProof/>
          <w:vertAlign w:val="superscript"/>
        </w:rPr>
        <w:t>-3</w:t>
      </w:r>
      <w:r w:rsidRPr="00746829">
        <w:rPr>
          <w:rFonts w:ascii="Times New Roman" w:hAnsi="Times New Roman" w:cs="Times New Roman"/>
          <w:noProof/>
        </w:rPr>
        <w:t xml:space="preserve">: method, questions, and prospects. </w:t>
      </w:r>
      <w:r w:rsidRPr="00746829">
        <w:rPr>
          <w:rFonts w:ascii="Times New Roman" w:hAnsi="Times New Roman" w:cs="Times New Roman"/>
          <w:i/>
          <w:iCs/>
          <w:noProof/>
        </w:rPr>
        <w:t>Genetics</w:t>
      </w:r>
      <w:r w:rsidRPr="00746829">
        <w:rPr>
          <w:rFonts w:ascii="Times New Roman" w:hAnsi="Times New Roman" w:cs="Times New Roman"/>
          <w:noProof/>
        </w:rPr>
        <w:t xml:space="preserve"> 190(1):175–86.</w:t>
      </w:r>
    </w:p>
    <w:p w14:paraId="60F7230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 </w:t>
      </w:r>
      <w:r w:rsidRPr="00746829">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6829">
        <w:rPr>
          <w:rFonts w:ascii="Times New Roman" w:hAnsi="Times New Roman" w:cs="Times New Roman"/>
          <w:i/>
          <w:iCs/>
          <w:noProof/>
        </w:rPr>
        <w:t>PLoS One</w:t>
      </w:r>
      <w:r w:rsidRPr="00746829">
        <w:rPr>
          <w:rFonts w:ascii="Times New Roman" w:hAnsi="Times New Roman" w:cs="Times New Roman"/>
          <w:noProof/>
        </w:rPr>
        <w:t xml:space="preserve"> 10(6):e0126915.</w:t>
      </w:r>
    </w:p>
    <w:p w14:paraId="0406CD6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 </w:t>
      </w:r>
      <w:r w:rsidRPr="00746829">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6829">
        <w:rPr>
          <w:rFonts w:ascii="Times New Roman" w:hAnsi="Times New Roman" w:cs="Times New Roman"/>
          <w:i/>
          <w:iCs/>
          <w:noProof/>
        </w:rPr>
        <w:t>Mol Biol Evol</w:t>
      </w:r>
      <w:r w:rsidRPr="00746829">
        <w:rPr>
          <w:rFonts w:ascii="Times New Roman" w:hAnsi="Times New Roman" w:cs="Times New Roman"/>
          <w:noProof/>
        </w:rPr>
        <w:t xml:space="preserve"> 32(10):2675–2680.</w:t>
      </w:r>
    </w:p>
    <w:p w14:paraId="1401F1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5. </w:t>
      </w:r>
      <w:r w:rsidRPr="00746829">
        <w:rPr>
          <w:rFonts w:ascii="Times New Roman" w:hAnsi="Times New Roman" w:cs="Times New Roman"/>
          <w:noProof/>
        </w:rPr>
        <w:tab/>
        <w:t xml:space="preserve">Hall BG, Acar H, Nandipati A, Barlow M (2014) Growth rates made easy. </w:t>
      </w:r>
      <w:r w:rsidRPr="00746829">
        <w:rPr>
          <w:rFonts w:ascii="Times New Roman" w:hAnsi="Times New Roman" w:cs="Times New Roman"/>
          <w:i/>
          <w:iCs/>
          <w:noProof/>
        </w:rPr>
        <w:t>Mol Biol Evol</w:t>
      </w:r>
      <w:r w:rsidRPr="00746829">
        <w:rPr>
          <w:rFonts w:ascii="Times New Roman" w:hAnsi="Times New Roman" w:cs="Times New Roman"/>
          <w:noProof/>
        </w:rPr>
        <w:t xml:space="preserve"> 31(1):232–238.</w:t>
      </w:r>
    </w:p>
    <w:p w14:paraId="299238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6. </w:t>
      </w:r>
      <w:r w:rsidRPr="00746829">
        <w:rPr>
          <w:rFonts w:ascii="Times New Roman" w:hAnsi="Times New Roman" w:cs="Times New Roman"/>
          <w:noProof/>
        </w:rPr>
        <w:tab/>
        <w:t xml:space="preserve">Crow JF, Kimura M (1970) </w:t>
      </w:r>
      <w:r w:rsidRPr="00746829">
        <w:rPr>
          <w:rFonts w:ascii="Times New Roman" w:hAnsi="Times New Roman" w:cs="Times New Roman"/>
          <w:i/>
          <w:iCs/>
          <w:noProof/>
        </w:rPr>
        <w:t>An introduction to population genetics theory</w:t>
      </w:r>
      <w:r w:rsidRPr="00746829">
        <w:rPr>
          <w:rFonts w:ascii="Times New Roman" w:hAnsi="Times New Roman" w:cs="Times New Roman"/>
          <w:noProof/>
        </w:rPr>
        <w:t xml:space="preserve"> (Burgess Pub. Co., Minneapolis).</w:t>
      </w:r>
    </w:p>
    <w:p w14:paraId="69882BA2"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7. </w:t>
      </w:r>
      <w:r w:rsidRPr="00746829">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6829">
        <w:rPr>
          <w:rFonts w:ascii="Times New Roman" w:hAnsi="Times New Roman" w:cs="Times New Roman"/>
          <w:i/>
          <w:iCs/>
          <w:noProof/>
        </w:rPr>
        <w:t>Am Nat</w:t>
      </w:r>
      <w:r w:rsidRPr="00746829">
        <w:rPr>
          <w:rFonts w:ascii="Times New Roman" w:hAnsi="Times New Roman" w:cs="Times New Roman"/>
          <w:noProof/>
        </w:rPr>
        <w:t xml:space="preserve"> 138(6):1315.</w:t>
      </w:r>
    </w:p>
    <w:p w14:paraId="27FED16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8. </w:t>
      </w:r>
      <w:r w:rsidRPr="00746829">
        <w:rPr>
          <w:rFonts w:ascii="Times New Roman" w:hAnsi="Times New Roman" w:cs="Times New Roman"/>
          <w:noProof/>
        </w:rPr>
        <w:tab/>
        <w:t xml:space="preserve">Wahl LM, Zhu AD (2015) Survival probability of beneficial mutations in bacterial batch culture. </w:t>
      </w:r>
      <w:r w:rsidRPr="00746829">
        <w:rPr>
          <w:rFonts w:ascii="Times New Roman" w:hAnsi="Times New Roman" w:cs="Times New Roman"/>
          <w:i/>
          <w:iCs/>
          <w:noProof/>
        </w:rPr>
        <w:t>Genetics</w:t>
      </w:r>
      <w:r w:rsidRPr="00746829">
        <w:rPr>
          <w:rFonts w:ascii="Times New Roman" w:hAnsi="Times New Roman" w:cs="Times New Roman"/>
          <w:noProof/>
        </w:rPr>
        <w:t xml:space="preserve"> 200(1):309–20.</w:t>
      </w:r>
    </w:p>
    <w:p w14:paraId="75B31C7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9. </w:t>
      </w:r>
      <w:r w:rsidRPr="00746829">
        <w:rPr>
          <w:rFonts w:ascii="Times New Roman" w:hAnsi="Times New Roman" w:cs="Times New Roman"/>
          <w:noProof/>
        </w:rPr>
        <w:tab/>
        <w:t xml:space="preserve">Wiser MJ, Lenski RE (2015) A Comparison of Methods to Measure Fitness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w:t>
      </w:r>
      <w:r w:rsidRPr="00746829">
        <w:rPr>
          <w:rFonts w:ascii="Times New Roman" w:hAnsi="Times New Roman" w:cs="Times New Roman"/>
          <w:i/>
          <w:iCs/>
          <w:noProof/>
        </w:rPr>
        <w:t>PLoS One</w:t>
      </w:r>
      <w:r w:rsidRPr="00746829">
        <w:rPr>
          <w:rFonts w:ascii="Times New Roman" w:hAnsi="Times New Roman" w:cs="Times New Roman"/>
          <w:noProof/>
        </w:rPr>
        <w:t xml:space="preserve"> 10(5):e0126210.</w:t>
      </w:r>
    </w:p>
    <w:p w14:paraId="73575A0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10. </w:t>
      </w:r>
      <w:r w:rsidRPr="00746829">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6829">
        <w:rPr>
          <w:rFonts w:ascii="Times New Roman" w:hAnsi="Times New Roman" w:cs="Times New Roman"/>
          <w:noProof/>
        </w:rPr>
        <w:lastRenderedPageBreak/>
        <w:t xml:space="preserve">Potential for Adaptive Walks in Challenging Environments. </w:t>
      </w:r>
      <w:r w:rsidRPr="00746829">
        <w:rPr>
          <w:rFonts w:ascii="Times New Roman" w:hAnsi="Times New Roman" w:cs="Times New Roman"/>
          <w:i/>
          <w:iCs/>
          <w:noProof/>
        </w:rPr>
        <w:t>Genetics</w:t>
      </w:r>
      <w:r w:rsidRPr="00746829">
        <w:rPr>
          <w:rFonts w:ascii="Times New Roman" w:hAnsi="Times New Roman" w:cs="Times New Roman"/>
          <w:noProof/>
        </w:rPr>
        <w:t xml:space="preserve"> 196(3):1–35.</w:t>
      </w:r>
    </w:p>
    <w:p w14:paraId="792631F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11. </w:t>
      </w:r>
      <w:r w:rsidRPr="00746829">
        <w:rPr>
          <w:rFonts w:ascii="Times New Roman" w:hAnsi="Times New Roman" w:cs="Times New Roman"/>
          <w:noProof/>
        </w:rPr>
        <w:tab/>
        <w:t xml:space="preserve">Levy SF, et al. (2015) Quantitative evolutionary dynamics using high-resolution lineage tracking. </w:t>
      </w:r>
      <w:r w:rsidRPr="00746829">
        <w:rPr>
          <w:rFonts w:ascii="Times New Roman" w:hAnsi="Times New Roman" w:cs="Times New Roman"/>
          <w:i/>
          <w:iCs/>
          <w:noProof/>
        </w:rPr>
        <w:t>Nature</w:t>
      </w:r>
      <w:r w:rsidRPr="00746829">
        <w:rPr>
          <w:rFonts w:ascii="Times New Roman" w:hAnsi="Times New Roman" w:cs="Times New Roman"/>
          <w:noProof/>
        </w:rPr>
        <w:t xml:space="preserve"> 519(7542):181–186.</w:t>
      </w:r>
    </w:p>
    <w:p w14:paraId="4958703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12. </w:t>
      </w:r>
      <w:r w:rsidRPr="00746829">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6829">
        <w:rPr>
          <w:rFonts w:ascii="Times New Roman" w:hAnsi="Times New Roman" w:cs="Times New Roman"/>
          <w:i/>
          <w:iCs/>
          <w:noProof/>
        </w:rPr>
        <w:t>Am Nat</w:t>
      </w:r>
      <w:r w:rsidRPr="00746829">
        <w:rPr>
          <w:rFonts w:ascii="Times New Roman" w:hAnsi="Times New Roman" w:cs="Times New Roman"/>
          <w:noProof/>
        </w:rPr>
        <w:t xml:space="preserve"> 144(3):432–456.</w:t>
      </w:r>
    </w:p>
    <w:p w14:paraId="60D65F9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13. </w:t>
      </w:r>
      <w:r w:rsidRPr="00746829">
        <w:rPr>
          <w:rFonts w:ascii="Times New Roman" w:hAnsi="Times New Roman" w:cs="Times New Roman"/>
          <w:noProof/>
        </w:rPr>
        <w:tab/>
        <w:t xml:space="preserve">Li Y, et al. (2018) Hidden Complexity of Yeast Adaptation under Simple Evolutionary Conditions. </w:t>
      </w:r>
      <w:r w:rsidRPr="00746829">
        <w:rPr>
          <w:rFonts w:ascii="Times New Roman" w:hAnsi="Times New Roman" w:cs="Times New Roman"/>
          <w:i/>
          <w:iCs/>
          <w:noProof/>
        </w:rPr>
        <w:t>Curr Biol</w:t>
      </w:r>
      <w:r w:rsidRPr="00746829">
        <w:rPr>
          <w:rFonts w:ascii="Times New Roman" w:hAnsi="Times New Roman" w:cs="Times New Roman"/>
          <w:noProof/>
        </w:rPr>
        <w:t xml:space="preserve"> 28(4):515–525.e6.</w:t>
      </w:r>
    </w:p>
    <w:p w14:paraId="1B1F4EF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14. </w:t>
      </w:r>
      <w:r w:rsidRPr="00746829">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6829">
        <w:rPr>
          <w:rFonts w:ascii="Times New Roman" w:hAnsi="Times New Roman" w:cs="Times New Roman"/>
          <w:i/>
          <w:iCs/>
          <w:noProof/>
        </w:rPr>
        <w:t>BMC Evol Biol</w:t>
      </w:r>
      <w:r w:rsidRPr="00746829">
        <w:rPr>
          <w:rFonts w:ascii="Times New Roman" w:hAnsi="Times New Roman" w:cs="Times New Roman"/>
          <w:noProof/>
        </w:rPr>
        <w:t xml:space="preserve"> 10(1). doi:10.1186/1471-2148-10-11.</w:t>
      </w:r>
    </w:p>
    <w:p w14:paraId="1B2481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15. </w:t>
      </w:r>
      <w:r w:rsidRPr="00746829">
        <w:rPr>
          <w:rFonts w:ascii="Times New Roman" w:hAnsi="Times New Roman" w:cs="Times New Roman"/>
          <w:noProof/>
        </w:rPr>
        <w:tab/>
        <w:t xml:space="preserve">Baranyi J, Roberts TA (1994) A dynamic approach to predicting bacterial growth in food. </w:t>
      </w:r>
      <w:r w:rsidRPr="00746829">
        <w:rPr>
          <w:rFonts w:ascii="Times New Roman" w:hAnsi="Times New Roman" w:cs="Times New Roman"/>
          <w:i/>
          <w:iCs/>
          <w:noProof/>
        </w:rPr>
        <w:t>Int J Food Microbiol</w:t>
      </w:r>
      <w:r w:rsidRPr="00746829">
        <w:rPr>
          <w:rFonts w:ascii="Times New Roman" w:hAnsi="Times New Roman" w:cs="Times New Roman"/>
          <w:noProof/>
        </w:rPr>
        <w:t xml:space="preserve"> 23:277–294.</w:t>
      </w:r>
    </w:p>
    <w:p w14:paraId="627EED8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16. </w:t>
      </w:r>
      <w:r w:rsidRPr="00746829">
        <w:rPr>
          <w:rFonts w:ascii="Times New Roman" w:hAnsi="Times New Roman" w:cs="Times New Roman"/>
          <w:noProof/>
        </w:rPr>
        <w:tab/>
        <w:t xml:space="preserve">Williams FM (1967) A model of cell growth dynamics. </w:t>
      </w:r>
      <w:r w:rsidRPr="00746829">
        <w:rPr>
          <w:rFonts w:ascii="Times New Roman" w:hAnsi="Times New Roman" w:cs="Times New Roman"/>
          <w:i/>
          <w:iCs/>
          <w:noProof/>
        </w:rPr>
        <w:t>J Theor Biol</w:t>
      </w:r>
      <w:r w:rsidRPr="00746829">
        <w:rPr>
          <w:rFonts w:ascii="Times New Roman" w:hAnsi="Times New Roman" w:cs="Times New Roman"/>
          <w:noProof/>
        </w:rPr>
        <w:t xml:space="preserve"> 15(2):190–207.</w:t>
      </w:r>
    </w:p>
    <w:p w14:paraId="3A6A60B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17. </w:t>
      </w:r>
      <w:r w:rsidRPr="00746829">
        <w:rPr>
          <w:rFonts w:ascii="Times New Roman" w:hAnsi="Times New Roman" w:cs="Times New Roman"/>
          <w:noProof/>
        </w:rPr>
        <w:tab/>
        <w:t xml:space="preserve">Van Dedem G, Moo-Young M (1975) A model for diauxic growth. </w:t>
      </w:r>
      <w:r w:rsidRPr="00746829">
        <w:rPr>
          <w:rFonts w:ascii="Times New Roman" w:hAnsi="Times New Roman" w:cs="Times New Roman"/>
          <w:i/>
          <w:iCs/>
          <w:noProof/>
        </w:rPr>
        <w:t>Biotechnol Bioeng</w:t>
      </w:r>
      <w:r w:rsidRPr="00746829">
        <w:rPr>
          <w:rFonts w:ascii="Times New Roman" w:hAnsi="Times New Roman" w:cs="Times New Roman"/>
          <w:noProof/>
        </w:rPr>
        <w:t xml:space="preserve"> 17(9):1301–1312.</w:t>
      </w:r>
    </w:p>
    <w:p w14:paraId="1E0DAAD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18. </w:t>
      </w:r>
      <w:r w:rsidRPr="00746829">
        <w:rPr>
          <w:rFonts w:ascii="Times New Roman" w:hAnsi="Times New Roman" w:cs="Times New Roman"/>
          <w:noProof/>
        </w:rPr>
        <w:tab/>
        <w:t xml:space="preserve">Majeed H, Gillor O, Kerr B, Riley MA (2011) Competitive interactions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populations: The role of bacteriocins. </w:t>
      </w:r>
      <w:r w:rsidRPr="00746829">
        <w:rPr>
          <w:rFonts w:ascii="Times New Roman" w:hAnsi="Times New Roman" w:cs="Times New Roman"/>
          <w:i/>
          <w:iCs/>
          <w:noProof/>
        </w:rPr>
        <w:t>ISME J</w:t>
      </w:r>
      <w:r w:rsidRPr="00746829">
        <w:rPr>
          <w:rFonts w:ascii="Times New Roman" w:hAnsi="Times New Roman" w:cs="Times New Roman"/>
          <w:noProof/>
        </w:rPr>
        <w:t xml:space="preserve"> 5(1):71–81.</w:t>
      </w:r>
    </w:p>
    <w:p w14:paraId="0D60E4B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19. </w:t>
      </w:r>
      <w:r w:rsidRPr="00746829">
        <w:rPr>
          <w:rFonts w:ascii="Times New Roman" w:hAnsi="Times New Roman" w:cs="Times New Roman"/>
          <w:noProof/>
        </w:rPr>
        <w:tab/>
        <w:t xml:space="preserve">Özkaya Ö, Balbontín R, Gordo I, Xavier KB (2018) Cheating on Cheaters Stabilizes Cooperation in </w:t>
      </w:r>
      <w:r w:rsidRPr="00746829">
        <w:rPr>
          <w:rFonts w:ascii="Times New Roman" w:hAnsi="Times New Roman" w:cs="Times New Roman"/>
          <w:i/>
          <w:iCs/>
          <w:noProof/>
        </w:rPr>
        <w:t>Pseudomonas aeruginosa</w:t>
      </w:r>
      <w:r w:rsidRPr="00746829">
        <w:rPr>
          <w:rFonts w:ascii="Times New Roman" w:hAnsi="Times New Roman" w:cs="Times New Roman"/>
          <w:noProof/>
        </w:rPr>
        <w:t xml:space="preserve">. </w:t>
      </w:r>
      <w:r w:rsidRPr="00746829">
        <w:rPr>
          <w:rFonts w:ascii="Times New Roman" w:hAnsi="Times New Roman" w:cs="Times New Roman"/>
          <w:i/>
          <w:iCs/>
          <w:noProof/>
        </w:rPr>
        <w:t>Curr Biol</w:t>
      </w:r>
      <w:r w:rsidRPr="00746829">
        <w:rPr>
          <w:rFonts w:ascii="Times New Roman" w:hAnsi="Times New Roman" w:cs="Times New Roman"/>
          <w:noProof/>
        </w:rPr>
        <w:t xml:space="preserve"> 28(13):2070–2080.e6.</w:t>
      </w:r>
    </w:p>
    <w:p w14:paraId="5931E5D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20. </w:t>
      </w:r>
      <w:r w:rsidRPr="00746829">
        <w:rPr>
          <w:rFonts w:ascii="Times New Roman" w:hAnsi="Times New Roman" w:cs="Times New Roman"/>
          <w:noProof/>
        </w:rPr>
        <w:tab/>
        <w:t xml:space="preserve">Otto SP, Day T (2007) </w:t>
      </w:r>
      <w:r w:rsidRPr="00746829">
        <w:rPr>
          <w:rFonts w:ascii="Times New Roman" w:hAnsi="Times New Roman" w:cs="Times New Roman"/>
          <w:i/>
          <w:iCs/>
          <w:noProof/>
        </w:rPr>
        <w:t>A biologist’s guide to mathematical modeling in ecology and evolution</w:t>
      </w:r>
      <w:r w:rsidRPr="00746829">
        <w:rPr>
          <w:rFonts w:ascii="Times New Roman" w:hAnsi="Times New Roman" w:cs="Times New Roman"/>
          <w:noProof/>
        </w:rPr>
        <w:t xml:space="preserve"> (Princeton University Press).</w:t>
      </w:r>
    </w:p>
    <w:p w14:paraId="6A4B41E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21. </w:t>
      </w:r>
      <w:r w:rsidRPr="00746829">
        <w:rPr>
          <w:rFonts w:ascii="Times New Roman" w:hAnsi="Times New Roman" w:cs="Times New Roman"/>
          <w:noProof/>
        </w:rPr>
        <w:tab/>
        <w:t xml:space="preserve">Frumkin I, et al. (2018) Codon usage of highly expressed genes affects proteome-wide translation efficiency.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115(21):E4940–E4949.</w:t>
      </w:r>
    </w:p>
    <w:p w14:paraId="642BD16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22. </w:t>
      </w:r>
      <w:r w:rsidRPr="00746829">
        <w:rPr>
          <w:rFonts w:ascii="Times New Roman" w:hAnsi="Times New Roman" w:cs="Times New Roman"/>
          <w:noProof/>
        </w:rPr>
        <w:tab/>
        <w:t xml:space="preserve">Hegreness M, Shoresh N, Hartl DL, Kishony R (2006) An equivalence principle for the incorporation of favorable mutations in asexual populations. </w:t>
      </w:r>
      <w:r w:rsidRPr="00746829">
        <w:rPr>
          <w:rFonts w:ascii="Times New Roman" w:hAnsi="Times New Roman" w:cs="Times New Roman"/>
          <w:i/>
          <w:iCs/>
          <w:noProof/>
        </w:rPr>
        <w:t>Science (80- )</w:t>
      </w:r>
      <w:r w:rsidRPr="00746829">
        <w:rPr>
          <w:rFonts w:ascii="Times New Roman" w:hAnsi="Times New Roman" w:cs="Times New Roman"/>
          <w:noProof/>
        </w:rPr>
        <w:t xml:space="preserve"> 311(5767):1615–7.</w:t>
      </w:r>
    </w:p>
    <w:p w14:paraId="000CFC6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23. </w:t>
      </w:r>
      <w:r w:rsidRPr="00746829">
        <w:rPr>
          <w:rFonts w:ascii="Times New Roman" w:hAnsi="Times New Roman" w:cs="Times New Roman"/>
          <w:noProof/>
        </w:rPr>
        <w:tab/>
        <w:t xml:space="preserve">Bell G (2010) Experimental genomics of fitness in yeast. </w:t>
      </w:r>
      <w:r w:rsidRPr="00746829">
        <w:rPr>
          <w:rFonts w:ascii="Times New Roman" w:hAnsi="Times New Roman" w:cs="Times New Roman"/>
          <w:i/>
          <w:iCs/>
          <w:noProof/>
        </w:rPr>
        <w:t>Proc R Soc B Biol Sci</w:t>
      </w:r>
      <w:r w:rsidRPr="00746829">
        <w:rPr>
          <w:rFonts w:ascii="Times New Roman" w:hAnsi="Times New Roman" w:cs="Times New Roman"/>
          <w:noProof/>
        </w:rPr>
        <w:t xml:space="preserve"> 277(1687):1459–1467.</w:t>
      </w:r>
    </w:p>
    <w:p w14:paraId="0D3C377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24. </w:t>
      </w:r>
      <w:r w:rsidRPr="00746829">
        <w:rPr>
          <w:rFonts w:ascii="Times New Roman" w:hAnsi="Times New Roman" w:cs="Times New Roman"/>
          <w:noProof/>
        </w:rPr>
        <w:tab/>
        <w:t xml:space="preserve">Sprouffske K, Wagner A (2016) Growthcurver: An R package for obtaining interpretable metrics from microbial growth curves. </w:t>
      </w:r>
      <w:r w:rsidRPr="00746829">
        <w:rPr>
          <w:rFonts w:ascii="Times New Roman" w:hAnsi="Times New Roman" w:cs="Times New Roman"/>
          <w:i/>
          <w:iCs/>
          <w:noProof/>
        </w:rPr>
        <w:t>BMC Bioinformatics</w:t>
      </w:r>
      <w:r w:rsidRPr="00746829">
        <w:rPr>
          <w:rFonts w:ascii="Times New Roman" w:hAnsi="Times New Roman" w:cs="Times New Roman"/>
          <w:noProof/>
        </w:rPr>
        <w:t xml:space="preserve"> 17(1):17–20.</w:t>
      </w:r>
    </w:p>
    <w:p w14:paraId="5A298D1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25. </w:t>
      </w:r>
      <w:r w:rsidRPr="00746829">
        <w:rPr>
          <w:rFonts w:ascii="Times New Roman" w:hAnsi="Times New Roman" w:cs="Times New Roman"/>
          <w:noProof/>
        </w:rPr>
        <w:tab/>
        <w:t xml:space="preserve">Van Rossum G, others (2007) Python Programming Language. </w:t>
      </w:r>
      <w:r w:rsidRPr="00746829">
        <w:rPr>
          <w:rFonts w:ascii="Times New Roman" w:hAnsi="Times New Roman" w:cs="Times New Roman"/>
          <w:i/>
          <w:iCs/>
          <w:noProof/>
        </w:rPr>
        <w:t>USENIX Annual Technical Conference</w:t>
      </w:r>
      <w:r w:rsidRPr="00746829">
        <w:rPr>
          <w:rFonts w:ascii="Times New Roman" w:hAnsi="Times New Roman" w:cs="Times New Roman"/>
          <w:noProof/>
        </w:rPr>
        <w:t>.</w:t>
      </w:r>
    </w:p>
    <w:p w14:paraId="07170C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26. </w:t>
      </w:r>
      <w:r w:rsidRPr="00746829">
        <w:rPr>
          <w:rFonts w:ascii="Times New Roman" w:hAnsi="Times New Roman" w:cs="Times New Roman"/>
          <w:noProof/>
        </w:rPr>
        <w:tab/>
        <w:t xml:space="preserve">Zelcbuch L, et al. (2013) Spanning high-dimensional expression space using ribosome-binding site combinatorics. </w:t>
      </w:r>
      <w:r w:rsidRPr="00746829">
        <w:rPr>
          <w:rFonts w:ascii="Times New Roman" w:hAnsi="Times New Roman" w:cs="Times New Roman"/>
          <w:i/>
          <w:iCs/>
          <w:noProof/>
        </w:rPr>
        <w:t>Nucleic Acids Res</w:t>
      </w:r>
      <w:r w:rsidRPr="00746829">
        <w:rPr>
          <w:rFonts w:ascii="Times New Roman" w:hAnsi="Times New Roman" w:cs="Times New Roman"/>
          <w:noProof/>
        </w:rPr>
        <w:t xml:space="preserve"> 41(9):e98–e98.</w:t>
      </w:r>
    </w:p>
    <w:p w14:paraId="1A34902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27. </w:t>
      </w:r>
      <w:r w:rsidRPr="00746829">
        <w:rPr>
          <w:rFonts w:ascii="Times New Roman" w:hAnsi="Times New Roman" w:cs="Times New Roman"/>
          <w:noProof/>
        </w:rPr>
        <w:tab/>
        <w:t xml:space="preserve">R Development Core Team (2012) R: A Language and Environment for Statistical </w:t>
      </w:r>
      <w:r w:rsidRPr="00746829">
        <w:rPr>
          <w:rFonts w:ascii="Times New Roman" w:hAnsi="Times New Roman" w:cs="Times New Roman"/>
          <w:noProof/>
        </w:rPr>
        <w:lastRenderedPageBreak/>
        <w:t>Computing.</w:t>
      </w:r>
    </w:p>
    <w:p w14:paraId="6D8A0EF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28. </w:t>
      </w:r>
      <w:r w:rsidRPr="00746829">
        <w:rPr>
          <w:rFonts w:ascii="Times New Roman" w:hAnsi="Times New Roman" w:cs="Times New Roman"/>
          <w:noProof/>
        </w:rPr>
        <w:tab/>
        <w:t xml:space="preserve">Ge Y, Sealfon SC (2012) flowPeaks: a fast unsupervised clustering for flow cytometry data via K-means and density peak finding. </w:t>
      </w:r>
      <w:r w:rsidRPr="00746829">
        <w:rPr>
          <w:rFonts w:ascii="Times New Roman" w:hAnsi="Times New Roman" w:cs="Times New Roman"/>
          <w:i/>
          <w:iCs/>
          <w:noProof/>
        </w:rPr>
        <w:t>Bioinformatics</w:t>
      </w:r>
      <w:r w:rsidRPr="00746829">
        <w:rPr>
          <w:rFonts w:ascii="Times New Roman" w:hAnsi="Times New Roman" w:cs="Times New Roman"/>
          <w:noProof/>
        </w:rPr>
        <w:t xml:space="preserve"> 28(15):2052–2058.</w:t>
      </w:r>
    </w:p>
    <w:p w14:paraId="646BFBE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29. </w:t>
      </w:r>
      <w:r w:rsidRPr="00746829">
        <w:rPr>
          <w:rFonts w:ascii="Times New Roman" w:hAnsi="Times New Roman" w:cs="Times New Roman"/>
          <w:noProof/>
        </w:rPr>
        <w:tab/>
        <w:t xml:space="preserve">van der Walt S, Colbert SC, Varoquaux G (2011) The NumPy Array: A Structure for Efficient Numerical Computation. </w:t>
      </w:r>
      <w:r w:rsidRPr="00746829">
        <w:rPr>
          <w:rFonts w:ascii="Times New Roman" w:hAnsi="Times New Roman" w:cs="Times New Roman"/>
          <w:i/>
          <w:iCs/>
          <w:noProof/>
        </w:rPr>
        <w:t>Comput Sci Eng</w:t>
      </w:r>
      <w:r w:rsidRPr="00746829">
        <w:rPr>
          <w:rFonts w:ascii="Times New Roman" w:hAnsi="Times New Roman" w:cs="Times New Roman"/>
          <w:noProof/>
        </w:rPr>
        <w:t xml:space="preserve"> 13(2):22–30.</w:t>
      </w:r>
    </w:p>
    <w:p w14:paraId="1DACC5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30. </w:t>
      </w:r>
      <w:r w:rsidRPr="00746829">
        <w:rPr>
          <w:rFonts w:ascii="Times New Roman" w:hAnsi="Times New Roman" w:cs="Times New Roman"/>
          <w:noProof/>
        </w:rPr>
        <w:tab/>
        <w:t>Jones E, Oliphant T, Peterson P, others (2001) SciPy: Open source scientific tools for Python. Available at: http://www.scipy.org/.</w:t>
      </w:r>
    </w:p>
    <w:p w14:paraId="0819439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31. </w:t>
      </w:r>
      <w:r w:rsidRPr="00746829">
        <w:rPr>
          <w:rFonts w:ascii="Times New Roman" w:hAnsi="Times New Roman" w:cs="Times New Roman"/>
          <w:noProof/>
        </w:rPr>
        <w:tab/>
        <w:t xml:space="preserve">Hunter JD (2007) Matplotlib: A 2D Graphics Environment. </w:t>
      </w:r>
      <w:r w:rsidRPr="00746829">
        <w:rPr>
          <w:rFonts w:ascii="Times New Roman" w:hAnsi="Times New Roman" w:cs="Times New Roman"/>
          <w:i/>
          <w:iCs/>
          <w:noProof/>
        </w:rPr>
        <w:t>Comput Sci Eng</w:t>
      </w:r>
      <w:r w:rsidRPr="00746829">
        <w:rPr>
          <w:rFonts w:ascii="Times New Roman" w:hAnsi="Times New Roman" w:cs="Times New Roman"/>
          <w:noProof/>
        </w:rPr>
        <w:t xml:space="preserve"> 9(3):90–95.</w:t>
      </w:r>
    </w:p>
    <w:p w14:paraId="4C43731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32. </w:t>
      </w:r>
      <w:r w:rsidRPr="00746829">
        <w:rPr>
          <w:rFonts w:ascii="Times New Roman" w:hAnsi="Times New Roman" w:cs="Times New Roman"/>
          <w:noProof/>
        </w:rPr>
        <w:tab/>
        <w:t xml:space="preserve">McKinney W (2010) Data Structures for Statistical Computing in Python. </w:t>
      </w:r>
      <w:r w:rsidRPr="00746829">
        <w:rPr>
          <w:rFonts w:ascii="Times New Roman" w:hAnsi="Times New Roman" w:cs="Times New Roman"/>
          <w:i/>
          <w:iCs/>
          <w:noProof/>
        </w:rPr>
        <w:t>Proceedings of the 9th Python in Science Conference</w:t>
      </w:r>
      <w:r w:rsidRPr="00746829">
        <w:rPr>
          <w:rFonts w:ascii="Times New Roman" w:hAnsi="Times New Roman" w:cs="Times New Roman"/>
          <w:noProof/>
        </w:rPr>
        <w:t>, eds van der Walt S, Millman J, pp 51–56.</w:t>
      </w:r>
    </w:p>
    <w:p w14:paraId="52A314C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33. </w:t>
      </w:r>
      <w:r w:rsidRPr="00746829">
        <w:rPr>
          <w:rFonts w:ascii="Times New Roman" w:hAnsi="Times New Roman" w:cs="Times New Roman"/>
          <w:noProof/>
        </w:rPr>
        <w:tab/>
        <w:t>Waskom M, et al. (2016) seaborn: v0.7.0 (January 2016). doi:10.5281/zenodo.45133.</w:t>
      </w:r>
    </w:p>
    <w:p w14:paraId="5560941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34. </w:t>
      </w:r>
      <w:r w:rsidRPr="00746829">
        <w:rPr>
          <w:rFonts w:ascii="Times New Roman" w:hAnsi="Times New Roman" w:cs="Times New Roman"/>
          <w:noProof/>
        </w:rPr>
        <w:tab/>
        <w:t>Newville M, Ingargiola A, Stensitzki T, Allen DB (2014) LMFIT: Non-Linear Least-Square Minimization and Curve-Fitting for Python. doi:10.5281/zenodo.11813.</w:t>
      </w:r>
    </w:p>
    <w:p w14:paraId="751F38D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35. </w:t>
      </w:r>
      <w:r w:rsidRPr="00746829">
        <w:rPr>
          <w:rFonts w:ascii="Times New Roman" w:hAnsi="Times New Roman" w:cs="Times New Roman"/>
          <w:noProof/>
        </w:rPr>
        <w:tab/>
        <w:t xml:space="preserve">Pedregosa F, et al. (2011) Scikit-learn: Machine Learning in Python. </w:t>
      </w:r>
      <w:r w:rsidRPr="00746829">
        <w:rPr>
          <w:rFonts w:ascii="Times New Roman" w:hAnsi="Times New Roman" w:cs="Times New Roman"/>
          <w:i/>
          <w:iCs/>
          <w:noProof/>
        </w:rPr>
        <w:t>J Mach Learn Res</w:t>
      </w:r>
      <w:r w:rsidRPr="00746829">
        <w:rPr>
          <w:rFonts w:ascii="Times New Roman" w:hAnsi="Times New Roman" w:cs="Times New Roman"/>
          <w:noProof/>
        </w:rPr>
        <w:t xml:space="preserve"> 12:2825–2830.</w:t>
      </w:r>
    </w:p>
    <w:p w14:paraId="49D43FD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36. </w:t>
      </w:r>
      <w:r w:rsidRPr="00746829">
        <w:rPr>
          <w:rFonts w:ascii="Times New Roman" w:hAnsi="Times New Roman" w:cs="Times New Roman"/>
          <w:noProof/>
        </w:rPr>
        <w:tab/>
        <w:t>SymPy Development Team (2014) SymPy: Python library for symbolic mathematics.</w:t>
      </w:r>
    </w:p>
    <w:p w14:paraId="6EA1C3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37. </w:t>
      </w:r>
      <w:r w:rsidRPr="00746829">
        <w:rPr>
          <w:rFonts w:ascii="Times New Roman" w:hAnsi="Times New Roman" w:cs="Times New Roman"/>
          <w:noProof/>
        </w:rPr>
        <w:tab/>
        <w:t xml:space="preserve">Kass R, Raftery A (1995) Bayes Factors. </w:t>
      </w:r>
      <w:r w:rsidRPr="00746829">
        <w:rPr>
          <w:rFonts w:ascii="Times New Roman" w:hAnsi="Times New Roman" w:cs="Times New Roman"/>
          <w:i/>
          <w:iCs/>
          <w:noProof/>
        </w:rPr>
        <w:t>J Am Stat Assoc</w:t>
      </w:r>
      <w:r w:rsidRPr="00746829">
        <w:rPr>
          <w:rFonts w:ascii="Times New Roman" w:hAnsi="Times New Roman" w:cs="Times New Roman"/>
          <w:noProof/>
        </w:rPr>
        <w:t>:773–795.</w:t>
      </w:r>
    </w:p>
    <w:p w14:paraId="4ECFCF3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38. </w:t>
      </w:r>
      <w:r w:rsidRPr="00746829">
        <w:rPr>
          <w:rFonts w:ascii="Times New Roman" w:hAnsi="Times New Roman" w:cs="Times New Roman"/>
          <w:noProof/>
        </w:rPr>
        <w:tab/>
        <w:t xml:space="preserve">Ward EJ (2008) A review and comparison of four commonly used Bayesian and maximum likelihood model selection tools. </w:t>
      </w:r>
      <w:r w:rsidRPr="00746829">
        <w:rPr>
          <w:rFonts w:ascii="Times New Roman" w:hAnsi="Times New Roman" w:cs="Times New Roman"/>
          <w:i/>
          <w:iCs/>
          <w:noProof/>
        </w:rPr>
        <w:t>Ecol Modell</w:t>
      </w:r>
      <w:r w:rsidRPr="00746829">
        <w:rPr>
          <w:rFonts w:ascii="Times New Roman" w:hAnsi="Times New Roman" w:cs="Times New Roman"/>
          <w:noProof/>
        </w:rPr>
        <w:t xml:space="preserve"> 211(1–2):1–10.</w:t>
      </w:r>
    </w:p>
    <w:p w14:paraId="154CB54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39. </w:t>
      </w:r>
      <w:r w:rsidRPr="00746829">
        <w:rPr>
          <w:rFonts w:ascii="Times New Roman" w:hAnsi="Times New Roman" w:cs="Times New Roman"/>
          <w:noProof/>
        </w:rPr>
        <w:tab/>
        <w:t>Baranyi J (2010) Modelling and parameter estimation of bacterial growth with distributed lag time. Dissertation (University of Szeged, Hungary).</w:t>
      </w:r>
    </w:p>
    <w:p w14:paraId="3AD2AE1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40. </w:t>
      </w:r>
      <w:r w:rsidRPr="00746829">
        <w:rPr>
          <w:rFonts w:ascii="Times New Roman" w:hAnsi="Times New Roman" w:cs="Times New Roman"/>
          <w:noProof/>
        </w:rPr>
        <w:tab/>
        <w:t xml:space="preserve">Baranyi J (1997) Simple is good as long as it is enough. </w:t>
      </w:r>
      <w:r w:rsidRPr="00746829">
        <w:rPr>
          <w:rFonts w:ascii="Times New Roman" w:hAnsi="Times New Roman" w:cs="Times New Roman"/>
          <w:i/>
          <w:iCs/>
          <w:noProof/>
        </w:rPr>
        <w:t>Commentary</w:t>
      </w:r>
      <w:r w:rsidRPr="00746829">
        <w:rPr>
          <w:rFonts w:ascii="Times New Roman" w:hAnsi="Times New Roman" w:cs="Times New Roman"/>
          <w:noProof/>
        </w:rPr>
        <w:t xml:space="preserve"> (1996):391–394.</w:t>
      </w:r>
    </w:p>
    <w:p w14:paraId="3F6DB7F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41. </w:t>
      </w:r>
      <w:r w:rsidRPr="00746829">
        <w:rPr>
          <w:rFonts w:ascii="Times New Roman" w:hAnsi="Times New Roman" w:cs="Times New Roman"/>
          <w:noProof/>
        </w:rPr>
        <w:tab/>
        <w:t xml:space="preserve">Perez F, Granger BE (2007) IPython: A System for Interactive Scientific Computing. </w:t>
      </w:r>
      <w:r w:rsidRPr="00746829">
        <w:rPr>
          <w:rFonts w:ascii="Times New Roman" w:hAnsi="Times New Roman" w:cs="Times New Roman"/>
          <w:i/>
          <w:iCs/>
          <w:noProof/>
        </w:rPr>
        <w:t>Comput Sci Eng</w:t>
      </w:r>
      <w:r w:rsidRPr="00746829">
        <w:rPr>
          <w:rFonts w:ascii="Times New Roman" w:hAnsi="Times New Roman" w:cs="Times New Roman"/>
          <w:noProof/>
        </w:rPr>
        <w:t xml:space="preserve"> 9(3):21–29.</w:t>
      </w:r>
    </w:p>
    <w:p w14:paraId="6F386CF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42. </w:t>
      </w:r>
      <w:r w:rsidRPr="00746829">
        <w:rPr>
          <w:rFonts w:ascii="Times New Roman" w:hAnsi="Times New Roman" w:cs="Times New Roman"/>
          <w:noProof/>
        </w:rPr>
        <w:tab/>
        <w:t xml:space="preserve">Gopalsamy K (1986) Convergence in a resource-based competition system. </w:t>
      </w:r>
      <w:r w:rsidRPr="00746829">
        <w:rPr>
          <w:rFonts w:ascii="Times New Roman" w:hAnsi="Times New Roman" w:cs="Times New Roman"/>
          <w:i/>
          <w:iCs/>
          <w:noProof/>
        </w:rPr>
        <w:t>Bull Math Biol</w:t>
      </w:r>
      <w:r w:rsidRPr="00746829">
        <w:rPr>
          <w:rFonts w:ascii="Times New Roman" w:hAnsi="Times New Roman" w:cs="Times New Roman"/>
          <w:noProof/>
        </w:rPr>
        <w:t xml:space="preserve"> 48(5–6):681–699.</w:t>
      </w:r>
    </w:p>
    <w:p w14:paraId="62B9ADA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43. </w:t>
      </w:r>
      <w:r w:rsidRPr="00746829">
        <w:rPr>
          <w:rFonts w:ascii="Times New Roman" w:hAnsi="Times New Roman" w:cs="Times New Roman"/>
          <w:noProof/>
        </w:rPr>
        <w:tab/>
        <w:t xml:space="preserve">Dilao R, Domingos T (1999) A General Approach to the Modelling of Trophic Chains. </w:t>
      </w:r>
      <w:r w:rsidRPr="00746829">
        <w:rPr>
          <w:rFonts w:ascii="Times New Roman" w:hAnsi="Times New Roman" w:cs="Times New Roman"/>
          <w:i/>
          <w:iCs/>
          <w:noProof/>
        </w:rPr>
        <w:t>Ecol Modell</w:t>
      </w:r>
      <w:r w:rsidRPr="00746829">
        <w:rPr>
          <w:rFonts w:ascii="Times New Roman" w:hAnsi="Times New Roman" w:cs="Times New Roman"/>
          <w:noProof/>
        </w:rPr>
        <w:t xml:space="preserve"> 132(3):20.</w:t>
      </w:r>
    </w:p>
    <w:p w14:paraId="0846C8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44. </w:t>
      </w:r>
      <w:r w:rsidRPr="00746829">
        <w:rPr>
          <w:rFonts w:ascii="Times New Roman" w:hAnsi="Times New Roman" w:cs="Times New Roman"/>
          <w:noProof/>
        </w:rPr>
        <w:tab/>
        <w:t xml:space="preserve">Richards FJ (1959) A Flexible Growth Function for Empirical Use. </w:t>
      </w:r>
      <w:r w:rsidRPr="00746829">
        <w:rPr>
          <w:rFonts w:ascii="Times New Roman" w:hAnsi="Times New Roman" w:cs="Times New Roman"/>
          <w:i/>
          <w:iCs/>
          <w:noProof/>
        </w:rPr>
        <w:t>J Exp Bot</w:t>
      </w:r>
      <w:r w:rsidRPr="00746829">
        <w:rPr>
          <w:rFonts w:ascii="Times New Roman" w:hAnsi="Times New Roman" w:cs="Times New Roman"/>
          <w:noProof/>
        </w:rPr>
        <w:t xml:space="preserve"> 10(2):290–301.</w:t>
      </w:r>
    </w:p>
    <w:p w14:paraId="1E7CA25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45. </w:t>
      </w:r>
      <w:r w:rsidRPr="00746829">
        <w:rPr>
          <w:rFonts w:ascii="Times New Roman" w:hAnsi="Times New Roman" w:cs="Times New Roman"/>
          <w:noProof/>
        </w:rPr>
        <w:tab/>
        <w:t xml:space="preserve">Clark F, Brook BW, Delean S, Reşit Akçakaya H, Bradshaw CJA (2010) The theta-logistic is unreliable for modelling most census data. </w:t>
      </w:r>
      <w:r w:rsidRPr="00746829">
        <w:rPr>
          <w:rFonts w:ascii="Times New Roman" w:hAnsi="Times New Roman" w:cs="Times New Roman"/>
          <w:i/>
          <w:iCs/>
          <w:noProof/>
        </w:rPr>
        <w:t>Methods Ecol Evol</w:t>
      </w:r>
      <w:r w:rsidRPr="00746829">
        <w:rPr>
          <w:rFonts w:ascii="Times New Roman" w:hAnsi="Times New Roman" w:cs="Times New Roman"/>
          <w:noProof/>
        </w:rPr>
        <w:t xml:space="preserve"> 1(3):253–262.</w:t>
      </w:r>
    </w:p>
    <w:p w14:paraId="2E6C46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46. </w:t>
      </w:r>
      <w:r w:rsidRPr="00746829">
        <w:rPr>
          <w:rFonts w:ascii="Times New Roman" w:hAnsi="Times New Roman" w:cs="Times New Roman"/>
          <w:noProof/>
        </w:rPr>
        <w:tab/>
        <w:t xml:space="preserve">Gilpin ME, Ayala FJ (1973) Global Models of Growth and Competition.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70(12 Pt 1-2):3590–3593.</w:t>
      </w:r>
    </w:p>
    <w:p w14:paraId="0AC69E3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47. </w:t>
      </w:r>
      <w:r w:rsidRPr="00746829">
        <w:rPr>
          <w:rFonts w:ascii="Times New Roman" w:hAnsi="Times New Roman" w:cs="Times New Roman"/>
          <w:noProof/>
        </w:rPr>
        <w:tab/>
        <w:t xml:space="preserve">Verhulst P-F (1838) Notice sur la loi que la population suit dans son accroissement. Correspondance Mathématique et Physique Publiée par A. </w:t>
      </w:r>
      <w:r w:rsidRPr="00746829">
        <w:rPr>
          <w:rFonts w:ascii="Times New Roman" w:hAnsi="Times New Roman" w:cs="Times New Roman"/>
          <w:i/>
          <w:iCs/>
          <w:noProof/>
        </w:rPr>
        <w:t>Quetelet</w:t>
      </w:r>
      <w:r w:rsidRPr="00746829">
        <w:rPr>
          <w:rFonts w:ascii="Times New Roman" w:hAnsi="Times New Roman" w:cs="Times New Roman"/>
          <w:noProof/>
        </w:rPr>
        <w:t xml:space="preserve"> 10:113–121.</w:t>
      </w:r>
    </w:p>
    <w:p w14:paraId="36E18830" w14:textId="59730D54" w:rsidR="007C5E66" w:rsidRPr="0025589C" w:rsidRDefault="007C5E66" w:rsidP="00746829">
      <w:pPr>
        <w:widowControl w:val="0"/>
        <w:autoSpaceDE w:val="0"/>
        <w:autoSpaceDN w:val="0"/>
        <w:adjustRightInd w:val="0"/>
        <w:ind w:left="640" w:hanging="640"/>
        <w:rPr>
          <w:rFonts w:eastAsiaTheme="majorEastAsia"/>
          <w:b/>
          <w:bCs/>
          <w:kern w:val="32"/>
          <w:sz w:val="32"/>
          <w:szCs w:val="32"/>
        </w:rPr>
      </w:pPr>
      <w:r w:rsidRPr="007E41E1">
        <w:lastRenderedPageBreak/>
        <w:fldChar w:fldCharType="end"/>
      </w:r>
      <w:r w:rsidRPr="0025589C">
        <w:br w:type="page"/>
      </w:r>
    </w:p>
    <w:p w14:paraId="0532753B" w14:textId="77777777" w:rsidR="007C5E66" w:rsidRPr="0025589C" w:rsidRDefault="007C5E66" w:rsidP="007C5E66">
      <w:pPr>
        <w:pStyle w:val="Heading1"/>
        <w:spacing w:line="360" w:lineRule="auto"/>
        <w:ind w:firstLine="284"/>
      </w:pPr>
      <w:r w:rsidRPr="0025589C">
        <w:lastRenderedPageBreak/>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47AB35FA" w:rsidR="007C5E66" w:rsidRPr="0025589C" w:rsidRDefault="007C5E66" w:rsidP="007C5E66">
      <w:r w:rsidRPr="0025589C">
        <w:t xml:space="preserve">We derive our growth models from a resource consumption perspective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42)","plainTextFormattedCitation":"(20, 42)","previouslyFormattedCitation":"(19, 41)"},"properties":{"noteIndex":0},"schema":"https://github.com/citation-style-language/schema/raw/master/csl-citation.json"}</w:instrText>
      </w:r>
      <w:r w:rsidRPr="0025589C">
        <w:fldChar w:fldCharType="separate"/>
      </w:r>
      <w:r w:rsidR="00746829" w:rsidRPr="00746829">
        <w:rPr>
          <w:noProof/>
        </w:rPr>
        <w:t>(20, 42)</w:t>
      </w:r>
      <w:r w:rsidRPr="0025589C">
        <w:fldChar w:fldCharType="end"/>
      </w:r>
      <w:r w:rsidRPr="0025589C">
        <w:t xml:space="preserve">.  We denote by </w:t>
      </w:r>
      <m:oMath>
        <m:r>
          <w:rPr>
            <w:rFonts w:ascii="Cambria Math" w:hAnsi="Cambria Math"/>
          </w:rPr>
          <m:t>R</m:t>
        </m:r>
      </m:oMath>
      <w:r w:rsidRPr="0025589C">
        <w:t xml:space="preserve"> the density of a limiting resour</w:t>
      </w:r>
      <w:proofErr w:type="spellStart"/>
      <w:r w:rsidRPr="0025589C">
        <w:t>ce</w:t>
      </w:r>
      <w:proofErr w:type="spellEnd"/>
      <w:r w:rsidRPr="0025589C">
        <w:t xml:space="preserv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Cell growth is assumed to be prop</w:t>
      </w:r>
      <w:proofErr w:type="spellStart"/>
      <w:r w:rsidRPr="0025589C">
        <w:t>ortional</w:t>
      </w:r>
      <w:proofErr w:type="spellEnd"/>
      <w:r w:rsidRPr="0025589C">
        <w:t xml:space="preserve">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282251"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282251"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282251"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48F01561"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746829">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(43)","plainTextFormattedCitation":"(43)","previouslyFormattedCitation":"(42)"},"properties":{"noteIndex":0},"schema":"https://github.com/citation-style-language/schema/raw/master/csl-citation.json"}</w:instrText>
      </w:r>
      <w:r w:rsidRPr="0025589C">
        <w:fldChar w:fldCharType="separate"/>
      </w:r>
      <w:r w:rsidR="00746829" w:rsidRPr="00746829">
        <w:rPr>
          <w:noProof/>
        </w:rPr>
        <w:t>(43)</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282251"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282251"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282251"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322D86C" w:rsidR="007C5E66" w:rsidRPr="0025589C" w:rsidRDefault="007C5E66" w:rsidP="007C5E66">
      <w:pPr>
        <w:ind w:firstLine="0"/>
      </w:pPr>
      <w:r w:rsidRPr="0025589C">
        <w:t xml:space="preserve">which is the Richards differential equation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282251"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2CEBD19C"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6D2DA055"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746829">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Use","type":"article-journal","volume":"10"},"uris":["http://www.mendeley.com/documents/?uuid=670b32bc-a345-4abf-bcea-0172a7cce2b9"]}],"mendeley":{"formattedCitation":"(44)","manualFormatting":"(see Richards 1959, who uses different variables: W=N,A=K,m=ν+1,k=r</w:instrText>
      </w:r>
      <w:r w:rsidR="00746829">
        <w:rPr>
          <w:rFonts w:ascii="Cambria Math" w:hAnsi="Cambria Math" w:cs="Cambria Math"/>
          <w:noProof/>
        </w:rPr>
        <w:instrText>⋅</w:instrText>
      </w:r>
      <w:r w:rsidR="00746829">
        <w:rPr>
          <w:noProof/>
        </w:rPr>
        <w:instrText>ν)","plainTextFormattedCitation":"(44)","previouslyFormattedCitation":"(43)"},"properties":{"noteIndex":0},"schema":"https://github.com/citation-style-language/schema/raw/master/csl-citation.json"}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654F7A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data","type":"article-journal","volume":"1"},"uris":["http://www.mendeley.com/documents/?uuid=0167c58e-d4b5-4fe6-84ad-1929baacf2e0"]}],"mendeley":{"formattedCitation":"(40, 45)","plainTextFormattedCitation":"(40, 45)","previouslyFormattedCitation":"(39, 44)"},"properties":{"noteIndex":0},"schema":"https://github.com/citation-style-language/schema/raw/master/csl-citation.json"}</w:instrText>
      </w:r>
      <w:r w:rsidRPr="0025589C">
        <w:fldChar w:fldCharType="separate"/>
      </w:r>
      <w:r w:rsidR="00746829" w:rsidRPr="00746829">
        <w:rPr>
          <w:noProof/>
        </w:rPr>
        <w:t>(40, 45)</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746829">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(46)","plainTextFormattedCitation":"(46)","previouslyFormattedCitation":"(45)"},"properties":{"noteIndex":0},"schema":"https://github.com/citation-style-language/schema/raw/master/csl-citation.json"}</w:instrText>
      </w:r>
      <w:r w:rsidRPr="0025589C">
        <w:fldChar w:fldCharType="separate"/>
      </w:r>
      <w:r w:rsidR="00746829" w:rsidRPr="00746829">
        <w:rPr>
          <w:noProof/>
        </w:rPr>
        <w:t>(46)</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373" w:name="_Ref439853477"/>
      <w:r w:rsidRPr="0025589C">
        <w:t xml:space="preserve">Appendix </w:t>
      </w:r>
      <w:r>
        <w:t xml:space="preserve">B: </w:t>
      </w:r>
      <w:r w:rsidRPr="0025589C">
        <w:t>Mixed culture model</w:t>
      </w:r>
      <w:bookmarkEnd w:id="373"/>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w:t>
      </w:r>
      <w:proofErr w:type="spellStart"/>
      <w:r w:rsidRPr="0025589C">
        <w:t>tute</w:t>
      </w:r>
      <w:proofErr w:type="spellEnd"/>
      <w:r w:rsidRPr="0025589C">
        <w:t xml:space="preserv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282251"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282251"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374"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374"/>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375" w:name="_Ref453761140"/>
      <w:bookmarkStart w:id="376"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377"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377"/>
      <w:r w:rsidRPr="009B1A45">
        <w:rPr>
          <w:color w:val="auto"/>
          <w:sz w:val="22"/>
          <w:szCs w:val="22"/>
        </w:rPr>
        <w:t xml:space="preserve">. </w:t>
      </w:r>
      <w:bookmarkEnd w:id="375"/>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376"/>
    </w:p>
    <w:p w14:paraId="77BF6815" w14:textId="77777777" w:rsidR="007C5E66" w:rsidRDefault="007C5E66" w:rsidP="007C5E66">
      <w:pPr>
        <w:spacing w:after="200"/>
        <w:rPr>
          <w:b/>
          <w:bCs/>
        </w:rPr>
      </w:pPr>
      <w:bookmarkStart w:id="378"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378"/>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379" w:name="_Ref453761035"/>
      <w:r>
        <w:br w:type="page"/>
      </w:r>
    </w:p>
    <w:bookmarkEnd w:id="379"/>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Change w:id="380" w:author="Yoav Ram" w:date="2019-02-05T14:11:00Z">
          <w:tblPr>
            <w:tblStyle w:val="MediumList1"/>
            <w:tblW w:w="0" w:type="auto"/>
            <w:jc w:val="center"/>
            <w:tblLook w:val="04A0" w:firstRow="1" w:lastRow="0" w:firstColumn="1" w:lastColumn="0" w:noHBand="0" w:noVBand="1"/>
          </w:tblPr>
        </w:tblPrChange>
      </w:tblPr>
      <w:tblGrid>
        <w:gridCol w:w="2270"/>
        <w:gridCol w:w="1615"/>
        <w:gridCol w:w="1875"/>
        <w:gridCol w:w="1955"/>
        <w:gridCol w:w="1430"/>
        <w:tblGridChange w:id="381">
          <w:tblGrid>
            <w:gridCol w:w="1201"/>
            <w:gridCol w:w="1106"/>
            <w:gridCol w:w="1377"/>
            <w:gridCol w:w="1106"/>
            <w:gridCol w:w="1340"/>
          </w:tblGrid>
        </w:tblGridChange>
      </w:tblGrid>
      <w:tr w:rsidR="007C5E66" w:rsidRPr="001E0803" w14:paraId="5F88234D" w14:textId="77777777" w:rsidTr="00F862FF">
        <w:trPr>
          <w:cnfStyle w:val="100000000000" w:firstRow="1" w:lastRow="0" w:firstColumn="0" w:lastColumn="0" w:oddVBand="0" w:evenVBand="0" w:oddHBand="0" w:evenHBand="0" w:firstRowFirstColumn="0" w:firstRowLastColumn="0" w:lastRowFirstColumn="0" w:lastRowLastColumn="0"/>
          <w:jc w:val="center"/>
          <w:trPrChange w:id="382"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83" w:author="Yoav Ram" w:date="2019-02-05T14:11:00Z">
              <w:tcPr>
                <w:tcW w:w="0" w:type="dxa"/>
                <w:vAlign w:val="center"/>
              </w:tcPr>
            </w:tcPrChange>
          </w:tcPr>
          <w:p w14:paraId="60BA79C4"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r w:rsidRPr="001E0803">
              <w:rPr>
                <w:sz w:val="18"/>
                <w:szCs w:val="18"/>
              </w:rPr>
              <w:t>Model name</w:t>
            </w:r>
          </w:p>
        </w:tc>
        <w:tc>
          <w:tcPr>
            <w:tcW w:w="1615" w:type="dxa"/>
            <w:vAlign w:val="center"/>
            <w:tcPrChange w:id="384" w:author="Yoav Ram" w:date="2019-02-05T14:11:00Z">
              <w:tcPr>
                <w:tcW w:w="0" w:type="dxa"/>
                <w:vAlign w:val="center"/>
              </w:tcPr>
            </w:tcPrChange>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Change w:id="385" w:author="Yoav Ram" w:date="2019-02-05T14:11:00Z">
              <w:tcPr>
                <w:tcW w:w="0" w:type="dxa"/>
                <w:vAlign w:val="center"/>
              </w:tcPr>
            </w:tcPrChange>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Change w:id="386" w:author="Yoav Ram" w:date="2019-02-05T14:11:00Z">
              <w:tcPr>
                <w:tcW w:w="0" w:type="dxa"/>
                <w:vAlign w:val="center"/>
              </w:tcPr>
            </w:tcPrChange>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Change w:id="387" w:author="Yoav Ram" w:date="2019-02-05T14:11:00Z">
              <w:tcPr>
                <w:tcW w:w="0" w:type="dxa"/>
                <w:vAlign w:val="center"/>
              </w:tcPr>
            </w:tcPrChange>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F862FF">
        <w:trPr>
          <w:cnfStyle w:val="000000100000" w:firstRow="0" w:lastRow="0" w:firstColumn="0" w:lastColumn="0" w:oddVBand="0" w:evenVBand="0" w:oddHBand="1" w:evenHBand="0" w:firstRowFirstColumn="0" w:firstRowLastColumn="0" w:lastRowFirstColumn="0" w:lastRowLastColumn="0"/>
          <w:jc w:val="center"/>
          <w:trPrChange w:id="388"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89" w:author="Yoav Ram" w:date="2019-02-05T14:11:00Z">
              <w:tcPr>
                <w:tcW w:w="0" w:type="dxa"/>
                <w:vAlign w:val="center"/>
              </w:tcPr>
            </w:tcPrChange>
          </w:tcPr>
          <w:p w14:paraId="04BF2E12"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390" w:author="Yoav Ram" w:date="2019-02-05T14:11:00Z">
              <w:tcPr>
                <w:tcW w:w="0" w:type="dxa"/>
                <w:vAlign w:val="center"/>
              </w:tcPr>
            </w:tcPrChange>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Change w:id="391" w:author="Yoav Ram" w:date="2019-02-05T14:11:00Z">
              <w:tcPr>
                <w:tcW w:w="0" w:type="dxa"/>
                <w:vAlign w:val="center"/>
              </w:tcPr>
            </w:tcPrChange>
          </w:tcPr>
          <w:p w14:paraId="6C8C7816"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392" w:author="Yoav Ram" w:date="2019-02-05T14:11:00Z">
              <w:tcPr>
                <w:tcW w:w="0" w:type="dxa"/>
                <w:vAlign w:val="center"/>
              </w:tcPr>
            </w:tcPrChange>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Change w:id="393" w:author="Yoav Ram" w:date="2019-02-05T14:11:00Z">
              <w:tcPr>
                <w:tcW w:w="0" w:type="dxa"/>
                <w:vAlign w:val="center"/>
              </w:tcPr>
            </w:tcPrChange>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F862FF">
        <w:trPr>
          <w:jc w:val="center"/>
          <w:trPrChange w:id="394"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395" w:author="Yoav Ram" w:date="2019-02-05T14:11:00Z">
              <w:tcPr>
                <w:tcW w:w="0" w:type="dxa"/>
                <w:vAlign w:val="center"/>
              </w:tcPr>
            </w:tcPrChange>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396" w:author="Yoav Ram" w:date="2019-02-05T14:11:00Z">
              <w:tcPr>
                <w:tcW w:w="0" w:type="dxa"/>
                <w:vAlign w:val="center"/>
              </w:tcPr>
            </w:tcPrChange>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Change w:id="397" w:author="Yoav Ram" w:date="2019-02-05T14:11:00Z">
              <w:tcPr>
                <w:tcW w:w="0" w:type="dxa"/>
                <w:vAlign w:val="center"/>
              </w:tcPr>
            </w:tcPrChange>
          </w:tcPr>
          <w:p w14:paraId="52587553"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398" w:author="Yoav Ram" w:date="2019-02-05T14:11:00Z">
              <w:tcPr>
                <w:tcW w:w="0" w:type="dxa"/>
                <w:vAlign w:val="center"/>
              </w:tcPr>
            </w:tcPrChange>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399" w:author="Yoav Ram" w:date="2019-02-05T14:11:00Z">
              <w:tcPr>
                <w:tcW w:w="0" w:type="dxa"/>
                <w:vAlign w:val="center"/>
              </w:tcPr>
            </w:tcPrChange>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F862FF">
        <w:trPr>
          <w:cnfStyle w:val="000000100000" w:firstRow="0" w:lastRow="0" w:firstColumn="0" w:lastColumn="0" w:oddVBand="0" w:evenVBand="0" w:oddHBand="1" w:evenHBand="0" w:firstRowFirstColumn="0" w:firstRowLastColumn="0" w:lastRowFirstColumn="0" w:lastRowLastColumn="0"/>
          <w:jc w:val="center"/>
          <w:trPrChange w:id="400"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01" w:author="Yoav Ram" w:date="2019-02-05T14:11:00Z">
              <w:tcPr>
                <w:tcW w:w="0" w:type="dxa"/>
                <w:vAlign w:val="center"/>
              </w:tcPr>
            </w:tcPrChange>
          </w:tcPr>
          <w:p w14:paraId="2877FD67"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402" w:author="Yoav Ram" w:date="2019-02-05T14:11:00Z">
              <w:tcPr>
                <w:tcW w:w="0" w:type="dxa"/>
                <w:vAlign w:val="center"/>
              </w:tcPr>
            </w:tcPrChange>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Change w:id="403" w:author="Yoav Ram" w:date="2019-02-05T14:11:00Z">
              <w:tcPr>
                <w:tcW w:w="0" w:type="dxa"/>
                <w:vAlign w:val="center"/>
              </w:tcPr>
            </w:tcPrChange>
          </w:tcPr>
          <w:p w14:paraId="44773391"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404" w:author="Yoav Ram" w:date="2019-02-05T14:11:00Z">
              <w:tcPr>
                <w:tcW w:w="0" w:type="dxa"/>
                <w:vAlign w:val="center"/>
              </w:tcPr>
            </w:tcPrChange>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Change w:id="405" w:author="Yoav Ram" w:date="2019-02-05T14:11:00Z">
              <w:tcPr>
                <w:tcW w:w="0" w:type="dxa"/>
                <w:vAlign w:val="center"/>
              </w:tcPr>
            </w:tcPrChange>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F862FF">
        <w:trPr>
          <w:jc w:val="center"/>
          <w:trPrChange w:id="406"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07" w:author="Yoav Ram" w:date="2019-02-05T14:11:00Z">
              <w:tcPr>
                <w:tcW w:w="0" w:type="dxa"/>
                <w:vAlign w:val="center"/>
              </w:tcPr>
            </w:tcPrChange>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Change w:id="408" w:author="Yoav Ram" w:date="2019-02-05T14:11:00Z">
              <w:tcPr>
                <w:tcW w:w="0" w:type="dxa"/>
                <w:vAlign w:val="center"/>
              </w:tcPr>
            </w:tcPrChange>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Change w:id="409" w:author="Yoav Ram" w:date="2019-02-05T14:11:00Z">
              <w:tcPr>
                <w:tcW w:w="0" w:type="dxa"/>
                <w:vAlign w:val="center"/>
              </w:tcPr>
            </w:tcPrChange>
          </w:tcPr>
          <w:p w14:paraId="7F5DA4A9" w14:textId="77777777" w:rsidR="007C5E66" w:rsidRPr="00B36A9E"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Change w:id="410" w:author="Yoav Ram" w:date="2019-02-05T14:11:00Z">
              <w:tcPr>
                <w:tcW w:w="0" w:type="dxa"/>
                <w:vAlign w:val="center"/>
              </w:tcPr>
            </w:tcPrChange>
          </w:tcPr>
          <w:p w14:paraId="4682D311"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411" w:author="Yoav Ram" w:date="2019-02-05T14:11:00Z">
              <w:tcPr>
                <w:tcW w:w="0" w:type="dxa"/>
                <w:vAlign w:val="center"/>
              </w:tcPr>
            </w:tcPrChange>
          </w:tcPr>
          <w:p w14:paraId="23E80DC4" w14:textId="1856C9DE"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746829" w:rsidRPr="00746829">
              <w:rPr>
                <w:noProof/>
                <w:sz w:val="18"/>
                <w:szCs w:val="18"/>
              </w:rPr>
              <w:t>(44)</w:t>
            </w:r>
            <w:r w:rsidRPr="001E0803">
              <w:rPr>
                <w:sz w:val="18"/>
                <w:szCs w:val="18"/>
              </w:rPr>
              <w:fldChar w:fldCharType="end"/>
            </w:r>
          </w:p>
        </w:tc>
      </w:tr>
      <w:tr w:rsidR="007C5E66" w:rsidRPr="001E0803" w14:paraId="513CFCA8" w14:textId="77777777" w:rsidTr="00F862FF">
        <w:trPr>
          <w:cnfStyle w:val="000000100000" w:firstRow="0" w:lastRow="0" w:firstColumn="0" w:lastColumn="0" w:oddVBand="0" w:evenVBand="0" w:oddHBand="1" w:evenHBand="0" w:firstRowFirstColumn="0" w:firstRowLastColumn="0" w:lastRowFirstColumn="0" w:lastRowLastColumn="0"/>
          <w:jc w:val="center"/>
          <w:trPrChange w:id="412"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13" w:author="Yoav Ram" w:date="2019-02-05T14:11:00Z">
              <w:tcPr>
                <w:tcW w:w="0" w:type="dxa"/>
                <w:vAlign w:val="center"/>
              </w:tcPr>
            </w:tcPrChange>
          </w:tcPr>
          <w:p w14:paraId="715EDBEB"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414" w:author="Yoav Ram" w:date="2019-02-05T14:11:00Z">
              <w:tcPr>
                <w:tcW w:w="0" w:type="dxa"/>
                <w:vAlign w:val="center"/>
              </w:tcPr>
            </w:tcPrChange>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Change w:id="415" w:author="Yoav Ram" w:date="2019-02-05T14:11:00Z">
              <w:tcPr>
                <w:tcW w:w="0" w:type="dxa"/>
                <w:vAlign w:val="center"/>
              </w:tcPr>
            </w:tcPrChange>
          </w:tcPr>
          <w:p w14:paraId="12CBF4CE"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416" w:author="Yoav Ram" w:date="2019-02-05T14:11:00Z">
              <w:tcPr>
                <w:tcW w:w="0" w:type="dxa"/>
                <w:vAlign w:val="center"/>
              </w:tcPr>
            </w:tcPrChange>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417" w:author="Yoav Ram" w:date="2019-02-05T14:11:00Z">
              <w:tcPr>
                <w:tcW w:w="0" w:type="dxa"/>
                <w:vAlign w:val="center"/>
              </w:tcPr>
            </w:tcPrChange>
          </w:tcPr>
          <w:p w14:paraId="0332DC60" w14:textId="56781CEE"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1E0803">
              <w:rPr>
                <w:sz w:val="18"/>
                <w:szCs w:val="18"/>
              </w:rPr>
              <w:fldChar w:fldCharType="separate"/>
            </w:r>
            <w:r w:rsidR="00746829" w:rsidRPr="00746829">
              <w:rPr>
                <w:noProof/>
                <w:sz w:val="18"/>
                <w:szCs w:val="18"/>
              </w:rPr>
              <w:t>(40)</w:t>
            </w:r>
            <w:r w:rsidRPr="001E0803">
              <w:rPr>
                <w:sz w:val="18"/>
                <w:szCs w:val="18"/>
              </w:rPr>
              <w:fldChar w:fldCharType="end"/>
            </w:r>
          </w:p>
        </w:tc>
      </w:tr>
      <w:tr w:rsidR="007C5E66" w:rsidRPr="001E0803" w14:paraId="7BF25B1C" w14:textId="77777777" w:rsidTr="00F862FF">
        <w:trPr>
          <w:jc w:val="center"/>
          <w:trPrChange w:id="418"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19" w:author="Yoav Ram" w:date="2019-02-05T14:11:00Z">
              <w:tcPr>
                <w:tcW w:w="0" w:type="dxa"/>
                <w:vAlign w:val="center"/>
              </w:tcPr>
            </w:tcPrChange>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Change w:id="420" w:author="Yoav Ram" w:date="2019-02-05T14:11:00Z">
              <w:tcPr>
                <w:tcW w:w="0" w:type="dxa"/>
                <w:vAlign w:val="center"/>
              </w:tcPr>
            </w:tcPrChange>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Change w:id="421" w:author="Yoav Ram" w:date="2019-02-05T14:11:00Z">
              <w:tcPr>
                <w:tcW w:w="0" w:type="dxa"/>
                <w:vAlign w:val="center"/>
              </w:tcPr>
            </w:tcPrChange>
          </w:tcPr>
          <w:p w14:paraId="472D403F"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Change w:id="422" w:author="Yoav Ram" w:date="2019-02-05T14:11:00Z">
              <w:tcPr>
                <w:tcW w:w="0" w:type="dxa"/>
                <w:vAlign w:val="center"/>
              </w:tcPr>
            </w:tcPrChange>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423" w:author="Yoav Ram" w:date="2019-02-05T14:11:00Z">
              <w:tcPr>
                <w:tcW w:w="0" w:type="dxa"/>
                <w:vAlign w:val="center"/>
              </w:tcPr>
            </w:tcPrChange>
          </w:tcPr>
          <w:p w14:paraId="74730777" w14:textId="75D2D416"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(47)","plainTextFormattedCitation":"(47)","previouslyFormattedCitation":"(46)"},"properties":{"noteIndex":0},"schema":"https://github.com/citation-style-language/schema/raw/master/csl-citation.json"}</w:instrText>
            </w:r>
            <w:r w:rsidRPr="001E0803">
              <w:rPr>
                <w:sz w:val="18"/>
                <w:szCs w:val="18"/>
              </w:rPr>
              <w:fldChar w:fldCharType="separate"/>
            </w:r>
            <w:r w:rsidR="00746829" w:rsidRPr="00746829">
              <w:rPr>
                <w:noProof/>
                <w:sz w:val="18"/>
                <w:szCs w:val="18"/>
              </w:rPr>
              <w:t>(47)</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w:t>
      </w:r>
      <w:proofErr w:type="spellStart"/>
      <w:r w:rsidRPr="00876E70">
        <w:rPr>
          <w:sz w:val="22"/>
          <w:szCs w:val="22"/>
        </w:rPr>
        <w:t>ulation</w:t>
      </w:r>
      <w:proofErr w:type="spellEnd"/>
      <w:r w:rsidRPr="00876E70">
        <w:rPr>
          <w:sz w:val="22"/>
          <w:szCs w:val="22"/>
        </w:rPr>
        <w:t xml:space="preserve">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w:t>
      </w:r>
      <w:proofErr w:type="spellStart"/>
      <w:r w:rsidRPr="00876E70">
        <w:rPr>
          <w:sz w:val="22"/>
          <w:szCs w:val="22"/>
        </w:rPr>
        <w:t>cal</w:t>
      </w:r>
      <w:proofErr w:type="spellEnd"/>
      <w:r w:rsidRPr="00876E70">
        <w:rPr>
          <w:sz w:val="22"/>
          <w:szCs w:val="22"/>
        </w:rPr>
        <w:t xml:space="preserve">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proofErr w:type="spellStart"/>
      <w:r w:rsidRPr="009B1A45">
        <w:rPr>
          <w:sz w:val="22"/>
          <w:szCs w:val="22"/>
        </w:rPr>
        <w:t>evant</w:t>
      </w:r>
      <w:proofErr w:type="spellEnd"/>
      <w:r w:rsidRPr="009B1A45">
        <w:rPr>
          <w:sz w:val="22"/>
          <w:szCs w:val="22"/>
        </w:rPr>
        <w:t xml:space="preserve">.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424"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424"/>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Change w:id="425" w:author="Yoav Ram" w:date="2019-02-05T14:10:00Z">
          <w:tblPr>
            <w:tblStyle w:val="LightShading"/>
            <w:tblW w:w="0" w:type="auto"/>
            <w:jc w:val="center"/>
            <w:tblLook w:val="04A0" w:firstRow="1" w:lastRow="0" w:firstColumn="1" w:lastColumn="0" w:noHBand="0" w:noVBand="1"/>
          </w:tblPr>
        </w:tblPrChange>
      </w:tblPr>
      <w:tblGrid>
        <w:gridCol w:w="1418"/>
        <w:gridCol w:w="1134"/>
        <w:gridCol w:w="1134"/>
        <w:gridCol w:w="1134"/>
        <w:gridCol w:w="1134"/>
        <w:gridCol w:w="1134"/>
        <w:gridCol w:w="1134"/>
        <w:tblGridChange w:id="426">
          <w:tblGrid>
            <w:gridCol w:w="709"/>
            <w:gridCol w:w="931"/>
            <w:gridCol w:w="905"/>
            <w:gridCol w:w="574"/>
            <w:gridCol w:w="331"/>
            <w:gridCol w:w="600"/>
            <w:gridCol w:w="305"/>
            <w:gridCol w:w="600"/>
            <w:gridCol w:w="305"/>
            <w:gridCol w:w="600"/>
            <w:gridCol w:w="514"/>
            <w:gridCol w:w="391"/>
            <w:gridCol w:w="905"/>
            <w:gridCol w:w="1114"/>
          </w:tblGrid>
        </w:tblGridChange>
      </w:tblGrid>
      <w:tr w:rsidR="007C5E66" w:rsidRPr="001E0803" w14:paraId="24D84A0C" w14:textId="77777777" w:rsidTr="00D54257">
        <w:trPr>
          <w:cnfStyle w:val="100000000000" w:firstRow="1" w:lastRow="0" w:firstColumn="0" w:lastColumn="0" w:oddVBand="0" w:evenVBand="0" w:oddHBand="0" w:evenHBand="0" w:firstRowFirstColumn="0" w:firstRowLastColumn="0" w:lastRowFirstColumn="0" w:lastRowLastColumn="0"/>
          <w:jc w:val="center"/>
          <w:trPrChange w:id="427"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28" w:author="Yoav Ram" w:date="2019-02-05T14:10:00Z">
              <w:tcPr>
                <w:tcW w:w="0" w:type="dxa"/>
              </w:tcPr>
            </w:tcPrChange>
          </w:tcPr>
          <w:p w14:paraId="44F2819D"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p>
        </w:tc>
        <w:tc>
          <w:tcPr>
            <w:tcW w:w="2268" w:type="dxa"/>
            <w:gridSpan w:val="2"/>
            <w:tcPrChange w:id="429" w:author="Yoav Ram" w:date="2019-02-05T14:10:00Z">
              <w:tcPr>
                <w:tcW w:w="0" w:type="dxa"/>
                <w:gridSpan w:val="2"/>
              </w:tcPr>
            </w:tcPrChange>
          </w:tcPr>
          <w:p w14:paraId="26632F7D" w14:textId="77777777" w:rsidR="007C5E66" w:rsidRPr="001E0803" w:rsidRDefault="007C5E66" w:rsidP="00D54257">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30"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A</w:t>
            </w:r>
          </w:p>
        </w:tc>
        <w:tc>
          <w:tcPr>
            <w:tcW w:w="2268" w:type="dxa"/>
            <w:gridSpan w:val="2"/>
            <w:tcPrChange w:id="431" w:author="Yoav Ram" w:date="2019-02-05T14:10:00Z">
              <w:tcPr>
                <w:tcW w:w="0" w:type="dxa"/>
                <w:gridSpan w:val="4"/>
              </w:tcPr>
            </w:tcPrChange>
          </w:tcPr>
          <w:p w14:paraId="4621A4E1" w14:textId="77777777" w:rsidR="007C5E66" w:rsidRPr="001E0803" w:rsidRDefault="007C5E66" w:rsidP="00D54257">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32"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B</w:t>
            </w:r>
          </w:p>
        </w:tc>
        <w:tc>
          <w:tcPr>
            <w:tcW w:w="2268" w:type="dxa"/>
            <w:gridSpan w:val="2"/>
            <w:tcPrChange w:id="433" w:author="Yoav Ram" w:date="2019-02-05T14:10:00Z">
              <w:tcPr>
                <w:tcW w:w="0" w:type="dxa"/>
                <w:gridSpan w:val="4"/>
              </w:tcPr>
            </w:tcPrChange>
          </w:tcPr>
          <w:p w14:paraId="13BF16BF" w14:textId="77777777" w:rsidR="007C5E66" w:rsidRPr="001E0803" w:rsidRDefault="007C5E66" w:rsidP="00D54257">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34"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C</w:t>
            </w:r>
          </w:p>
        </w:tc>
      </w:tr>
      <w:tr w:rsidR="00D54257" w:rsidRPr="001E0803" w14:paraId="6A707796" w14:textId="77777777" w:rsidTr="00D54257">
        <w:trPr>
          <w:cnfStyle w:val="000000100000" w:firstRow="0" w:lastRow="0" w:firstColumn="0" w:lastColumn="0" w:oddVBand="0" w:evenVBand="0" w:oddHBand="1" w:evenHBand="0" w:firstRowFirstColumn="0" w:firstRowLastColumn="0" w:lastRowFirstColumn="0" w:lastRowLastColumn="0"/>
          <w:jc w:val="center"/>
          <w:ins w:id="435" w:author="Yoav Ram" w:date="2019-02-05T14:08:00Z"/>
          <w:trPrChange w:id="436" w:author="Yoav Ram" w:date="2019-02-05T14:10:00Z">
            <w:trPr>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37" w:author="Yoav Ram" w:date="2019-02-05T14:10:00Z">
              <w:tcPr>
                <w:tcW w:w="3119" w:type="dxa"/>
                <w:gridSpan w:val="4"/>
              </w:tcPr>
            </w:tcPrChange>
          </w:tcPr>
          <w:p w14:paraId="7AD00732" w14:textId="77777777" w:rsidR="00D54257" w:rsidRPr="00D54257" w:rsidRDefault="00D54257" w:rsidP="0025569E">
            <w:pPr>
              <w:ind w:firstLine="0"/>
              <w:cnfStyle w:val="001000100000" w:firstRow="0" w:lastRow="0" w:firstColumn="1" w:lastColumn="0" w:oddVBand="0" w:evenVBand="0" w:oddHBand="1" w:evenHBand="0" w:firstRowFirstColumn="0" w:firstRowLastColumn="0" w:lastRowFirstColumn="0" w:lastRowLastColumn="0"/>
              <w:rPr>
                <w:ins w:id="438" w:author="Yoav Ram" w:date="2019-02-05T14:08:00Z"/>
                <w:rFonts w:ascii="Times New Roman" w:eastAsia="Times New Roman" w:hAnsi="Times New Roman" w:cs="Times New Roman"/>
                <w:i/>
                <w:iCs/>
                <w:sz w:val="18"/>
                <w:szCs w:val="18"/>
                <w:rPrChange w:id="439" w:author="Yoav Ram" w:date="2019-02-05T14:09:00Z">
                  <w:rPr>
                    <w:ins w:id="440" w:author="Yoav Ram" w:date="2019-02-05T14:08:00Z"/>
                    <w:rFonts w:ascii="Times New Roman" w:eastAsia="Times New Roman" w:hAnsi="Times New Roman" w:cs="Times New Roman"/>
                    <w:b w:val="0"/>
                    <w:bCs w:val="0"/>
                    <w:i/>
                    <w:iCs/>
                    <w:sz w:val="18"/>
                    <w:szCs w:val="18"/>
                  </w:rPr>
                </w:rPrChange>
              </w:rPr>
              <w:pPrChange w:id="441"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442" w:author="Yoav Ram" w:date="2019-02-05T14:08:00Z">
              <w:r w:rsidRPr="00D54257">
                <w:rPr>
                  <w:rFonts w:ascii="Times New Roman" w:eastAsia="Times New Roman" w:hAnsi="Times New Roman" w:cs="Times New Roman"/>
                  <w:i/>
                  <w:iCs/>
                  <w:sz w:val="18"/>
                  <w:szCs w:val="18"/>
                  <w:rPrChange w:id="443" w:author="Yoav Ram" w:date="2019-02-05T14:09:00Z">
                    <w:rPr>
                      <w:rFonts w:ascii="Times New Roman" w:eastAsia="Times New Roman" w:hAnsi="Times New Roman" w:cs="Times New Roman"/>
                      <w:i/>
                      <w:iCs/>
                      <w:sz w:val="18"/>
                      <w:szCs w:val="18"/>
                    </w:rPr>
                  </w:rPrChange>
                </w:rPr>
                <w:t>Strain</w:t>
              </w:r>
            </w:ins>
          </w:p>
          <w:p w14:paraId="4F23E35C" w14:textId="27B8CE7A" w:rsidR="00D54257" w:rsidRPr="00D54257" w:rsidRDefault="00D54257" w:rsidP="0025569E">
            <w:pPr>
              <w:ind w:firstLine="0"/>
              <w:cnfStyle w:val="001000100000" w:firstRow="0" w:lastRow="0" w:firstColumn="1" w:lastColumn="0" w:oddVBand="0" w:evenVBand="0" w:oddHBand="1" w:evenHBand="0" w:firstRowFirstColumn="0" w:firstRowLastColumn="0" w:lastRowFirstColumn="0" w:lastRowLastColumn="0"/>
              <w:rPr>
                <w:ins w:id="444" w:author="Yoav Ram" w:date="2019-02-05T14:08:00Z"/>
                <w:rFonts w:ascii="Times New Roman" w:eastAsia="Times New Roman" w:hAnsi="Times New Roman" w:cs="Times New Roman"/>
                <w:i/>
                <w:iCs/>
                <w:sz w:val="18"/>
                <w:szCs w:val="18"/>
                <w:rPrChange w:id="445" w:author="Yoav Ram" w:date="2019-02-05T14:09:00Z">
                  <w:rPr>
                    <w:ins w:id="446" w:author="Yoav Ram" w:date="2019-02-05T14:08:00Z"/>
                    <w:rFonts w:ascii="Times New Roman" w:eastAsia="Times New Roman" w:hAnsi="Times New Roman" w:cs="Times New Roman"/>
                    <w:sz w:val="18"/>
                    <w:szCs w:val="18"/>
                  </w:rPr>
                </w:rPrChange>
              </w:rPr>
              <w:pPrChange w:id="447"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448" w:author="Yoav Ram" w:date="2019-02-05T14:08:00Z">
              <w:r w:rsidRPr="00D54257">
                <w:rPr>
                  <w:rFonts w:ascii="Times New Roman" w:eastAsia="Times New Roman" w:hAnsi="Times New Roman" w:cs="Times New Roman"/>
                  <w:i/>
                  <w:iCs/>
                  <w:sz w:val="18"/>
                  <w:szCs w:val="18"/>
                  <w:rPrChange w:id="449" w:author="Yoav Ram" w:date="2019-02-05T14:09:00Z">
                    <w:rPr>
                      <w:rFonts w:ascii="Times New Roman" w:eastAsia="Times New Roman" w:hAnsi="Times New Roman" w:cs="Times New Roman"/>
                      <w:i/>
                      <w:iCs/>
                      <w:sz w:val="18"/>
                      <w:szCs w:val="18"/>
                    </w:rPr>
                  </w:rPrChange>
                </w:rPr>
                <w:t>Parameter</w:t>
              </w:r>
            </w:ins>
          </w:p>
        </w:tc>
        <w:tc>
          <w:tcPr>
            <w:tcW w:w="1134" w:type="dxa"/>
            <w:tcPrChange w:id="450" w:author="Yoav Ram" w:date="2019-02-05T14:10:00Z">
              <w:tcPr>
                <w:tcW w:w="931" w:type="dxa"/>
                <w:gridSpan w:val="2"/>
              </w:tcPr>
            </w:tcPrChange>
          </w:tcPr>
          <w:p w14:paraId="2ED630F7" w14:textId="4F6D022A"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51" w:author="Yoav Ram" w:date="2019-02-05T14:08:00Z"/>
                <w:b/>
                <w:bCs/>
                <w:sz w:val="18"/>
                <w:szCs w:val="18"/>
                <w:rPrChange w:id="452" w:author="Yoav Ram" w:date="2019-02-05T14:09:00Z">
                  <w:rPr>
                    <w:ins w:id="453" w:author="Yoav Ram" w:date="2019-02-05T14:08:00Z"/>
                    <w:sz w:val="18"/>
                    <w:szCs w:val="18"/>
                  </w:rPr>
                </w:rPrChange>
              </w:rPr>
            </w:pPr>
            <w:ins w:id="454" w:author="Yoav Ram" w:date="2019-02-05T14:08:00Z">
              <w:r w:rsidRPr="00D54257">
                <w:rPr>
                  <w:b/>
                  <w:bCs/>
                  <w:sz w:val="18"/>
                  <w:szCs w:val="18"/>
                  <w:rPrChange w:id="455" w:author="Yoav Ram" w:date="2019-02-05T14:09:00Z">
                    <w:rPr>
                      <w:sz w:val="18"/>
                      <w:szCs w:val="18"/>
                    </w:rPr>
                  </w:rPrChange>
                </w:rPr>
                <w:t>A1 (red)</w:t>
              </w:r>
            </w:ins>
          </w:p>
        </w:tc>
        <w:tc>
          <w:tcPr>
            <w:tcW w:w="1134" w:type="dxa"/>
            <w:tcPrChange w:id="456" w:author="Yoav Ram" w:date="2019-02-05T14:10:00Z">
              <w:tcPr>
                <w:tcW w:w="905" w:type="dxa"/>
                <w:gridSpan w:val="2"/>
              </w:tcPr>
            </w:tcPrChange>
          </w:tcPr>
          <w:p w14:paraId="6A2146D3" w14:textId="0F00C0B0"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57" w:author="Yoav Ram" w:date="2019-02-05T14:08:00Z"/>
                <w:b/>
                <w:bCs/>
                <w:sz w:val="18"/>
                <w:szCs w:val="18"/>
                <w:rPrChange w:id="458" w:author="Yoav Ram" w:date="2019-02-05T14:09:00Z">
                  <w:rPr>
                    <w:ins w:id="459" w:author="Yoav Ram" w:date="2019-02-05T14:08:00Z"/>
                    <w:sz w:val="18"/>
                    <w:szCs w:val="18"/>
                  </w:rPr>
                </w:rPrChange>
              </w:rPr>
            </w:pPr>
            <w:ins w:id="460" w:author="Yoav Ram" w:date="2019-02-05T14:08:00Z">
              <w:r w:rsidRPr="00D54257">
                <w:rPr>
                  <w:b/>
                  <w:bCs/>
                  <w:sz w:val="18"/>
                  <w:szCs w:val="18"/>
                  <w:rPrChange w:id="461" w:author="Yoav Ram" w:date="2019-02-05T14:09:00Z">
                    <w:rPr>
                      <w:sz w:val="18"/>
                      <w:szCs w:val="18"/>
                    </w:rPr>
                  </w:rPrChange>
                </w:rPr>
                <w:t>A2 (green)</w:t>
              </w:r>
            </w:ins>
          </w:p>
        </w:tc>
        <w:tc>
          <w:tcPr>
            <w:tcW w:w="1134" w:type="dxa"/>
            <w:tcPrChange w:id="462" w:author="Yoav Ram" w:date="2019-02-05T14:10:00Z">
              <w:tcPr>
                <w:tcW w:w="905" w:type="dxa"/>
                <w:gridSpan w:val="2"/>
              </w:tcPr>
            </w:tcPrChange>
          </w:tcPr>
          <w:p w14:paraId="19A6F75A" w14:textId="7D96FD4E"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63" w:author="Yoav Ram" w:date="2019-02-05T14:08:00Z"/>
                <w:b/>
                <w:bCs/>
                <w:sz w:val="18"/>
                <w:szCs w:val="18"/>
                <w:rPrChange w:id="464" w:author="Yoav Ram" w:date="2019-02-05T14:09:00Z">
                  <w:rPr>
                    <w:ins w:id="465" w:author="Yoav Ram" w:date="2019-02-05T14:08:00Z"/>
                    <w:sz w:val="18"/>
                    <w:szCs w:val="18"/>
                  </w:rPr>
                </w:rPrChange>
              </w:rPr>
            </w:pPr>
            <w:ins w:id="466" w:author="Yoav Ram" w:date="2019-02-05T14:08:00Z">
              <w:r w:rsidRPr="00D54257">
                <w:rPr>
                  <w:b/>
                  <w:bCs/>
                  <w:sz w:val="18"/>
                  <w:szCs w:val="18"/>
                  <w:rPrChange w:id="467" w:author="Yoav Ram" w:date="2019-02-05T14:09:00Z">
                    <w:rPr>
                      <w:sz w:val="18"/>
                      <w:szCs w:val="18"/>
                    </w:rPr>
                  </w:rPrChange>
                </w:rPr>
                <w:t>B1 (red)</w:t>
              </w:r>
            </w:ins>
          </w:p>
        </w:tc>
        <w:tc>
          <w:tcPr>
            <w:tcW w:w="1134" w:type="dxa"/>
            <w:tcPrChange w:id="468" w:author="Yoav Ram" w:date="2019-02-05T14:10:00Z">
              <w:tcPr>
                <w:tcW w:w="905" w:type="dxa"/>
                <w:gridSpan w:val="2"/>
              </w:tcPr>
            </w:tcPrChange>
          </w:tcPr>
          <w:p w14:paraId="356C0459" w14:textId="63B278D8"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69" w:author="Yoav Ram" w:date="2019-02-05T14:08:00Z"/>
                <w:b/>
                <w:bCs/>
                <w:sz w:val="18"/>
                <w:szCs w:val="18"/>
                <w:rPrChange w:id="470" w:author="Yoav Ram" w:date="2019-02-05T14:09:00Z">
                  <w:rPr>
                    <w:ins w:id="471" w:author="Yoav Ram" w:date="2019-02-05T14:08:00Z"/>
                    <w:sz w:val="18"/>
                    <w:szCs w:val="18"/>
                  </w:rPr>
                </w:rPrChange>
              </w:rPr>
            </w:pPr>
            <w:ins w:id="472" w:author="Yoav Ram" w:date="2019-02-05T14:08:00Z">
              <w:r w:rsidRPr="00D54257">
                <w:rPr>
                  <w:b/>
                  <w:bCs/>
                  <w:sz w:val="18"/>
                  <w:szCs w:val="18"/>
                  <w:rPrChange w:id="473" w:author="Yoav Ram" w:date="2019-02-05T14:09:00Z">
                    <w:rPr>
                      <w:sz w:val="18"/>
                      <w:szCs w:val="18"/>
                    </w:rPr>
                  </w:rPrChange>
                </w:rPr>
                <w:t>B2 (green)</w:t>
              </w:r>
            </w:ins>
          </w:p>
        </w:tc>
        <w:tc>
          <w:tcPr>
            <w:tcW w:w="1134" w:type="dxa"/>
            <w:tcPrChange w:id="474" w:author="Yoav Ram" w:date="2019-02-05T14:10:00Z">
              <w:tcPr>
                <w:tcW w:w="905" w:type="dxa"/>
              </w:tcPr>
            </w:tcPrChange>
          </w:tcPr>
          <w:p w14:paraId="0BEF9D35" w14:textId="0FD4ED55"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75" w:author="Yoav Ram" w:date="2019-02-05T14:08:00Z"/>
                <w:b/>
                <w:bCs/>
                <w:sz w:val="18"/>
                <w:szCs w:val="18"/>
                <w:rPrChange w:id="476" w:author="Yoav Ram" w:date="2019-02-05T14:09:00Z">
                  <w:rPr>
                    <w:ins w:id="477" w:author="Yoav Ram" w:date="2019-02-05T14:08:00Z"/>
                    <w:sz w:val="18"/>
                    <w:szCs w:val="18"/>
                  </w:rPr>
                </w:rPrChange>
              </w:rPr>
            </w:pPr>
            <w:ins w:id="478" w:author="Yoav Ram" w:date="2019-02-05T14:08:00Z">
              <w:r w:rsidRPr="00D54257">
                <w:rPr>
                  <w:b/>
                  <w:bCs/>
                  <w:sz w:val="18"/>
                  <w:szCs w:val="18"/>
                  <w:rPrChange w:id="479" w:author="Yoav Ram" w:date="2019-02-05T14:09:00Z">
                    <w:rPr>
                      <w:sz w:val="18"/>
                      <w:szCs w:val="18"/>
                    </w:rPr>
                  </w:rPrChange>
                </w:rPr>
                <w:t>C3 (red)</w:t>
              </w:r>
            </w:ins>
          </w:p>
        </w:tc>
        <w:tc>
          <w:tcPr>
            <w:tcW w:w="1134" w:type="dxa"/>
            <w:tcPrChange w:id="480" w:author="Yoav Ram" w:date="2019-02-05T14:10:00Z">
              <w:tcPr>
                <w:tcW w:w="1114" w:type="dxa"/>
              </w:tcPr>
            </w:tcPrChange>
          </w:tcPr>
          <w:p w14:paraId="026EA9B0" w14:textId="534A89D4"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81" w:author="Yoav Ram" w:date="2019-02-05T14:08:00Z"/>
                <w:b/>
                <w:bCs/>
                <w:sz w:val="18"/>
                <w:szCs w:val="18"/>
                <w:rPrChange w:id="482" w:author="Yoav Ram" w:date="2019-02-05T14:09:00Z">
                  <w:rPr>
                    <w:ins w:id="483" w:author="Yoav Ram" w:date="2019-02-05T14:08:00Z"/>
                    <w:sz w:val="18"/>
                    <w:szCs w:val="18"/>
                  </w:rPr>
                </w:rPrChange>
              </w:rPr>
            </w:pPr>
            <w:ins w:id="484" w:author="Yoav Ram" w:date="2019-02-05T14:08:00Z">
              <w:r w:rsidRPr="00D54257">
                <w:rPr>
                  <w:b/>
                  <w:bCs/>
                  <w:sz w:val="18"/>
                  <w:szCs w:val="18"/>
                  <w:rPrChange w:id="485" w:author="Yoav Ram" w:date="2019-02-05T14:09:00Z">
                    <w:rPr>
                      <w:sz w:val="18"/>
                      <w:szCs w:val="18"/>
                    </w:rPr>
                  </w:rPrChange>
                </w:rPr>
                <w:t>C4 (green)</w:t>
              </w:r>
            </w:ins>
          </w:p>
        </w:tc>
      </w:tr>
      <w:tr w:rsidR="007C5E66" w:rsidRPr="001E0803" w14:paraId="725DB740" w14:textId="77777777" w:rsidTr="00D54257">
        <w:trPr>
          <w:jc w:val="center"/>
          <w:trPrChange w:id="486"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87" w:author="Yoav Ram" w:date="2019-02-05T14:10:00Z">
              <w:tcPr>
                <w:tcW w:w="0" w:type="dxa"/>
              </w:tcPr>
            </w:tcPrChange>
          </w:tcPr>
          <w:p w14:paraId="5D1598EC" w14:textId="77777777" w:rsidR="007C5E66" w:rsidRPr="0025569E" w:rsidRDefault="00282251" w:rsidP="0025569E">
            <w:pPr>
              <w:ind w:firstLine="0"/>
              <w:rPr>
                <w:sz w:val="18"/>
                <w:szCs w:val="18"/>
                <w:vertAlign w:val="subscript"/>
                <w:rPrChange w:id="488" w:author="Yoav Ram" w:date="2019-02-05T14:12:00Z">
                  <w:rPr>
                    <w:sz w:val="18"/>
                    <w:szCs w:val="18"/>
                    <w:vertAlign w:val="subscript"/>
                  </w:rPr>
                </w:rPrChange>
              </w:rPr>
              <w:pPrChange w:id="489" w:author="Yoav Ram" w:date="2019-02-05T14:12: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ctrlPr>
                      <w:rPr>
                        <w:rFonts w:ascii="Cambria Math" w:hAnsi="Cambria Math"/>
                        <w:i/>
                        <w:color w:val="auto"/>
                        <w:sz w:val="18"/>
                        <w:szCs w:val="18"/>
                        <w:rPrChange w:id="490" w:author="Yoav Ram" w:date="2019-02-05T14:12:00Z">
                          <w:rPr>
                            <w:rFonts w:ascii="Cambria Math" w:hAnsi="Cambria Math"/>
                            <w:i/>
                            <w:color w:val="auto"/>
                            <w:sz w:val="18"/>
                            <w:szCs w:val="18"/>
                          </w:rPr>
                        </w:rPrChange>
                      </w:rPr>
                    </m:ctrlPr>
                  </m:sub>
                </m:sSub>
              </m:oMath>
            </m:oMathPara>
          </w:p>
        </w:tc>
        <w:tc>
          <w:tcPr>
            <w:tcW w:w="1134" w:type="dxa"/>
            <w:tcPrChange w:id="491" w:author="Yoav Ram" w:date="2019-02-05T14:10:00Z">
              <w:tcPr>
                <w:tcW w:w="0" w:type="dxa"/>
              </w:tcPr>
            </w:tcPrChange>
          </w:tcPr>
          <w:p w14:paraId="2098726C"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9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0.124</w:t>
            </w:r>
          </w:p>
        </w:tc>
        <w:tc>
          <w:tcPr>
            <w:tcW w:w="1134" w:type="dxa"/>
            <w:tcPrChange w:id="493" w:author="Yoav Ram" w:date="2019-02-05T14:10:00Z">
              <w:tcPr>
                <w:tcW w:w="0" w:type="dxa"/>
              </w:tcPr>
            </w:tcPrChange>
          </w:tcPr>
          <w:p w14:paraId="136A672A"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9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0.125</w:t>
            </w:r>
          </w:p>
        </w:tc>
        <w:tc>
          <w:tcPr>
            <w:tcW w:w="1134" w:type="dxa"/>
            <w:tcPrChange w:id="495" w:author="Yoav Ram" w:date="2019-02-05T14:10:00Z">
              <w:tcPr>
                <w:tcW w:w="0" w:type="dxa"/>
                <w:gridSpan w:val="2"/>
              </w:tcPr>
            </w:tcPrChange>
          </w:tcPr>
          <w:p w14:paraId="74046622"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96"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0.23</w:t>
            </w:r>
          </w:p>
        </w:tc>
        <w:tc>
          <w:tcPr>
            <w:tcW w:w="1134" w:type="dxa"/>
            <w:tcPrChange w:id="497" w:author="Yoav Ram" w:date="2019-02-05T14:10:00Z">
              <w:tcPr>
                <w:tcW w:w="0" w:type="dxa"/>
                <w:gridSpan w:val="2"/>
              </w:tcPr>
            </w:tcPrChange>
          </w:tcPr>
          <w:p w14:paraId="67CF292D"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498"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0.286</w:t>
            </w:r>
          </w:p>
        </w:tc>
        <w:tc>
          <w:tcPr>
            <w:tcW w:w="1134" w:type="dxa"/>
            <w:tcPrChange w:id="499" w:author="Yoav Ram" w:date="2019-02-05T14:10:00Z">
              <w:tcPr>
                <w:tcW w:w="0" w:type="dxa"/>
                <w:gridSpan w:val="2"/>
              </w:tcPr>
            </w:tcPrChange>
          </w:tcPr>
          <w:p w14:paraId="116B82E2"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00"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0.204</w:t>
            </w:r>
          </w:p>
        </w:tc>
        <w:tc>
          <w:tcPr>
            <w:tcW w:w="1134" w:type="dxa"/>
            <w:tcPrChange w:id="501" w:author="Yoav Ram" w:date="2019-02-05T14:10:00Z">
              <w:tcPr>
                <w:tcW w:w="0" w:type="dxa"/>
                <w:gridSpan w:val="2"/>
              </w:tcPr>
            </w:tcPrChange>
          </w:tcPr>
          <w:p w14:paraId="6488E247"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0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0.188</w:t>
            </w:r>
          </w:p>
        </w:tc>
      </w:tr>
      <w:tr w:rsidR="007C5E66" w:rsidRPr="001E0803" w14:paraId="514C9FFD" w14:textId="77777777" w:rsidTr="00D54257">
        <w:trPr>
          <w:cnfStyle w:val="000000100000" w:firstRow="0" w:lastRow="0" w:firstColumn="0" w:lastColumn="0" w:oddVBand="0" w:evenVBand="0" w:oddHBand="1" w:evenHBand="0" w:firstRowFirstColumn="0" w:firstRowLastColumn="0" w:lastRowFirstColumn="0" w:lastRowLastColumn="0"/>
          <w:jc w:val="center"/>
          <w:trPrChange w:id="50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04" w:author="Yoav Ram" w:date="2019-02-05T14:10:00Z">
              <w:tcPr>
                <w:tcW w:w="0" w:type="dxa"/>
              </w:tcPr>
            </w:tcPrChange>
          </w:tcPr>
          <w:p w14:paraId="104BFCF3" w14:textId="77777777" w:rsidR="007C5E66" w:rsidRPr="0025569E" w:rsidRDefault="007C5E66" w:rsidP="0025569E">
            <w:pPr>
              <w:ind w:firstLine="0"/>
              <w:cnfStyle w:val="001000100000" w:firstRow="0" w:lastRow="0" w:firstColumn="1" w:lastColumn="0" w:oddVBand="0" w:evenVBand="0" w:oddHBand="1" w:evenHBand="0" w:firstRowFirstColumn="0" w:firstRowLastColumn="0" w:lastRowFirstColumn="0" w:lastRowLastColumn="0"/>
              <w:rPr>
                <w:sz w:val="18"/>
                <w:szCs w:val="18"/>
                <w:rPrChange w:id="505" w:author="Yoav Ram" w:date="2019-02-05T14:13:00Z">
                  <w:rPr>
                    <w:sz w:val="18"/>
                    <w:szCs w:val="18"/>
                  </w:rPr>
                </w:rPrChange>
              </w:rPr>
              <w:pPrChange w:id="506"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K</m:t>
                </m:r>
              </m:oMath>
            </m:oMathPara>
          </w:p>
        </w:tc>
        <w:tc>
          <w:tcPr>
            <w:tcW w:w="1134" w:type="dxa"/>
            <w:tcPrChange w:id="507" w:author="Yoav Ram" w:date="2019-02-05T14:10:00Z">
              <w:tcPr>
                <w:tcW w:w="0" w:type="dxa"/>
              </w:tcPr>
            </w:tcPrChange>
          </w:tcPr>
          <w:p w14:paraId="4E33C2EE"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08"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0.65</w:t>
            </w:r>
          </w:p>
        </w:tc>
        <w:tc>
          <w:tcPr>
            <w:tcW w:w="1134" w:type="dxa"/>
            <w:tcPrChange w:id="509" w:author="Yoav Ram" w:date="2019-02-05T14:10:00Z">
              <w:tcPr>
                <w:tcW w:w="0" w:type="dxa"/>
              </w:tcPr>
            </w:tcPrChange>
          </w:tcPr>
          <w:p w14:paraId="32C9F755"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10"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0.528</w:t>
            </w:r>
          </w:p>
        </w:tc>
        <w:tc>
          <w:tcPr>
            <w:tcW w:w="1134" w:type="dxa"/>
            <w:tcPrChange w:id="511" w:author="Yoav Ram" w:date="2019-02-05T14:10:00Z">
              <w:tcPr>
                <w:tcW w:w="0" w:type="dxa"/>
                <w:gridSpan w:val="2"/>
              </w:tcPr>
            </w:tcPrChange>
          </w:tcPr>
          <w:p w14:paraId="09224DAD"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1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0.628</w:t>
            </w:r>
          </w:p>
        </w:tc>
        <w:tc>
          <w:tcPr>
            <w:tcW w:w="1134" w:type="dxa"/>
            <w:tcPrChange w:id="513" w:author="Yoav Ram" w:date="2019-02-05T14:10:00Z">
              <w:tcPr>
                <w:tcW w:w="0" w:type="dxa"/>
                <w:gridSpan w:val="2"/>
              </w:tcPr>
            </w:tcPrChange>
          </w:tcPr>
          <w:p w14:paraId="040A9881"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14"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0.619</w:t>
            </w:r>
          </w:p>
        </w:tc>
        <w:tc>
          <w:tcPr>
            <w:tcW w:w="1134" w:type="dxa"/>
            <w:tcPrChange w:id="515" w:author="Yoav Ram" w:date="2019-02-05T14:10:00Z">
              <w:tcPr>
                <w:tcW w:w="0" w:type="dxa"/>
                <w:gridSpan w:val="2"/>
              </w:tcPr>
            </w:tcPrChange>
          </w:tcPr>
          <w:p w14:paraId="25893840"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16"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0.741</w:t>
            </w:r>
          </w:p>
        </w:tc>
        <w:tc>
          <w:tcPr>
            <w:tcW w:w="1134" w:type="dxa"/>
            <w:tcPrChange w:id="517" w:author="Yoav Ram" w:date="2019-02-05T14:10:00Z">
              <w:tcPr>
                <w:tcW w:w="0" w:type="dxa"/>
                <w:gridSpan w:val="2"/>
              </w:tcPr>
            </w:tcPrChange>
          </w:tcPr>
          <w:p w14:paraId="1C3FA93F"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18"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0.633</w:t>
            </w:r>
          </w:p>
        </w:tc>
      </w:tr>
      <w:tr w:rsidR="007C5E66" w:rsidRPr="001E0803" w14:paraId="64FFB701" w14:textId="77777777" w:rsidTr="00D54257">
        <w:trPr>
          <w:jc w:val="center"/>
          <w:trPrChange w:id="519"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20" w:author="Yoav Ram" w:date="2019-02-05T14:10:00Z">
              <w:tcPr>
                <w:tcW w:w="0" w:type="dxa"/>
              </w:tcPr>
            </w:tcPrChange>
          </w:tcPr>
          <w:p w14:paraId="03A29F68" w14:textId="77777777" w:rsidR="007C5E66" w:rsidRPr="0025569E" w:rsidRDefault="007C5E66" w:rsidP="0025569E">
            <w:pPr>
              <w:ind w:firstLine="0"/>
              <w:rPr>
                <w:sz w:val="18"/>
                <w:szCs w:val="18"/>
                <w:rPrChange w:id="521" w:author="Yoav Ram" w:date="2019-02-05T14:13:00Z">
                  <w:rPr>
                    <w:sz w:val="18"/>
                    <w:szCs w:val="18"/>
                  </w:rPr>
                </w:rPrChange>
              </w:rPr>
              <w:pPrChange w:id="522" w:author="Yoav Ram" w:date="2019-02-05T14:13:00Z">
                <w:pPr>
                  <w:jc w:val="center"/>
                </w:pPr>
              </w:pPrChange>
            </w:pPr>
            <m:oMathPara>
              <m:oMathParaPr>
                <m:jc m:val="left"/>
              </m:oMathParaPr>
              <m:oMath>
                <m:r>
                  <m:rPr>
                    <m:sty m:val="bi"/>
                  </m:rPr>
                  <w:rPr>
                    <w:rFonts w:ascii="Cambria Math" w:hAnsi="Cambria Math"/>
                    <w:color w:val="auto"/>
                    <w:sz w:val="18"/>
                    <w:szCs w:val="18"/>
                  </w:rPr>
                  <m:t>r</m:t>
                </m:r>
              </m:oMath>
            </m:oMathPara>
          </w:p>
        </w:tc>
        <w:tc>
          <w:tcPr>
            <w:tcW w:w="1134" w:type="dxa"/>
            <w:tcPrChange w:id="523" w:author="Yoav Ram" w:date="2019-02-05T14:10:00Z">
              <w:tcPr>
                <w:tcW w:w="0" w:type="dxa"/>
              </w:tcPr>
            </w:tcPrChange>
          </w:tcPr>
          <w:p w14:paraId="10C9FAE0"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2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0.587</w:t>
            </w:r>
          </w:p>
        </w:tc>
        <w:tc>
          <w:tcPr>
            <w:tcW w:w="1134" w:type="dxa"/>
            <w:tcPrChange w:id="525" w:author="Yoav Ram" w:date="2019-02-05T14:10:00Z">
              <w:tcPr>
                <w:tcW w:w="0" w:type="dxa"/>
              </w:tcPr>
            </w:tcPrChange>
          </w:tcPr>
          <w:p w14:paraId="2FAA2FA7"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26"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0.376</w:t>
            </w:r>
          </w:p>
        </w:tc>
        <w:tc>
          <w:tcPr>
            <w:tcW w:w="1134" w:type="dxa"/>
            <w:tcPrChange w:id="527" w:author="Yoav Ram" w:date="2019-02-05T14:10:00Z">
              <w:tcPr>
                <w:tcW w:w="0" w:type="dxa"/>
                <w:gridSpan w:val="2"/>
              </w:tcPr>
            </w:tcPrChange>
          </w:tcPr>
          <w:p w14:paraId="2EF2F010"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28"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0.484</w:t>
            </w:r>
          </w:p>
        </w:tc>
        <w:tc>
          <w:tcPr>
            <w:tcW w:w="1134" w:type="dxa"/>
            <w:tcPrChange w:id="529" w:author="Yoav Ram" w:date="2019-02-05T14:10:00Z">
              <w:tcPr>
                <w:tcW w:w="0" w:type="dxa"/>
                <w:gridSpan w:val="2"/>
              </w:tcPr>
            </w:tcPrChange>
          </w:tcPr>
          <w:p w14:paraId="38F059D9"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30"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0.304</w:t>
            </w:r>
          </w:p>
        </w:tc>
        <w:tc>
          <w:tcPr>
            <w:tcW w:w="1134" w:type="dxa"/>
            <w:tcPrChange w:id="531" w:author="Yoav Ram" w:date="2019-02-05T14:10:00Z">
              <w:tcPr>
                <w:tcW w:w="0" w:type="dxa"/>
                <w:gridSpan w:val="2"/>
              </w:tcPr>
            </w:tcPrChange>
          </w:tcPr>
          <w:p w14:paraId="77B3B0F8"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3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c>
          <w:tcPr>
            <w:tcW w:w="1134" w:type="dxa"/>
            <w:tcPrChange w:id="533" w:author="Yoav Ram" w:date="2019-02-05T14:10:00Z">
              <w:tcPr>
                <w:tcW w:w="0" w:type="dxa"/>
                <w:gridSpan w:val="2"/>
              </w:tcPr>
            </w:tcPrChange>
          </w:tcPr>
          <w:p w14:paraId="439923D0"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3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r>
      <w:tr w:rsidR="007C5E66" w:rsidRPr="001E0803" w14:paraId="512176C8" w14:textId="77777777" w:rsidTr="00D54257">
        <w:trPr>
          <w:cnfStyle w:val="000000100000" w:firstRow="0" w:lastRow="0" w:firstColumn="0" w:lastColumn="0" w:oddVBand="0" w:evenVBand="0" w:oddHBand="1" w:evenHBand="0" w:firstRowFirstColumn="0" w:firstRowLastColumn="0" w:lastRowFirstColumn="0" w:lastRowLastColumn="0"/>
          <w:jc w:val="center"/>
          <w:trPrChange w:id="535"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36" w:author="Yoav Ram" w:date="2019-02-05T14:10:00Z">
              <w:tcPr>
                <w:tcW w:w="0" w:type="dxa"/>
              </w:tcPr>
            </w:tcPrChange>
          </w:tcPr>
          <w:p w14:paraId="411C9667" w14:textId="77777777" w:rsidR="007C5E66" w:rsidRPr="0025569E" w:rsidRDefault="007C5E66" w:rsidP="0025569E">
            <w:pPr>
              <w:ind w:firstLine="0"/>
              <w:cnfStyle w:val="001000100000" w:firstRow="0" w:lastRow="0" w:firstColumn="1" w:lastColumn="0" w:oddVBand="0" w:evenVBand="0" w:oddHBand="1" w:evenHBand="0" w:firstRowFirstColumn="0" w:firstRowLastColumn="0" w:lastRowFirstColumn="0" w:lastRowLastColumn="0"/>
              <w:rPr>
                <w:sz w:val="18"/>
                <w:szCs w:val="18"/>
                <w:rPrChange w:id="537" w:author="Yoav Ram" w:date="2019-02-05T14:13:00Z">
                  <w:rPr>
                    <w:sz w:val="18"/>
                    <w:szCs w:val="18"/>
                  </w:rPr>
                </w:rPrChange>
              </w:rPr>
              <w:pPrChange w:id="538"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ν</m:t>
                </m:r>
              </m:oMath>
            </m:oMathPara>
          </w:p>
        </w:tc>
        <w:tc>
          <w:tcPr>
            <w:tcW w:w="1134" w:type="dxa"/>
            <w:tcPrChange w:id="539" w:author="Yoav Ram" w:date="2019-02-05T14:10:00Z">
              <w:tcPr>
                <w:tcW w:w="0" w:type="dxa"/>
              </w:tcPr>
            </w:tcPrChange>
          </w:tcPr>
          <w:p w14:paraId="00C2BC9F" w14:textId="77777777" w:rsidR="007C5E66" w:rsidRPr="0004145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Change w:id="540" w:author="Yoav Ram" w:date="2019-02-05T14:13:00Z">
                  <w:rPr>
                    <w:sz w:val="18"/>
                    <w:szCs w:val="18"/>
                  </w:rPr>
                </w:rPrChange>
              </w:rPr>
              <w:pPrChange w:id="541"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041453">
              <w:rPr>
                <w:sz w:val="18"/>
                <w:szCs w:val="18"/>
                <w:rPrChange w:id="542" w:author="Yoav Ram" w:date="2019-02-05T14:13:00Z">
                  <w:rPr>
                    <w:sz w:val="18"/>
                    <w:szCs w:val="18"/>
                  </w:rPr>
                </w:rPrChange>
              </w:rPr>
              <w:t>1*</w:t>
            </w:r>
          </w:p>
        </w:tc>
        <w:tc>
          <w:tcPr>
            <w:tcW w:w="1134" w:type="dxa"/>
            <w:tcPrChange w:id="543" w:author="Yoav Ram" w:date="2019-02-05T14:10:00Z">
              <w:tcPr>
                <w:tcW w:w="0" w:type="dxa"/>
              </w:tcPr>
            </w:tcPrChange>
          </w:tcPr>
          <w:p w14:paraId="49CAD303"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44"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2.636</w:t>
            </w:r>
          </w:p>
        </w:tc>
        <w:tc>
          <w:tcPr>
            <w:tcW w:w="1134" w:type="dxa"/>
            <w:tcPrChange w:id="545" w:author="Yoav Ram" w:date="2019-02-05T14:10:00Z">
              <w:tcPr>
                <w:tcW w:w="0" w:type="dxa"/>
                <w:gridSpan w:val="2"/>
              </w:tcPr>
            </w:tcPrChange>
          </w:tcPr>
          <w:p w14:paraId="050DFD3A"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46"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1.491</w:t>
            </w:r>
          </w:p>
        </w:tc>
        <w:tc>
          <w:tcPr>
            <w:tcW w:w="1134" w:type="dxa"/>
            <w:tcPrChange w:id="547" w:author="Yoav Ram" w:date="2019-02-05T14:10:00Z">
              <w:tcPr>
                <w:tcW w:w="0" w:type="dxa"/>
                <w:gridSpan w:val="2"/>
              </w:tcPr>
            </w:tcPrChange>
          </w:tcPr>
          <w:p w14:paraId="04B83E90"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48"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2.484</w:t>
            </w:r>
          </w:p>
        </w:tc>
        <w:tc>
          <w:tcPr>
            <w:tcW w:w="1134" w:type="dxa"/>
            <w:tcPrChange w:id="549" w:author="Yoav Ram" w:date="2019-02-05T14:10:00Z">
              <w:tcPr>
                <w:tcW w:w="0" w:type="dxa"/>
                <w:gridSpan w:val="2"/>
              </w:tcPr>
            </w:tcPrChange>
          </w:tcPr>
          <w:p w14:paraId="2B44DF66"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50"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0.164</w:t>
            </w:r>
          </w:p>
        </w:tc>
        <w:tc>
          <w:tcPr>
            <w:tcW w:w="1134" w:type="dxa"/>
            <w:tcPrChange w:id="551" w:author="Yoav Ram" w:date="2019-02-05T14:10:00Z">
              <w:tcPr>
                <w:tcW w:w="0" w:type="dxa"/>
                <w:gridSpan w:val="2"/>
              </w:tcPr>
            </w:tcPrChange>
          </w:tcPr>
          <w:p w14:paraId="0C3B11AB"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52"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w:t>
            </w:r>
          </w:p>
        </w:tc>
      </w:tr>
      <w:tr w:rsidR="007C5E66" w:rsidRPr="001E0803" w14:paraId="7D452521" w14:textId="77777777" w:rsidTr="00D54257">
        <w:trPr>
          <w:jc w:val="center"/>
          <w:trPrChange w:id="55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Change w:id="554" w:author="Yoav Ram" w:date="2019-02-05T14:10:00Z">
              <w:tcPr>
                <w:tcW w:w="0" w:type="dxa"/>
                <w:tcBorders>
                  <w:bottom w:val="nil"/>
                </w:tcBorders>
              </w:tcPr>
            </w:tcPrChange>
          </w:tcPr>
          <w:p w14:paraId="0BD6B033" w14:textId="77777777" w:rsidR="007C5E66" w:rsidRPr="0025569E" w:rsidRDefault="00282251" w:rsidP="0025569E">
            <w:pPr>
              <w:ind w:firstLine="0"/>
              <w:rPr>
                <w:sz w:val="18"/>
                <w:szCs w:val="18"/>
                <w:vertAlign w:val="subscript"/>
                <w:rPrChange w:id="555" w:author="Yoav Ram" w:date="2019-02-05T14:13:00Z">
                  <w:rPr>
                    <w:sz w:val="18"/>
                    <w:szCs w:val="18"/>
                    <w:vertAlign w:val="subscript"/>
                  </w:rPr>
                </w:rPrChange>
              </w:rPr>
              <w:pPrChange w:id="556" w:author="Yoav Ram" w:date="2019-02-05T14:13: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ctrlPr>
                      <w:rPr>
                        <w:rFonts w:ascii="Cambria Math" w:hAnsi="Cambria Math"/>
                        <w:i/>
                        <w:color w:val="auto"/>
                        <w:sz w:val="18"/>
                        <w:szCs w:val="18"/>
                        <w:rPrChange w:id="557" w:author="Yoav Ram" w:date="2019-02-05T14:13:00Z">
                          <w:rPr>
                            <w:rFonts w:ascii="Cambria Math" w:hAnsi="Cambria Math"/>
                            <w:i/>
                            <w:color w:val="auto"/>
                            <w:sz w:val="18"/>
                            <w:szCs w:val="18"/>
                          </w:rPr>
                        </w:rPrChange>
                      </w:rPr>
                    </m:ctrlPr>
                  </m:sub>
                </m:sSub>
              </m:oMath>
            </m:oMathPara>
          </w:p>
        </w:tc>
        <w:tc>
          <w:tcPr>
            <w:tcW w:w="1134" w:type="dxa"/>
            <w:tcBorders>
              <w:bottom w:val="nil"/>
            </w:tcBorders>
            <w:tcPrChange w:id="558" w:author="Yoav Ram" w:date="2019-02-05T14:10:00Z">
              <w:tcPr>
                <w:tcW w:w="0" w:type="dxa"/>
                <w:tcBorders>
                  <w:bottom w:val="nil"/>
                </w:tcBorders>
              </w:tcPr>
            </w:tcPrChange>
          </w:tcPr>
          <w:p w14:paraId="46324A53"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59"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0.008</w:t>
            </w:r>
          </w:p>
        </w:tc>
        <w:tc>
          <w:tcPr>
            <w:tcW w:w="1134" w:type="dxa"/>
            <w:tcBorders>
              <w:bottom w:val="nil"/>
            </w:tcBorders>
            <w:tcPrChange w:id="560" w:author="Yoav Ram" w:date="2019-02-05T14:10:00Z">
              <w:tcPr>
                <w:tcW w:w="0" w:type="dxa"/>
                <w:tcBorders>
                  <w:bottom w:val="nil"/>
                </w:tcBorders>
              </w:tcPr>
            </w:tcPrChange>
          </w:tcPr>
          <w:p w14:paraId="125A3C07"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61"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0.032</w:t>
            </w:r>
          </w:p>
        </w:tc>
        <w:tc>
          <w:tcPr>
            <w:tcW w:w="1134" w:type="dxa"/>
            <w:tcBorders>
              <w:bottom w:val="nil"/>
            </w:tcBorders>
            <w:tcPrChange w:id="562" w:author="Yoav Ram" w:date="2019-02-05T14:10:00Z">
              <w:tcPr>
                <w:tcW w:w="0" w:type="dxa"/>
                <w:gridSpan w:val="2"/>
                <w:tcBorders>
                  <w:bottom w:val="nil"/>
                </w:tcBorders>
              </w:tcPr>
            </w:tcPrChange>
          </w:tcPr>
          <w:p w14:paraId="2ABDA545"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63"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564" w:author="Yoav Ram" w:date="2019-02-05T14:10:00Z">
              <w:tcPr>
                <w:tcW w:w="0" w:type="dxa"/>
                <w:gridSpan w:val="2"/>
                <w:tcBorders>
                  <w:bottom w:val="nil"/>
                </w:tcBorders>
              </w:tcPr>
            </w:tcPrChange>
          </w:tcPr>
          <w:p w14:paraId="487A21E8"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65"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566" w:author="Yoav Ram" w:date="2019-02-05T14:10:00Z">
              <w:tcPr>
                <w:tcW w:w="0" w:type="dxa"/>
                <w:gridSpan w:val="2"/>
                <w:tcBorders>
                  <w:bottom w:val="nil"/>
                </w:tcBorders>
              </w:tcPr>
            </w:tcPrChange>
          </w:tcPr>
          <w:p w14:paraId="107392F5"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67"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0.393</w:t>
            </w:r>
          </w:p>
        </w:tc>
        <w:tc>
          <w:tcPr>
            <w:tcW w:w="1134" w:type="dxa"/>
            <w:tcBorders>
              <w:bottom w:val="nil"/>
            </w:tcBorders>
            <w:tcPrChange w:id="568" w:author="Yoav Ram" w:date="2019-02-05T14:10:00Z">
              <w:tcPr>
                <w:tcW w:w="0" w:type="dxa"/>
                <w:gridSpan w:val="2"/>
                <w:tcBorders>
                  <w:bottom w:val="nil"/>
                </w:tcBorders>
              </w:tcPr>
            </w:tcPrChange>
          </w:tcPr>
          <w:p w14:paraId="3CD97408" w14:textId="77777777" w:rsidR="007C5E66" w:rsidRPr="001E0803" w:rsidRDefault="007C5E66" w:rsidP="00D54257">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69"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0.039</w:t>
            </w:r>
          </w:p>
        </w:tc>
      </w:tr>
      <w:tr w:rsidR="007C5E66" w:rsidRPr="001E0803" w14:paraId="6938823D" w14:textId="77777777" w:rsidTr="00D54257">
        <w:trPr>
          <w:cnfStyle w:val="000000100000" w:firstRow="0" w:lastRow="0" w:firstColumn="0" w:lastColumn="0" w:oddVBand="0" w:evenVBand="0" w:oddHBand="1" w:evenHBand="0" w:firstRowFirstColumn="0" w:firstRowLastColumn="0" w:lastRowFirstColumn="0" w:lastRowLastColumn="0"/>
          <w:jc w:val="center"/>
          <w:trPrChange w:id="570"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Change w:id="571" w:author="Yoav Ram" w:date="2019-02-05T14:10:00Z">
              <w:tcPr>
                <w:tcW w:w="0" w:type="dxa"/>
                <w:tcBorders>
                  <w:top w:val="nil"/>
                  <w:bottom w:val="single" w:sz="4" w:space="0" w:color="auto"/>
                </w:tcBorders>
              </w:tcPr>
            </w:tcPrChange>
          </w:tcPr>
          <w:p w14:paraId="60AE551A" w14:textId="77777777" w:rsidR="007C5E66" w:rsidRPr="0025569E" w:rsidRDefault="007C5E66" w:rsidP="0025569E">
            <w:pPr>
              <w:ind w:firstLine="0"/>
              <w:cnfStyle w:val="001000100000" w:firstRow="0" w:lastRow="0" w:firstColumn="1" w:lastColumn="0" w:oddVBand="0" w:evenVBand="0" w:oddHBand="1" w:evenHBand="0" w:firstRowFirstColumn="0" w:firstRowLastColumn="0" w:lastRowFirstColumn="0" w:lastRowLastColumn="0"/>
              <w:rPr>
                <w:sz w:val="18"/>
                <w:szCs w:val="18"/>
                <w:rPrChange w:id="572" w:author="Yoav Ram" w:date="2019-02-05T14:13:00Z">
                  <w:rPr>
                    <w:sz w:val="18"/>
                    <w:szCs w:val="18"/>
                  </w:rPr>
                </w:rPrChange>
              </w:rPr>
              <w:pPrChange w:id="573"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Change w:id="574" w:author="Yoav Ram" w:date="2019-02-05T14:10:00Z">
              <w:tcPr>
                <w:tcW w:w="0" w:type="dxa"/>
                <w:tcBorders>
                  <w:top w:val="nil"/>
                  <w:bottom w:val="single" w:sz="4" w:space="0" w:color="auto"/>
                </w:tcBorders>
              </w:tcPr>
            </w:tcPrChange>
          </w:tcPr>
          <w:p w14:paraId="1B03B8DD"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75"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3.735</w:t>
            </w:r>
          </w:p>
        </w:tc>
        <w:tc>
          <w:tcPr>
            <w:tcW w:w="1134" w:type="dxa"/>
            <w:tcBorders>
              <w:top w:val="nil"/>
              <w:bottom w:val="single" w:sz="4" w:space="0" w:color="auto"/>
            </w:tcBorders>
            <w:tcPrChange w:id="576" w:author="Yoav Ram" w:date="2019-02-05T14:10:00Z">
              <w:tcPr>
                <w:tcW w:w="0" w:type="dxa"/>
                <w:tcBorders>
                  <w:top w:val="nil"/>
                  <w:bottom w:val="single" w:sz="4" w:space="0" w:color="auto"/>
                </w:tcBorders>
              </w:tcPr>
            </w:tcPrChange>
          </w:tcPr>
          <w:p w14:paraId="78D7B7C5"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7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0.937</w:t>
            </w:r>
          </w:p>
        </w:tc>
        <w:tc>
          <w:tcPr>
            <w:tcW w:w="1134" w:type="dxa"/>
            <w:tcBorders>
              <w:top w:val="nil"/>
              <w:bottom w:val="single" w:sz="4" w:space="0" w:color="auto"/>
            </w:tcBorders>
            <w:tcPrChange w:id="578" w:author="Yoav Ram" w:date="2019-02-05T14:10:00Z">
              <w:tcPr>
                <w:tcW w:w="0" w:type="dxa"/>
                <w:gridSpan w:val="2"/>
                <w:tcBorders>
                  <w:top w:val="nil"/>
                  <w:bottom w:val="single" w:sz="4" w:space="0" w:color="auto"/>
                </w:tcBorders>
              </w:tcPr>
            </w:tcPrChange>
          </w:tcPr>
          <w:p w14:paraId="06B1F755" w14:textId="77777777" w:rsidR="007C5E66" w:rsidRPr="001E0803" w:rsidRDefault="007C5E66"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79"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580" w:author="Yoav Ram" w:date="2019-02-05T14:10:00Z">
              <w:tcPr>
                <w:tcW w:w="0" w:type="dxa"/>
                <w:gridSpan w:val="2"/>
                <w:tcBorders>
                  <w:top w:val="nil"/>
                  <w:bottom w:val="single" w:sz="4" w:space="0" w:color="auto"/>
                </w:tcBorders>
              </w:tcPr>
            </w:tcPrChange>
          </w:tcPr>
          <w:p w14:paraId="746A279B" w14:textId="77777777" w:rsidR="007C5E66" w:rsidRPr="001E0803" w:rsidRDefault="007C5E66" w:rsidP="00D54257">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81"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582" w:author="Yoav Ram" w:date="2019-02-05T14:10:00Z">
              <w:tcPr>
                <w:tcW w:w="0" w:type="dxa"/>
                <w:gridSpan w:val="2"/>
                <w:tcBorders>
                  <w:top w:val="nil"/>
                  <w:bottom w:val="single" w:sz="4" w:space="0" w:color="auto"/>
                </w:tcBorders>
              </w:tcPr>
            </w:tcPrChange>
          </w:tcPr>
          <w:p w14:paraId="277E5A33" w14:textId="77777777" w:rsidR="007C5E66" w:rsidRPr="001E0803" w:rsidRDefault="007C5E66" w:rsidP="00D54257">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83"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0.104</w:t>
            </w:r>
          </w:p>
        </w:tc>
        <w:tc>
          <w:tcPr>
            <w:tcW w:w="1134" w:type="dxa"/>
            <w:tcBorders>
              <w:top w:val="nil"/>
              <w:bottom w:val="single" w:sz="4" w:space="0" w:color="auto"/>
            </w:tcBorders>
            <w:tcPrChange w:id="584" w:author="Yoav Ram" w:date="2019-02-05T14:10:00Z">
              <w:tcPr>
                <w:tcW w:w="0" w:type="dxa"/>
                <w:gridSpan w:val="2"/>
                <w:tcBorders>
                  <w:top w:val="nil"/>
                  <w:bottom w:val="single" w:sz="4" w:space="0" w:color="auto"/>
                </w:tcBorders>
              </w:tcPr>
            </w:tcPrChange>
          </w:tcPr>
          <w:p w14:paraId="355717CA" w14:textId="77777777" w:rsidR="007C5E66" w:rsidRPr="001E0803" w:rsidRDefault="007C5E66" w:rsidP="00D54257">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85"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0.188</w:t>
            </w:r>
          </w:p>
        </w:tc>
      </w:tr>
    </w:tbl>
    <w:p w14:paraId="37E9408B" w14:textId="77777777" w:rsidR="007C5E66" w:rsidRPr="009B1A45" w:rsidRDefault="007C5E66" w:rsidP="007C5E66">
      <w:pPr>
        <w:jc w:val="center"/>
        <w:rPr>
          <w:sz w:val="22"/>
          <w:szCs w:val="22"/>
        </w:rPr>
      </w:pPr>
      <w:r w:rsidRPr="009B1A45">
        <w:rPr>
          <w:sz w:val="22"/>
          <w:szCs w:val="22"/>
        </w:rPr>
        <w:t>* denotes fixed parameters</w:t>
      </w:r>
      <w:del w:id="586" w:author="Yoav Ram" w:date="2019-02-05T14:13:00Z">
        <w:r w:rsidRPr="009B1A45" w:rsidDel="00F3329A">
          <w:rPr>
            <w:sz w:val="22"/>
            <w:szCs w:val="22"/>
          </w:rPr>
          <w:delText>.</w:delText>
        </w:r>
      </w:del>
    </w:p>
    <w:p w14:paraId="0A5DDAEF" w14:textId="77777777" w:rsidR="007C5E66" w:rsidRPr="009B1A45" w:rsidRDefault="007C5E66" w:rsidP="007C5E66">
      <w:pPr>
        <w:jc w:val="center"/>
        <w:rPr>
          <w:sz w:val="22"/>
          <w:szCs w:val="22"/>
        </w:rPr>
      </w:pPr>
      <w:r w:rsidRPr="009B1A45">
        <w:rPr>
          <w:sz w:val="22"/>
          <w:szCs w:val="22"/>
        </w:rPr>
        <w:t>- denotes invalid parameter values</w:t>
      </w:r>
      <w:bookmarkStart w:id="587" w:name="_GoBack"/>
      <w:bookmarkEnd w:id="587"/>
      <w:del w:id="588" w:author="Yoav Ram" w:date="2019-02-05T14:13:00Z">
        <w:r w:rsidRPr="009B1A45" w:rsidDel="00F3329A">
          <w:rPr>
            <w:sz w:val="22"/>
            <w:szCs w:val="22"/>
          </w:rPr>
          <w:delText>.</w:delText>
        </w:r>
      </w:del>
    </w:p>
    <w:p w14:paraId="4DA4AC69" w14:textId="58CD9A66" w:rsidR="007C5E66" w:rsidRPr="009B1A45" w:rsidDel="00776FEE" w:rsidRDefault="007C5E66" w:rsidP="007C5E66">
      <w:pPr>
        <w:pStyle w:val="Caption"/>
        <w:spacing w:line="360" w:lineRule="auto"/>
        <w:jc w:val="center"/>
        <w:rPr>
          <w:del w:id="589" w:author="Yoav Ram" w:date="2019-02-05T14:11:00Z"/>
          <w:b w:val="0"/>
          <w:bCs w:val="0"/>
          <w:color w:val="auto"/>
          <w:sz w:val="22"/>
          <w:szCs w:val="22"/>
        </w:rPr>
      </w:pPr>
      <w:del w:id="590" w:author="Yoav Ram" w:date="2019-02-05T14:11:00Z">
        <w:r w:rsidRPr="009B1A45" w:rsidDel="00776FEE">
          <w:rPr>
            <w:b w:val="0"/>
            <w:bCs w:val="0"/>
            <w:color w:val="auto"/>
            <w:sz w:val="22"/>
            <w:szCs w:val="22"/>
          </w:rPr>
          <w:delText xml:space="preserve">The table lists the growth models used for fitting growth curve data. All models are defined by eqs. 1 and 2, </w:delText>
        </w:r>
        <w:r w:rsidDel="00776FEE">
          <w:rPr>
            <w:b w:val="0"/>
            <w:bCs w:val="0"/>
            <w:color w:val="auto"/>
            <w:sz w:val="22"/>
            <w:szCs w:val="22"/>
          </w:rPr>
          <w:delText>with</w:delText>
        </w:r>
        <w:r w:rsidRPr="009B1A45" w:rsidDel="00776FEE">
          <w:rPr>
            <w:b w:val="0"/>
            <w:bCs w:val="0"/>
            <w:color w:val="auto"/>
            <w:sz w:val="22"/>
            <w:szCs w:val="22"/>
          </w:rPr>
          <w:delText xml:space="preserve"> specific parameter</w:delText>
        </w:r>
        <w:r w:rsidDel="00776FEE">
          <w:rPr>
            <w:b w:val="0"/>
            <w:bCs w:val="0"/>
            <w:color w:val="auto"/>
            <w:sz w:val="22"/>
            <w:szCs w:val="22"/>
          </w:rPr>
          <w:delText xml:space="preserve"> value</w:delText>
        </w:r>
        <w:r w:rsidRPr="009B1A45" w:rsidDel="00776FEE">
          <w:rPr>
            <w:b w:val="0"/>
            <w:bCs w:val="0"/>
            <w:color w:val="auto"/>
            <w:sz w:val="22"/>
            <w:szCs w:val="22"/>
          </w:rPr>
          <w:delText>s</w:delText>
        </w:r>
        <w:r w:rsidDel="00776FEE">
          <w:rPr>
            <w:b w:val="0"/>
            <w:bCs w:val="0"/>
            <w:color w:val="auto"/>
            <w:sz w:val="22"/>
            <w:szCs w:val="22"/>
          </w:rPr>
          <w:delText xml:space="preserve"> fixed</w:delText>
        </w:r>
        <w:r w:rsidRPr="009B1A45" w:rsidDel="00776FEE">
          <w:rPr>
            <w:b w:val="0"/>
            <w:bCs w:val="0"/>
            <w:color w:val="auto"/>
            <w:sz w:val="22"/>
            <w:szCs w:val="22"/>
          </w:rPr>
          <w:delText>.</w:delText>
        </w:r>
      </w:del>
    </w:p>
    <w:p w14:paraId="41770AB7" w14:textId="68E32D4E" w:rsidR="007C5E66" w:rsidRPr="007E41E1" w:rsidDel="00776FEE" w:rsidRDefault="007C5E66" w:rsidP="00776FEE">
      <w:pPr>
        <w:pStyle w:val="Caption"/>
        <w:spacing w:line="360" w:lineRule="auto"/>
        <w:jc w:val="center"/>
        <w:rPr>
          <w:del w:id="591" w:author="Yoav Ram" w:date="2019-02-05T14:11:00Z"/>
        </w:rPr>
        <w:pPrChange w:id="592" w:author="Yoav Ram" w:date="2019-02-05T14:11:00Z">
          <w:pPr/>
        </w:pPrChange>
      </w:pPr>
    </w:p>
    <w:p w14:paraId="0EE2EEC4" w14:textId="77777777" w:rsidR="00282251" w:rsidRDefault="00282251"/>
    <w:sectPr w:rsidR="00282251" w:rsidSect="007C5E66">
      <w:headerReference w:type="even" r:id="rId29"/>
      <w:headerReference w:type="default" r:id="rId30"/>
      <w:footerReference w:type="even" r:id="rId31"/>
      <w:footerReference w:type="default" r:id="rId32"/>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F Cooper" w:date="2019-01-18T09:47:00Z" w:initials="tcooper">
    <w:p w14:paraId="528CD386" w14:textId="77777777" w:rsidR="00C84171" w:rsidRDefault="00C84171"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C84171" w:rsidRDefault="00C84171" w:rsidP="008C00A9">
      <w:pPr>
        <w:pStyle w:val="CommentText"/>
      </w:pPr>
    </w:p>
  </w:comment>
  <w:comment w:id="7" w:author="TF Cooper" w:date="2019-01-18T09:51:00Z" w:initials="tcooper">
    <w:p w14:paraId="0EE09FB3" w14:textId="77777777" w:rsidR="00C84171" w:rsidRDefault="00C84171" w:rsidP="008C00A9">
      <w:pPr>
        <w:pStyle w:val="CommentText"/>
      </w:pPr>
      <w:r>
        <w:rPr>
          <w:rStyle w:val="CommentReference"/>
        </w:rPr>
        <w:annotationRef/>
      </w:r>
      <w:r>
        <w:t>? or at least some indication of what kind of interpretation is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Ex w15:paraId="0EE09F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Id w16cid:paraId="0EE09FB3" w16cid:durableId="1FEC2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11A28" w14:textId="77777777" w:rsidR="00E44E3A" w:rsidRDefault="00E44E3A">
      <w:pPr>
        <w:spacing w:line="240" w:lineRule="auto"/>
      </w:pPr>
      <w:r>
        <w:separator/>
      </w:r>
    </w:p>
  </w:endnote>
  <w:endnote w:type="continuationSeparator" w:id="0">
    <w:p w14:paraId="1A1A9D31" w14:textId="77777777" w:rsidR="00E44E3A" w:rsidRDefault="00E44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C84171" w:rsidRDefault="00C8417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C84171" w:rsidRDefault="00C84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C84171" w:rsidRDefault="00C84171"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C84171" w:rsidRDefault="00C84171"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E64BA" w14:textId="77777777" w:rsidR="00E44E3A" w:rsidRDefault="00E44E3A">
      <w:pPr>
        <w:spacing w:line="240" w:lineRule="auto"/>
      </w:pPr>
      <w:r>
        <w:separator/>
      </w:r>
    </w:p>
  </w:footnote>
  <w:footnote w:type="continuationSeparator" w:id="0">
    <w:p w14:paraId="35B865F8" w14:textId="77777777" w:rsidR="00E44E3A" w:rsidRDefault="00E44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C84171" w:rsidRDefault="00C84171"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77777777" w:rsidR="00C84171" w:rsidRDefault="00C84171"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February 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A2E15"/>
    <w:rsid w:val="000E36A2"/>
    <w:rsid w:val="00153581"/>
    <w:rsid w:val="00183E8A"/>
    <w:rsid w:val="0023159F"/>
    <w:rsid w:val="0025569E"/>
    <w:rsid w:val="0026707A"/>
    <w:rsid w:val="00282251"/>
    <w:rsid w:val="003F186E"/>
    <w:rsid w:val="004D064A"/>
    <w:rsid w:val="00505F44"/>
    <w:rsid w:val="005744E1"/>
    <w:rsid w:val="00575468"/>
    <w:rsid w:val="005A0698"/>
    <w:rsid w:val="005B0259"/>
    <w:rsid w:val="00601928"/>
    <w:rsid w:val="0063203F"/>
    <w:rsid w:val="00662866"/>
    <w:rsid w:val="00746829"/>
    <w:rsid w:val="00776FEE"/>
    <w:rsid w:val="007C5E66"/>
    <w:rsid w:val="00825D88"/>
    <w:rsid w:val="00847D52"/>
    <w:rsid w:val="008C00A9"/>
    <w:rsid w:val="0093323B"/>
    <w:rsid w:val="00955658"/>
    <w:rsid w:val="009B66A3"/>
    <w:rsid w:val="009F1ACC"/>
    <w:rsid w:val="00B219AA"/>
    <w:rsid w:val="00B24D46"/>
    <w:rsid w:val="00C552FE"/>
    <w:rsid w:val="00C66759"/>
    <w:rsid w:val="00C84171"/>
    <w:rsid w:val="00D54257"/>
    <w:rsid w:val="00E44E3A"/>
    <w:rsid w:val="00E47382"/>
    <w:rsid w:val="00F3329A"/>
    <w:rsid w:val="00F854D4"/>
    <w:rsid w:val="00F862FF"/>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github.com/yoavram/curvebal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l.dropboxusercontent.com/u/1578682/supp.ipyn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figshare.com/s/b08c6b975779e03ec48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yoavram/curveball_m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veball.netlify.com" TargetMode="External"/><Relationship Id="rId28"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curveball.yoavram.com"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curveball.yoavram.com" TargetMode="External"/><Relationship Id="rId27" Type="http://schemas.openxmlformats.org/officeDocument/2006/relationships/image" Target="media/image10.em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B8F62-EC49-9046-AE9F-07901CD7E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30</Pages>
  <Words>34284</Words>
  <Characters>195420</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23</cp:revision>
  <dcterms:created xsi:type="dcterms:W3CDTF">2019-01-09T07:54:00Z</dcterms:created>
  <dcterms:modified xsi:type="dcterms:W3CDTF">2019-02-05T12:13:00Z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