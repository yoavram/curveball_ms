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3925D110" w14:textId="77777777" w:rsidR="007A7F01" w:rsidRPr="00297A49"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proofErr w:type="spellStart"/>
      <w:r w:rsidR="00DD161B" w:rsidRPr="00634C42">
        <w:rPr>
          <w:rFonts w:asciiTheme="majorBidi" w:hAnsiTheme="majorBidi"/>
          <w:b/>
          <w:bCs/>
        </w:rPr>
        <w:t>Kedar</w:t>
      </w:r>
      <w:proofErr w:type="spellEnd"/>
      <w:r w:rsidR="00DD161B" w:rsidRPr="00634C42">
        <w:rPr>
          <w:rFonts w:asciiTheme="majorBidi" w:hAnsiTheme="majorBidi"/>
          <w:b/>
          <w:bCs/>
        </w:rPr>
        <w:t xml:space="preserve">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Marcus W. Feldman</w:t>
      </w:r>
      <w:r w:rsidR="00B1770B" w:rsidRPr="00DD0B5E">
        <w:rPr>
          <w:rFonts w:asciiTheme="majorBidi" w:hAnsiTheme="majorBidi"/>
          <w:b/>
          <w:bCs/>
          <w:vertAlign w:val="superscript"/>
        </w:rPr>
        <w:t>2</w:t>
      </w:r>
      <w:r w:rsidR="00B1770B"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Pr="00DD0B5E">
        <w:rPr>
          <w:rFonts w:asciiTheme="majorBidi" w:hAnsiTheme="majorBidi"/>
          <w:b/>
          <w:bCs/>
        </w:rPr>
        <w:t xml:space="preserve"> Judith Berman</w:t>
      </w:r>
      <w:r w:rsidR="00B1770B"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7D9C0E31" w14:textId="77777777" w:rsidR="00297A49" w:rsidRPr="0025589C" w:rsidRDefault="00297A49" w:rsidP="00C34C28"/>
    <w:p w14:paraId="66D97232" w14:textId="77777777" w:rsidR="00297A49" w:rsidRDefault="00297A49" w:rsidP="00C34C28">
      <w:pPr>
        <w:spacing w:after="200"/>
        <w:rPr>
          <w:rFonts w:eastAsiaTheme="majorEastAsia"/>
          <w:b/>
          <w:bCs/>
          <w:kern w:val="32"/>
          <w:sz w:val="28"/>
          <w:szCs w:val="28"/>
        </w:rPr>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77777777"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proofErr w:type="spellStart"/>
      <w:r w:rsidR="001C7ED9" w:rsidRPr="00876E70">
        <w:rPr>
          <w:b w:val="0"/>
          <w:bCs w:val="0"/>
          <w:i/>
          <w:iCs/>
          <w:color w:val="auto"/>
          <w:sz w:val="22"/>
          <w:szCs w:val="22"/>
        </w:rPr>
        <w:t>t</w:t>
      </w:r>
      <w:r w:rsidR="001C7ED9"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77777777"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C94948">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proofErr w:type="spellStart"/>
      <w:r w:rsidRPr="00634C42">
        <w:rPr>
          <w:b/>
          <w:bCs/>
          <w:i/>
          <w:iCs/>
        </w:rPr>
        <w:t>LacI</w:t>
      </w:r>
      <w:proofErr w:type="spellEnd"/>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proofErr w:type="spellStart"/>
      <w:r w:rsidR="0058488D">
        <w:rPr>
          <w:i/>
          <w:iCs/>
        </w:rPr>
        <w:t>lacI</w:t>
      </w:r>
      <w:proofErr w:type="spellEnd"/>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proofErr w:type="spellStart"/>
      <w:r w:rsidR="007F0D86">
        <w:rPr>
          <w:i/>
          <w:iCs/>
        </w:rPr>
        <w:t>lacI</w:t>
      </w:r>
      <w:proofErr w:type="spellEnd"/>
      <w:r w:rsidR="002D16E5">
        <w:t xml:space="preserve"> </w:t>
      </w:r>
      <w:r w:rsidR="0058488D">
        <w:t>gene. For</w:t>
      </w:r>
      <w:r w:rsidR="002D16E5">
        <w:t xml:space="preserve"> </w:t>
      </w:r>
      <w:r w:rsidR="007F0D86">
        <w:t xml:space="preserve">each pair of </w:t>
      </w:r>
      <w:proofErr w:type="spellStart"/>
      <w:r w:rsidR="007F0D86">
        <w:rPr>
          <w:i/>
          <w:iCs/>
        </w:rPr>
        <w:t>lacI</w:t>
      </w:r>
      <w:proofErr w:type="spellEnd"/>
      <w:r w:rsidR="007F0D86">
        <w:t>+</w:t>
      </w:r>
      <w:r w:rsidR="007F0D86">
        <w:rPr>
          <w:vertAlign w:val="subscript"/>
        </w:rPr>
        <w:t xml:space="preserve"> </w:t>
      </w:r>
      <w:r w:rsidR="007F0D86">
        <w:t xml:space="preserve">and </w:t>
      </w:r>
      <w:proofErr w:type="spellStart"/>
      <w:r w:rsidR="007F0D86">
        <w:rPr>
          <w:i/>
          <w:iCs/>
        </w:rPr>
        <w:t>lacI</w:t>
      </w:r>
      <w:proofErr w:type="spellEnd"/>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77777777" w:rsidR="007A7F01" w:rsidRPr="0025589C" w:rsidRDefault="007A7F01" w:rsidP="00C34C28">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1</w:t>
      </w:r>
      <w:r w:rsidR="00707C5F" w:rsidRPr="0025589C">
        <w:t>)</w:t>
      </w:r>
      <w:r w:rsidRPr="0025589C">
        <w:t>:</w:t>
      </w:r>
    </w:p>
    <w:p w14:paraId="6F13520C" w14:textId="77777777" w:rsidR="009D7074" w:rsidRPr="0025589C" w:rsidRDefault="00DB5DBA"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 xml:space="preserve">The </w:t>
      </w:r>
      <w:proofErr w:type="spellStart"/>
      <w:r w:rsidRPr="0025589C">
        <w:t>Baranyi</w:t>
      </w:r>
      <w:proofErr w:type="spellEnd"/>
      <w:r w:rsidRPr="0025589C">
        <w:t>-Roberts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77777777"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 xml:space="preserve">derivation of </w:t>
      </w:r>
      <w:proofErr w:type="spellStart"/>
      <w:r w:rsidR="007A7F01" w:rsidRPr="0025589C">
        <w:t>eq</w:t>
      </w:r>
      <w:r w:rsidR="003754D5">
        <w:t>s</w:t>
      </w:r>
      <w:proofErr w:type="spellEnd"/>
      <w:r w:rsidR="007A7F01" w:rsidRPr="0025589C">
        <w:t xml:space="preserve">. 2 from eq. 1, see </w:t>
      </w:r>
      <w:r w:rsidR="00262B0E" w:rsidRPr="00876E70">
        <w:rPr>
          <w:b/>
          <w:bCs/>
        </w:rPr>
        <w:t>Appendix</w:t>
      </w:r>
      <w:r w:rsidR="00707C5F" w:rsidRPr="00876E70">
        <w:rPr>
          <w:b/>
          <w:bCs/>
        </w:rPr>
        <w:t xml:space="preserve"> </w:t>
      </w:r>
      <w:r w:rsidR="00756174" w:rsidRPr="00876E70">
        <w:rPr>
          <w:b/>
          <w:bCs/>
        </w:rPr>
        <w:t>1</w:t>
      </w:r>
      <w:r w:rsidR="007A7F01" w:rsidRPr="0025589C">
        <w:t>.</w:t>
      </w:r>
      <w:r w:rsidR="00660712">
        <w:t xml:space="preserve"> We use</w:t>
      </w:r>
      <w:r w:rsidR="003F1D28">
        <w:t>d</w:t>
      </w:r>
      <w:r w:rsidR="00660712">
        <w:t xml:space="preserve"> this growth model (</w:t>
      </w:r>
      <w:proofErr w:type="spellStart"/>
      <w:r w:rsidR="00660712" w:rsidRPr="0025589C">
        <w:t>eq</w:t>
      </w:r>
      <w:r w:rsidR="00660712">
        <w:t>s</w:t>
      </w:r>
      <w:proofErr w:type="spellEnd"/>
      <w:r w:rsidR="00660712" w:rsidRPr="0025589C">
        <w:t>. 2</w:t>
      </w:r>
      <w:r w:rsidR="00660712">
        <w:t>) to estimate growth parameters, which we then use</w:t>
      </w:r>
      <w:r w:rsidR="003F1D28">
        <w:t>d</w:t>
      </w:r>
      <w:r w:rsidR="00660712">
        <w:t xml:space="preserve"> in a competition model (</w:t>
      </w:r>
      <w:proofErr w:type="spellStart"/>
      <w:r w:rsidR="00660712" w:rsidRPr="0025589C">
        <w:t>eq</w:t>
      </w:r>
      <w:r w:rsidR="00660712">
        <w:t>s</w:t>
      </w:r>
      <w:proofErr w:type="spellEnd"/>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w:t>
      </w:r>
      <w:proofErr w:type="spellStart"/>
      <w:r w:rsidR="00257358" w:rsidRPr="0025589C">
        <w:t>eq</w:t>
      </w:r>
      <w:r w:rsidR="003754D5">
        <w:t>s</w:t>
      </w:r>
      <w:proofErr w:type="spellEnd"/>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77777777" w:rsidR="007541FE" w:rsidRPr="00D26566" w:rsidRDefault="007541FE"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7777777"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C94948">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w:t>
      </w:r>
      <w:proofErr w:type="spellStart"/>
      <w:r w:rsidR="00BF5556" w:rsidRPr="0087553C">
        <w:rPr>
          <w:b w:val="0"/>
          <w:bCs w:val="0"/>
          <w:color w:val="000000" w:themeColor="text1"/>
          <w:sz w:val="22"/>
          <w:szCs w:val="22"/>
        </w:rPr>
        <w:t>eq</w:t>
      </w:r>
      <w:r w:rsidR="003754D5">
        <w:rPr>
          <w:b w:val="0"/>
          <w:bCs w:val="0"/>
          <w:color w:val="000000" w:themeColor="text1"/>
          <w:sz w:val="22"/>
          <w:szCs w:val="22"/>
        </w:rPr>
        <w:t>s</w:t>
      </w:r>
      <w:proofErr w:type="spellEnd"/>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77777777"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w:t>
      </w:r>
      <w:proofErr w:type="spellEnd"/>
      <w:r w:rsidR="004152F9" w:rsidRPr="0025589C">
        <w:t xml:space="preserve">-Volterra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756174" w:rsidRPr="00DB4111">
        <w:rPr>
          <w:b/>
          <w:bCs/>
        </w:rPr>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DB5DBA"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7777777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w:t>
      </w:r>
      <w:proofErr w:type="spellStart"/>
      <w:r w:rsidRPr="0025589C">
        <w:t>eq</w:t>
      </w:r>
      <w:r w:rsidR="00CC3BF6">
        <w:t>s</w:t>
      </w:r>
      <w:proofErr w:type="spellEnd"/>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Appendix 1</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w:t>
      </w:r>
      <w:proofErr w:type="spellStart"/>
      <w:r w:rsidR="00833210" w:rsidRPr="0025589C">
        <w:t>e</w:t>
      </w:r>
      <w:r w:rsidR="007A7F01" w:rsidRPr="0025589C">
        <w:t>q</w:t>
      </w:r>
      <w:r w:rsidR="00311B9B">
        <w:t>s</w:t>
      </w:r>
      <w:proofErr w:type="spellEnd"/>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proofErr w:type="spellStart"/>
      <w:r w:rsidR="007A7F01" w:rsidRPr="0025589C">
        <w:t>eq</w:t>
      </w:r>
      <w:r w:rsidR="000837F4">
        <w:t>s</w:t>
      </w:r>
      <w:proofErr w:type="spellEnd"/>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proofErr w:type="spellStart"/>
      <w:r w:rsidR="004E2D88">
        <w:rPr>
          <w:i/>
          <w:iCs/>
        </w:rPr>
        <w:t>lacI</w:t>
      </w:r>
      <w:proofErr w:type="spellEnd"/>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7777777" w:rsidR="004C78E5" w:rsidRDefault="004C78E5">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77777777"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C94948">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proofErr w:type="spellStart"/>
      <w:r w:rsidRPr="00B07CF2">
        <w:rPr>
          <w:b w:val="0"/>
          <w:bCs w:val="0"/>
          <w:color w:val="auto"/>
          <w:sz w:val="22"/>
          <w:szCs w:val="22"/>
        </w:rPr>
        <w:t>eq</w:t>
      </w:r>
      <w:r w:rsidR="00327F6F">
        <w:rPr>
          <w:b w:val="0"/>
          <w:bCs w:val="0"/>
          <w:color w:val="auto"/>
          <w:sz w:val="22"/>
          <w:szCs w:val="22"/>
        </w:rPr>
        <w:t>s</w:t>
      </w:r>
      <w:proofErr w:type="spellEnd"/>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681EC4A9" w14:textId="77777777" w:rsidR="001F7E9F" w:rsidRPr="0025589C" w:rsidRDefault="001F7E9F" w:rsidP="00C34C28">
      <w:pPr>
        <w:pStyle w:val="Heading2"/>
        <w:spacing w:line="360" w:lineRule="auto"/>
        <w:ind w:firstLine="284"/>
      </w:pPr>
      <w:r w:rsidRPr="0025589C">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w:t>
      </w:r>
      <w:proofErr w:type="spellStart"/>
      <w:r w:rsidRPr="0025589C">
        <w:t>eq</w:t>
      </w:r>
      <w:r w:rsidR="00327F6F">
        <w:t>s</w:t>
      </w:r>
      <w:proofErr w:type="spellEnd"/>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lastRenderedPageBreak/>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77777777" w:rsidR="007541FE" w:rsidRPr="00634C42" w:rsidRDefault="007541FE"/>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77777777" w:rsidR="00D45D2D" w:rsidRDefault="00F3419E">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C94948">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17090F2D" w14:textId="77777777" w:rsidR="00577A2C" w:rsidRPr="00634C42" w:rsidRDefault="00577A2C">
      <w:pPr>
        <w:rPr>
          <w:b/>
          <w:bCs/>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proofErr w:type="spellStart"/>
      <w:r w:rsidR="006E7346">
        <w:rPr>
          <w:i/>
          <w:iCs/>
        </w:rPr>
        <w:t>lacI</w:t>
      </w:r>
      <w:proofErr w:type="spellEnd"/>
      <w:r w:rsidR="006E7346">
        <w:t>+</w:t>
      </w:r>
      <w:r w:rsidR="009D4A6A">
        <w:rPr>
          <w:vertAlign w:val="subscript"/>
        </w:rPr>
        <w:t xml:space="preserve"> </w:t>
      </w:r>
      <w:r w:rsidR="009D4A6A">
        <w:t xml:space="preserve"> and </w:t>
      </w:r>
      <w:proofErr w:type="spellStart"/>
      <w:r w:rsidR="009D4A6A">
        <w:rPr>
          <w:i/>
          <w:iCs/>
        </w:rPr>
        <w:t>lacI</w:t>
      </w:r>
      <w:proofErr w:type="spellEnd"/>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6E7346">
        <w:t xml:space="preserve"> compares relative fitness of </w:t>
      </w:r>
      <w:proofErr w:type="spellStart"/>
      <w:r w:rsidR="006E7346">
        <w:rPr>
          <w:i/>
          <w:iCs/>
        </w:rPr>
        <w:t>lacI</w:t>
      </w:r>
      <w:proofErr w:type="spellEnd"/>
      <w:r w:rsidR="006E7346">
        <w:rPr>
          <w:i/>
          <w:iCs/>
        </w:rPr>
        <w:t>-</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77777777" w:rsidR="00577A2C" w:rsidRPr="00577A2C" w:rsidRDefault="00577A2C" w:rsidP="00C34C28">
      <w:pPr>
        <w:ind w:firstLine="0"/>
      </w:pPr>
    </w:p>
    <w:p w14:paraId="4E264250" w14:textId="77777777" w:rsidR="00577A2C" w:rsidRDefault="00577A2C" w:rsidP="00C34C28">
      <w:pPr>
        <w:keepNext/>
        <w:jc w:val="center"/>
      </w:pPr>
      <w:r>
        <w:rPr>
          <w:noProof/>
        </w:rPr>
        <w:lastRenderedPageBreak/>
        <w:drawing>
          <wp:inline distT="0" distB="0" distL="0" distR="0" wp14:anchorId="3E947F8F" wp14:editId="61EE74C1">
            <wp:extent cx="3134642" cy="252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1-13 15.29.20.png"/>
                    <pic:cNvPicPr/>
                  </pic:nvPicPr>
                  <pic:blipFill>
                    <a:blip r:embed="rId13"/>
                    <a:stretch>
                      <a:fillRect/>
                    </a:stretch>
                  </pic:blipFill>
                  <pic:spPr>
                    <a:xfrm>
                      <a:off x="0" y="0"/>
                      <a:ext cx="3134642" cy="2520000"/>
                    </a:xfrm>
                    <a:prstGeom prst="rect">
                      <a:avLst/>
                    </a:prstGeom>
                  </pic:spPr>
                </pic:pic>
              </a:graphicData>
            </a:graphic>
          </wp:inline>
        </w:drawing>
      </w:r>
    </w:p>
    <w:p w14:paraId="2CCAC6CA" w14:textId="77777777" w:rsidR="005E07AB" w:rsidRDefault="00577A2C" w:rsidP="00ED3476">
      <w:pPr>
        <w:pStyle w:val="Caption"/>
        <w:rPr>
          <w:b w:val="0"/>
          <w:bCs w:val="0"/>
          <w:color w:val="000000" w:themeColor="text1"/>
          <w:sz w:val="22"/>
          <w:szCs w:val="22"/>
        </w:rPr>
      </w:pPr>
      <w:bookmarkStart w:id="6"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C94948">
        <w:rPr>
          <w:noProof/>
          <w:color w:val="000000" w:themeColor="text1"/>
          <w:sz w:val="22"/>
          <w:szCs w:val="22"/>
        </w:rPr>
        <w:t>6</w:t>
      </w:r>
      <w:r w:rsidRPr="00C34C28">
        <w:rPr>
          <w:color w:val="000000" w:themeColor="text1"/>
          <w:sz w:val="22"/>
          <w:szCs w:val="22"/>
        </w:rPr>
        <w:fldChar w:fldCharType="end"/>
      </w:r>
      <w:bookmarkEnd w:id="6"/>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872EE1">
        <w:rPr>
          <w:b w:val="0"/>
          <w:bCs w:val="0"/>
          <w:color w:val="000000" w:themeColor="text1"/>
          <w:sz w:val="22"/>
          <w:szCs w:val="22"/>
        </w:rPr>
        <w:t xml:space="preserve">Filled circles show experimentally estimated </w:t>
      </w:r>
      <w:r w:rsidR="00A07C51">
        <w:rPr>
          <w:b w:val="0"/>
          <w:bCs w:val="0"/>
          <w:color w:val="000000" w:themeColor="text1"/>
          <w:sz w:val="22"/>
          <w:szCs w:val="22"/>
        </w:rPr>
        <w:t xml:space="preserve">relative </w:t>
      </w:r>
      <w:r w:rsidR="00872EE1">
        <w:rPr>
          <w:b w:val="0"/>
          <w:bCs w:val="0"/>
          <w:color w:val="000000" w:themeColor="text1"/>
          <w:sz w:val="22"/>
          <w:szCs w:val="22"/>
        </w:rPr>
        <w:t xml:space="preserve">fitness of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rPr>
        <w:t xml:space="preserve"> mutants relative to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xml:space="preserve">. Open circles show relative fitness </w:t>
      </w:r>
      <w:r w:rsidR="00A07C51">
        <w:rPr>
          <w:b w:val="0"/>
          <w:bCs w:val="0"/>
          <w:color w:val="000000" w:themeColor="text1"/>
          <w:sz w:val="22"/>
          <w:szCs w:val="22"/>
        </w:rPr>
        <w:t>inferred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r w:rsidR="00872EE1">
        <w:rPr>
          <w:b w:val="0"/>
          <w:bCs w:val="0"/>
          <w:color w:val="000000" w:themeColor="text1"/>
          <w:sz w:val="22"/>
          <w:szCs w:val="22"/>
        </w:rPr>
        <w:t>.</w:t>
      </w:r>
      <w:r w:rsidR="006A7717">
        <w:rPr>
          <w:b w:val="0"/>
          <w:bCs w:val="0"/>
          <w:color w:val="000000" w:themeColor="text1"/>
          <w:sz w:val="22"/>
          <w:szCs w:val="22"/>
        </w:rPr>
        <w:t xml:space="preserve"> Relative fitness calculated with eq. 4.</w:t>
      </w:r>
      <w:r w:rsidR="00872EE1">
        <w:rPr>
          <w:b w:val="0"/>
          <w:bCs w:val="0"/>
          <w:color w:val="000000" w:themeColor="text1"/>
          <w:sz w:val="22"/>
          <w:szCs w:val="22"/>
        </w:rPr>
        <w:t xml:space="preserve"> Errors bars show 95% confidence intervals.</w:t>
      </w:r>
    </w:p>
    <w:p w14:paraId="7A38F10C" w14:textId="77777777" w:rsidR="004E5529" w:rsidRPr="00C34C28" w:rsidRDefault="004E5529" w:rsidP="00C34C28">
      <w:pPr>
        <w:rPr>
          <w:b/>
          <w:bCs/>
        </w:rPr>
      </w:pPr>
    </w:p>
    <w:p w14:paraId="75844601" w14:textId="77777777" w:rsidR="004E2D88" w:rsidRPr="00634C42" w:rsidRDefault="004E2D88" w:rsidP="004E2D88">
      <w:pPr>
        <w:pStyle w:val="Heading2"/>
        <w:spacing w:line="360" w:lineRule="auto"/>
        <w:ind w:firstLine="284"/>
      </w:pPr>
      <w:r w:rsidRPr="00634C42">
        <w:t xml:space="preserve">Application: estimating the fitness cost of expressing the </w:t>
      </w:r>
      <w:r w:rsidRPr="00634C42">
        <w:rPr>
          <w:i/>
          <w:iCs/>
        </w:rPr>
        <w:t>lac</w:t>
      </w:r>
      <w:r w:rsidRPr="00634C42">
        <w:t xml:space="preserve"> operon</w:t>
      </w:r>
    </w:p>
    <w:p w14:paraId="6E7E7CE3" w14:textId="77777777" w:rsidR="004C78E5" w:rsidRDefault="00EA764C">
      <w:r>
        <w:t xml:space="preserve">We </w:t>
      </w:r>
      <w:del w:id="7" w:author="Judith Berman" w:date="2018-12-20T22:07:00Z">
        <w:r w:rsidR="00383DE1" w:rsidDel="0029701E">
          <w:delText xml:space="preserve">now </w:delText>
        </w:r>
      </w:del>
      <w:ins w:id="8" w:author="Judith Berman" w:date="2018-12-20T22:07:00Z">
        <w:r w:rsidR="0029701E">
          <w:t xml:space="preserve">then </w:t>
        </w:r>
      </w:ins>
      <w:del w:id="9" w:author="Judith Berman" w:date="2018-12-20T22:07:00Z">
        <w:r w:rsidDel="0029701E">
          <w:delText>turn our attention to</w:delText>
        </w:r>
      </w:del>
      <w:bookmarkStart w:id="10" w:name="_GoBack"/>
      <w:ins w:id="11" w:author="Judith Berman" w:date="2018-12-20T22:07:00Z">
        <w:r w:rsidR="0029701E">
          <w:t>tested</w:t>
        </w:r>
      </w:ins>
      <w:bookmarkEnd w:id="10"/>
      <w:r>
        <w:t xml:space="preserve"> an application of </w:t>
      </w:r>
      <w:del w:id="12" w:author="Judith Berman" w:date="2018-12-20T22:07:00Z">
        <w:r w:rsidDel="0029701E">
          <w:delText>our</w:delText>
        </w:r>
        <w:r w:rsidR="00383DE1" w:rsidDel="0029701E">
          <w:delText xml:space="preserve"> </w:delText>
        </w:r>
      </w:del>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77777777"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proofErr w:type="spellStart"/>
      <w:r w:rsidR="007F2AA6">
        <w:rPr>
          <w:i/>
          <w:iCs/>
        </w:rPr>
        <w:t>lacI</w:t>
      </w:r>
      <w:proofErr w:type="spellEnd"/>
      <w:r w:rsidR="007F2AA6">
        <w:rPr>
          <w:i/>
          <w:iCs/>
        </w:rPr>
        <w:t xml:space="preserve">+ </w:t>
      </w:r>
      <w:r w:rsidR="007F2AA6">
        <w:t xml:space="preserve">strains </w:t>
      </w:r>
      <w:r>
        <w:t xml:space="preserve">were measured in mono-culture with </w:t>
      </w:r>
      <w:r w:rsidR="00DC0A28">
        <w:t xml:space="preserve">and without </w:t>
      </w:r>
      <w:r>
        <w:t>IPTG</w:t>
      </w:r>
      <w:r w:rsidR="00584403">
        <w:t xml:space="preserve"> </w:t>
      </w:r>
      <w:commentRangeStart w:id="13"/>
      <w:r w:rsidR="00584403">
        <w:t>(</w:t>
      </w:r>
      <w:r w:rsidR="00584403" w:rsidRPr="003F0C07">
        <w:t>Isopropyl-</w:t>
      </w:r>
      <w:r w:rsidR="00584403">
        <w:rPr>
          <w:lang w:val="el-GR"/>
        </w:rPr>
        <w:t>β</w:t>
      </w:r>
      <w:r w:rsidR="00584403" w:rsidRPr="003F0C07">
        <w:t>-D-</w:t>
      </w:r>
      <w:proofErr w:type="spellStart"/>
      <w:r w:rsidR="00584403" w:rsidRPr="003F0C07">
        <w:t>thiogalactoside</w:t>
      </w:r>
      <w:proofErr w:type="spellEnd"/>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proofErr w:type="spellStart"/>
      <w:r w:rsidR="003F6167">
        <w:rPr>
          <w:i/>
          <w:iCs/>
        </w:rPr>
        <w:t>lacI</w:t>
      </w:r>
      <w:proofErr w:type="spellEnd"/>
      <w:r w:rsidR="003F6167">
        <w:rPr>
          <w:i/>
          <w:iCs/>
        </w:rPr>
        <w:t xml:space="preserve"> experiments</w:t>
      </w:r>
      <w:r w:rsidR="003F6167">
        <w:t xml:space="preserve"> used for </w:t>
      </w:r>
      <w:r w:rsidR="007F2AA6">
        <w:t xml:space="preserve">experimental </w:t>
      </w:r>
      <w:r w:rsidR="003F6167">
        <w:t>validation</w:t>
      </w:r>
      <w:r w:rsidR="007F2AA6">
        <w:t>, see above</w:t>
      </w:r>
      <w:r w:rsidR="003F6167">
        <w:t>)</w:t>
      </w:r>
      <w:commentRangeEnd w:id="13"/>
      <w:r w:rsidR="00304A81">
        <w:rPr>
          <w:rStyle w:val="CommentReference"/>
        </w:rPr>
        <w:commentReference w:id="13"/>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660A13" w:rsidRPr="00C34C28">
        <w:rPr>
          <w:b/>
          <w:bCs/>
        </w:rPr>
        <w:fldChar w:fldCharType="begin"/>
      </w:r>
      <w:r w:rsidR="00660A13" w:rsidRPr="00C34C28">
        <w:rPr>
          <w:b/>
          <w:bCs/>
        </w:rPr>
        <w:instrText xml:space="preserve"> REF _Ref529890310 \h </w:instrText>
      </w:r>
      <w:r w:rsidR="00390455">
        <w:rPr>
          <w:b/>
          <w:bCs/>
        </w:rPr>
        <w:instrText xml:space="preserve"> \* MERGEFORMAT </w:instrText>
      </w:r>
      <w:r w:rsidR="00660A13" w:rsidRPr="00C34C28">
        <w:rPr>
          <w:b/>
          <w:bCs/>
        </w:rPr>
      </w:r>
      <w:r w:rsidR="00660A13" w:rsidRPr="00C34C28">
        <w:rPr>
          <w:b/>
          <w:bCs/>
        </w:rPr>
        <w:fldChar w:fldCharType="separate"/>
      </w:r>
      <w:r w:rsidR="00660A13" w:rsidRPr="00C34C28">
        <w:rPr>
          <w:b/>
          <w:bCs/>
          <w:color w:val="000000" w:themeColor="text1"/>
          <w:sz w:val="22"/>
          <w:szCs w:val="22"/>
        </w:rPr>
        <w:t>Figure 7</w:t>
      </w:r>
      <w:r w:rsidR="00660A13" w:rsidRPr="00C34C28">
        <w:rPr>
          <w:b/>
          <w:bCs/>
        </w:rPr>
        <w:fldChar w:fldCharType="end"/>
      </w:r>
      <w:r w:rsidR="006A7717">
        <w:t>)</w:t>
      </w:r>
      <w:r w:rsidR="00C33399">
        <w:t>.</w:t>
      </w:r>
    </w:p>
    <w:p w14:paraId="192D6A38" w14:textId="77777777" w:rsidR="00C94948" w:rsidRPr="00C94948" w:rsidRDefault="00C94948"/>
    <w:p w14:paraId="7E50B41E" w14:textId="77777777" w:rsidR="00C94948" w:rsidRDefault="006C4BAC" w:rsidP="00C34C28">
      <w:pPr>
        <w:keepNext/>
        <w:spacing w:after="200" w:line="276" w:lineRule="auto"/>
        <w:ind w:firstLine="0"/>
        <w:jc w:val="center"/>
      </w:pPr>
      <w:r>
        <w:rPr>
          <w:noProof/>
        </w:rPr>
        <w:lastRenderedPageBreak/>
        <w:drawing>
          <wp:inline distT="0" distB="0" distL="0" distR="0" wp14:anchorId="1401E7DB" wp14:editId="28288AEF">
            <wp:extent cx="3777916" cy="326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1-13 16.32.14.png"/>
                    <pic:cNvPicPr/>
                  </pic:nvPicPr>
                  <pic:blipFill>
                    <a:blip r:embed="rId17"/>
                    <a:stretch>
                      <a:fillRect/>
                    </a:stretch>
                  </pic:blipFill>
                  <pic:spPr>
                    <a:xfrm>
                      <a:off x="0" y="0"/>
                      <a:ext cx="3784531" cy="3269615"/>
                    </a:xfrm>
                    <a:prstGeom prst="rect">
                      <a:avLst/>
                    </a:prstGeom>
                  </pic:spPr>
                </pic:pic>
              </a:graphicData>
            </a:graphic>
          </wp:inline>
        </w:drawing>
      </w:r>
    </w:p>
    <w:p w14:paraId="791AD190" w14:textId="77777777" w:rsidR="00660A13" w:rsidRDefault="00C94948" w:rsidP="00ED3476">
      <w:pPr>
        <w:pStyle w:val="Caption"/>
        <w:rPr>
          <w:b w:val="0"/>
          <w:bCs w:val="0"/>
          <w:color w:val="000000" w:themeColor="text1"/>
          <w:sz w:val="22"/>
          <w:szCs w:val="22"/>
        </w:rPr>
      </w:pPr>
      <w:bookmarkStart w:id="14" w:name="_Ref529890310"/>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Pr="00C34C28">
        <w:rPr>
          <w:color w:val="000000" w:themeColor="text1"/>
          <w:sz w:val="22"/>
          <w:szCs w:val="22"/>
        </w:rPr>
        <w:t>7</w:t>
      </w:r>
      <w:r w:rsidRPr="00C34C28">
        <w:rPr>
          <w:color w:val="000000" w:themeColor="text1"/>
          <w:sz w:val="22"/>
          <w:szCs w:val="22"/>
        </w:rPr>
        <w:fldChar w:fldCharType="end"/>
      </w:r>
      <w:bookmarkEnd w:id="14"/>
      <w:r w:rsidR="00660A13">
        <w:rPr>
          <w:color w:val="000000" w:themeColor="text1"/>
          <w:sz w:val="22"/>
          <w:szCs w:val="22"/>
        </w:rPr>
        <w:t xml:space="preserve">. Estimating </w:t>
      </w:r>
      <w:r w:rsidR="006A7717">
        <w:rPr>
          <w:color w:val="000000" w:themeColor="text1"/>
          <w:sz w:val="22"/>
          <w:szCs w:val="22"/>
        </w:rPr>
        <w:t xml:space="preserve">the </w:t>
      </w:r>
      <w:r w:rsidR="00660A13">
        <w:rPr>
          <w:color w:val="000000" w:themeColor="text1"/>
          <w:sz w:val="22"/>
          <w:szCs w:val="22"/>
        </w:rPr>
        <w:t xml:space="preserve">fitness cost of </w:t>
      </w:r>
      <w:r w:rsidR="00660A13">
        <w:rPr>
          <w:i/>
          <w:iCs/>
          <w:color w:val="000000" w:themeColor="text1"/>
          <w:sz w:val="22"/>
          <w:szCs w:val="22"/>
        </w:rPr>
        <w:t xml:space="preserve">lac </w:t>
      </w:r>
      <w:r w:rsidR="00660A13" w:rsidRPr="00C34C28">
        <w:rPr>
          <w:color w:val="000000" w:themeColor="text1"/>
          <w:sz w:val="22"/>
          <w:szCs w:val="22"/>
        </w:rPr>
        <w:t>operon</w:t>
      </w:r>
      <w:r w:rsidR="00660A13">
        <w:rPr>
          <w:i/>
          <w:iCs/>
          <w:color w:val="000000" w:themeColor="text1"/>
          <w:sz w:val="22"/>
          <w:szCs w:val="22"/>
        </w:rPr>
        <w:t xml:space="preserve"> </w:t>
      </w:r>
      <w:r w:rsidR="00660A13">
        <w:rPr>
          <w:color w:val="000000" w:themeColor="text1"/>
          <w:sz w:val="22"/>
          <w:szCs w:val="22"/>
        </w:rPr>
        <w:t xml:space="preserve">expression as a function of </w:t>
      </w:r>
      <w:commentRangeStart w:id="15"/>
      <w:r w:rsidR="00660A13">
        <w:rPr>
          <w:color w:val="000000" w:themeColor="text1"/>
          <w:sz w:val="22"/>
          <w:szCs w:val="22"/>
        </w:rPr>
        <w:t>expression</w:t>
      </w:r>
      <w:commentRangeEnd w:id="15"/>
      <w:r w:rsidR="00304A81">
        <w:rPr>
          <w:rStyle w:val="CommentReference"/>
          <w:b w:val="0"/>
          <w:bCs w:val="0"/>
          <w:color w:val="auto"/>
        </w:rPr>
        <w:commentReference w:id="15"/>
      </w:r>
      <w:r w:rsidR="00660A13">
        <w:rPr>
          <w:color w:val="000000" w:themeColor="text1"/>
          <w:sz w:val="22"/>
          <w:szCs w:val="22"/>
        </w:rPr>
        <w:t xml:space="preserve"> level.</w:t>
      </w:r>
      <w:r w:rsidR="00660A13">
        <w:rPr>
          <w:b w:val="0"/>
          <w:bCs w:val="0"/>
          <w:color w:val="000000" w:themeColor="text1"/>
          <w:sz w:val="22"/>
          <w:szCs w:val="22"/>
        </w:rPr>
        <w:t xml:space="preserve"> </w:t>
      </w:r>
      <w:r w:rsidR="00BE6CA6">
        <w:rPr>
          <w:b w:val="0"/>
          <w:bCs w:val="0"/>
          <w:color w:val="000000" w:themeColor="text1"/>
          <w:sz w:val="22"/>
          <w:szCs w:val="22"/>
        </w:rPr>
        <w:t>E</w:t>
      </w:r>
      <w:r w:rsidR="003F6167">
        <w:rPr>
          <w:b w:val="0"/>
          <w:bCs w:val="0"/>
          <w:color w:val="000000" w:themeColor="text1"/>
          <w:sz w:val="22"/>
          <w:szCs w:val="22"/>
        </w:rPr>
        <w:t>xpression</w:t>
      </w:r>
      <w:r w:rsidR="00BE6CA6">
        <w:rPr>
          <w:b w:val="0"/>
          <w:bCs w:val="0"/>
          <w:color w:val="000000" w:themeColor="text1"/>
          <w:sz w:val="22"/>
          <w:szCs w:val="22"/>
        </w:rPr>
        <w:t xml:space="preserve"> of the </w:t>
      </w:r>
      <w:r w:rsidR="00BE6CA6">
        <w:rPr>
          <w:b w:val="0"/>
          <w:bCs w:val="0"/>
          <w:i/>
          <w:iCs/>
          <w:color w:val="000000" w:themeColor="text1"/>
          <w:sz w:val="22"/>
          <w:szCs w:val="22"/>
        </w:rPr>
        <w:t>lac</w:t>
      </w:r>
      <w:r w:rsidR="00BE6CA6">
        <w:rPr>
          <w:b w:val="0"/>
          <w:bCs w:val="0"/>
          <w:color w:val="000000" w:themeColor="text1"/>
          <w:sz w:val="22"/>
          <w:szCs w:val="22"/>
        </w:rPr>
        <w:t xml:space="preserve"> operon</w:t>
      </w:r>
      <w:r w:rsidR="003F6167">
        <w:rPr>
          <w:b w:val="0"/>
          <w:bCs w:val="0"/>
          <w:color w:val="000000" w:themeColor="text1"/>
          <w:sz w:val="22"/>
          <w:szCs w:val="22"/>
        </w:rPr>
        <w:t xml:space="preserve"> </w:t>
      </w:r>
      <w:r w:rsidR="00031E11">
        <w:rPr>
          <w:b w:val="0"/>
          <w:bCs w:val="0"/>
          <w:color w:val="000000" w:themeColor="text1"/>
          <w:sz w:val="22"/>
          <w:szCs w:val="22"/>
        </w:rPr>
        <w:t xml:space="preserve">is </w:t>
      </w:r>
      <w:r w:rsidR="003F6167">
        <w:rPr>
          <w:b w:val="0"/>
          <w:bCs w:val="0"/>
          <w:color w:val="000000" w:themeColor="text1"/>
          <w:sz w:val="22"/>
          <w:szCs w:val="22"/>
        </w:rPr>
        <w:t>induced by IPTG concentration</w:t>
      </w:r>
      <w:r w:rsidR="00BE6CA6">
        <w:rPr>
          <w:b w:val="0"/>
          <w:bCs w:val="0"/>
          <w:color w:val="000000" w:themeColor="text1"/>
          <w:sz w:val="22"/>
          <w:szCs w:val="22"/>
        </w:rPr>
        <w:t xml:space="preserve">. Thus, </w:t>
      </w:r>
      <w:r w:rsidR="003F6167">
        <w:rPr>
          <w:b w:val="0"/>
          <w:bCs w:val="0"/>
          <w:color w:val="000000" w:themeColor="text1"/>
          <w:sz w:val="22"/>
          <w:szCs w:val="22"/>
        </w:rPr>
        <w:t xml:space="preserve">competing strains that grow in a shared environment cannot </w:t>
      </w:r>
      <w:r w:rsidR="00031E11">
        <w:rPr>
          <w:b w:val="0"/>
          <w:bCs w:val="0"/>
          <w:color w:val="000000" w:themeColor="text1"/>
          <w:sz w:val="22"/>
          <w:szCs w:val="22"/>
        </w:rPr>
        <w:t xml:space="preserve">have </w:t>
      </w:r>
      <w:r w:rsidR="003F6167">
        <w:rPr>
          <w:b w:val="0"/>
          <w:bCs w:val="0"/>
          <w:color w:val="000000" w:themeColor="text1"/>
          <w:sz w:val="22"/>
          <w:szCs w:val="22"/>
        </w:rPr>
        <w:t xml:space="preserve">different expression levels. Our approach was therefore applied </w:t>
      </w:r>
      <w:r w:rsidR="00686D9D">
        <w:rPr>
          <w:b w:val="0"/>
          <w:bCs w:val="0"/>
          <w:color w:val="000000" w:themeColor="text1"/>
          <w:sz w:val="22"/>
          <w:szCs w:val="22"/>
        </w:rPr>
        <w:t xml:space="preserve">to </w:t>
      </w:r>
      <w:r w:rsidR="003F6167">
        <w:rPr>
          <w:b w:val="0"/>
          <w:bCs w:val="0"/>
          <w:color w:val="000000" w:themeColor="text1"/>
          <w:sz w:val="22"/>
          <w:szCs w:val="22"/>
        </w:rPr>
        <w:t xml:space="preserve">growth curves from mono-cultures with and without </w:t>
      </w:r>
      <w:r w:rsidR="00031E11">
        <w:rPr>
          <w:b w:val="0"/>
          <w:bCs w:val="0"/>
          <w:color w:val="000000" w:themeColor="text1"/>
          <w:sz w:val="22"/>
          <w:szCs w:val="22"/>
        </w:rPr>
        <w:t xml:space="preserve">IPTG </w:t>
      </w:r>
      <w:r w:rsidR="003F6167">
        <w:rPr>
          <w:b w:val="0"/>
          <w:bCs w:val="0"/>
          <w:color w:val="000000" w:themeColor="text1"/>
          <w:sz w:val="22"/>
          <w:szCs w:val="22"/>
        </w:rPr>
        <w:t xml:space="preserve">to predict the fitness cost </w:t>
      </w:r>
      <w:r w:rsidR="003F6167" w:rsidRPr="003F6167">
        <w:rPr>
          <w:b w:val="0"/>
          <w:bCs w:val="0"/>
          <w:color w:val="000000" w:themeColor="text1"/>
          <w:sz w:val="22"/>
          <w:szCs w:val="22"/>
        </w:rPr>
        <w:t>(</w:t>
      </w:r>
      <w:r w:rsidR="003F6167">
        <w:rPr>
          <w:b w:val="0"/>
          <w:bCs w:val="0"/>
          <w:i/>
          <w:iCs/>
          <w:color w:val="000000" w:themeColor="text1"/>
          <w:sz w:val="22"/>
          <w:szCs w:val="22"/>
        </w:rPr>
        <w:t>1-W</w:t>
      </w:r>
      <w:r w:rsidR="003F6167" w:rsidRPr="00634C42">
        <w:rPr>
          <w:b w:val="0"/>
          <w:bCs w:val="0"/>
          <w:color w:val="000000" w:themeColor="text1"/>
          <w:sz w:val="22"/>
          <w:szCs w:val="22"/>
        </w:rPr>
        <w:t>, eq. 4</w:t>
      </w:r>
      <w:r w:rsidR="003F6167">
        <w:rPr>
          <w:b w:val="0"/>
          <w:bCs w:val="0"/>
          <w:color w:val="000000" w:themeColor="text1"/>
          <w:sz w:val="22"/>
          <w:szCs w:val="22"/>
        </w:rPr>
        <w:t xml:space="preserve">) of expressing the </w:t>
      </w:r>
      <w:r w:rsidR="003F6167">
        <w:rPr>
          <w:b w:val="0"/>
          <w:bCs w:val="0"/>
          <w:i/>
          <w:iCs/>
          <w:color w:val="000000" w:themeColor="text1"/>
          <w:sz w:val="22"/>
          <w:szCs w:val="22"/>
        </w:rPr>
        <w:t>lac</w:t>
      </w:r>
      <w:r w:rsidR="003F6167">
        <w:rPr>
          <w:b w:val="0"/>
          <w:bCs w:val="0"/>
          <w:color w:val="000000" w:themeColor="text1"/>
          <w:sz w:val="22"/>
          <w:szCs w:val="22"/>
        </w:rPr>
        <w:t xml:space="preserve"> operon. </w:t>
      </w:r>
      <w:r w:rsidR="00660A13">
        <w:rPr>
          <w:b w:val="0"/>
          <w:bCs w:val="0"/>
          <w:color w:val="000000" w:themeColor="text1"/>
          <w:sz w:val="22"/>
          <w:szCs w:val="22"/>
        </w:rPr>
        <w:t xml:space="preserve">Blue </w:t>
      </w:r>
      <w:r w:rsidR="00894586">
        <w:rPr>
          <w:b w:val="0"/>
          <w:bCs w:val="0"/>
          <w:color w:val="000000" w:themeColor="text1"/>
          <w:sz w:val="22"/>
          <w:szCs w:val="22"/>
        </w:rPr>
        <w:t xml:space="preserve">symbols </w:t>
      </w:r>
      <w:r w:rsidR="00660A13">
        <w:rPr>
          <w:b w:val="0"/>
          <w:bCs w:val="0"/>
          <w:color w:val="000000" w:themeColor="text1"/>
          <w:sz w:val="22"/>
          <w:szCs w:val="22"/>
        </w:rPr>
        <w:t xml:space="preserve">denote </w:t>
      </w:r>
      <w:r w:rsidR="006A7717">
        <w:rPr>
          <w:b w:val="0"/>
          <w:bCs w:val="0"/>
          <w:color w:val="000000" w:themeColor="text1"/>
          <w:sz w:val="22"/>
          <w:szCs w:val="22"/>
        </w:rPr>
        <w:t xml:space="preserve">the </w:t>
      </w:r>
      <w:r w:rsidR="003F6167">
        <w:rPr>
          <w:b w:val="0"/>
          <w:bCs w:val="0"/>
          <w:color w:val="000000" w:themeColor="text1"/>
          <w:sz w:val="22"/>
          <w:szCs w:val="22"/>
        </w:rPr>
        <w:t xml:space="preserve">estimated </w:t>
      </w:r>
      <w:r w:rsidR="00660A13">
        <w:rPr>
          <w:b w:val="0"/>
          <w:bCs w:val="0"/>
          <w:color w:val="000000" w:themeColor="text1"/>
          <w:sz w:val="22"/>
          <w:szCs w:val="22"/>
        </w:rPr>
        <w:t>fitness cost</w:t>
      </w:r>
      <w:r w:rsidR="003F6167">
        <w:rPr>
          <w:b w:val="0"/>
          <w:bCs w:val="0"/>
          <w:color w:val="000000" w:themeColor="text1"/>
          <w:sz w:val="22"/>
          <w:szCs w:val="22"/>
        </w:rPr>
        <w:t xml:space="preserve"> (y-axis) for different expression levels</w:t>
      </w:r>
      <w:r w:rsidR="00660A13">
        <w:rPr>
          <w:b w:val="0"/>
          <w:bCs w:val="0"/>
          <w:color w:val="000000" w:themeColor="text1"/>
          <w:sz w:val="22"/>
          <w:szCs w:val="22"/>
        </w:rPr>
        <w:t xml:space="preserve"> </w:t>
      </w:r>
      <w:r w:rsidR="006A7717">
        <w:rPr>
          <w:b w:val="0"/>
          <w:bCs w:val="0"/>
          <w:color w:val="000000" w:themeColor="text1"/>
          <w:sz w:val="22"/>
          <w:szCs w:val="22"/>
        </w:rPr>
        <w:t>(x-</w:t>
      </w:r>
      <w:r w:rsidR="003F6167">
        <w:rPr>
          <w:b w:val="0"/>
          <w:bCs w:val="0"/>
          <w:color w:val="000000" w:themeColor="text1"/>
          <w:sz w:val="22"/>
          <w:szCs w:val="22"/>
        </w:rPr>
        <w:t xml:space="preserve">axis, </w:t>
      </w:r>
      <w:r w:rsidR="00660A13">
        <w:rPr>
          <w:b w:val="0"/>
          <w:bCs w:val="0"/>
          <w:color w:val="000000" w:themeColor="text1"/>
          <w:sz w:val="22"/>
          <w:szCs w:val="22"/>
        </w:rPr>
        <w:t xml:space="preserve">relative to a reference </w:t>
      </w:r>
      <w:r w:rsidR="006A7717">
        <w:rPr>
          <w:b w:val="0"/>
          <w:bCs w:val="0"/>
          <w:color w:val="000000" w:themeColor="text1"/>
          <w:sz w:val="22"/>
          <w:szCs w:val="22"/>
        </w:rPr>
        <w:t xml:space="preserve">ancestor </w:t>
      </w:r>
      <w:r w:rsidR="00660A13">
        <w:rPr>
          <w:b w:val="0"/>
          <w:bCs w:val="0"/>
          <w:color w:val="000000" w:themeColor="text1"/>
          <w:sz w:val="22"/>
          <w:szCs w:val="22"/>
        </w:rPr>
        <w:t>strain). Error bars show standard errors.</w:t>
      </w:r>
    </w:p>
    <w:p w14:paraId="14E68C75" w14:textId="77777777" w:rsidR="003D722E" w:rsidRPr="00C34C28" w:rsidRDefault="00660A13" w:rsidP="00C34C28">
      <w:pPr>
        <w:pStyle w:val="Caption"/>
        <w:jc w:val="center"/>
        <w:rPr>
          <w:b w:val="0"/>
          <w:bCs w:val="0"/>
          <w:color w:val="000000" w:themeColor="text1"/>
          <w:sz w:val="22"/>
          <w:szCs w:val="22"/>
        </w:rPr>
      </w:pPr>
      <w:r w:rsidRPr="00C34C28">
        <w:rPr>
          <w:b w:val="0"/>
          <w:bCs w:val="0"/>
          <w:color w:val="000000" w:themeColor="text1"/>
          <w:sz w:val="22"/>
          <w:szCs w:val="22"/>
          <w:highlight w:val="red"/>
        </w:rPr>
        <w:t>//only one panel should appear, maybe L_G1; red and dashed lines should not appear in final figure//</w:t>
      </w:r>
      <w:r w:rsidR="00C45B34">
        <w:rPr>
          <w:b w:val="0"/>
          <w:bCs w:val="0"/>
          <w:color w:val="000000" w:themeColor="text1"/>
          <w:sz w:val="22"/>
          <w:szCs w:val="22"/>
          <w:highlight w:val="red"/>
        </w:rPr>
        <w:t xml:space="preserve"> Should be clear what the y-axis is (W? 1-W? W-1?)</w:t>
      </w:r>
    </w:p>
    <w:p w14:paraId="6BA723D1" w14:textId="77777777" w:rsidR="007A7F01" w:rsidRPr="0025589C" w:rsidRDefault="007A7F01" w:rsidP="00C34C28">
      <w:pPr>
        <w:pStyle w:val="Heading1"/>
        <w:spacing w:line="360" w:lineRule="auto"/>
        <w:ind w:firstLine="284"/>
      </w:pPr>
      <w:r w:rsidRPr="00674F4C">
        <w:t>Discussion</w:t>
      </w:r>
    </w:p>
    <w:p w14:paraId="0615F56D" w14:textId="77777777"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commentRangeStart w:id="16"/>
      <w:r w:rsidR="00F4206B" w:rsidRPr="00C828BF">
        <w:t xml:space="preserve">approach </w:t>
      </w:r>
      <w:r w:rsidRPr="00C828BF">
        <w:t xml:space="preserve">commonly </w:t>
      </w:r>
      <w:r w:rsidR="00304A81">
        <w:t>used</w:t>
      </w:r>
      <w:r w:rsidR="00BE030C" w:rsidRPr="00C828BF">
        <w:t xml:space="preserve"> </w:t>
      </w:r>
      <w:commentRangeEnd w:id="16"/>
      <w:r w:rsidR="00304A81">
        <w:rPr>
          <w:rStyle w:val="CommentReference"/>
        </w:rPr>
        <w:commentReference w:id="16"/>
      </w:r>
      <w:r w:rsidR="00BE030C" w:rsidRPr="00C828BF">
        <w:t>(</w:t>
      </w:r>
      <w:r w:rsidR="00BE030C" w:rsidRPr="00634C42">
        <w:rPr>
          <w:b/>
          <w:bCs/>
        </w:rPr>
        <w:fldChar w:fldCharType="begin"/>
      </w:r>
      <w:r w:rsidR="00BE030C" w:rsidRPr="00C828BF">
        <w:rPr>
          <w:b/>
          <w:bCs/>
        </w:rPr>
        <w:instrText xml:space="preserve"> REF _Ref509481405 \h  \* MERGEFORMAT </w:instrText>
      </w:r>
      <w:r w:rsidR="00BE030C" w:rsidRPr="00634C42">
        <w:rPr>
          <w:b/>
          <w:bCs/>
        </w:rPr>
      </w:r>
      <w:r w:rsidR="00BE030C" w:rsidRPr="00634C42">
        <w:rPr>
          <w:b/>
          <w:bCs/>
        </w:rPr>
        <w:fldChar w:fldCharType="separate"/>
      </w:r>
      <w:r w:rsidR="00BE030C" w:rsidRPr="00C828BF">
        <w:rPr>
          <w:b/>
          <w:bCs/>
          <w:color w:val="000000" w:themeColor="text1"/>
          <w:sz w:val="22"/>
          <w:szCs w:val="22"/>
        </w:rPr>
        <w:t>Figure</w:t>
      </w:r>
      <w:r w:rsidR="00092C8C" w:rsidRPr="00C828BF">
        <w:rPr>
          <w:b/>
          <w:bCs/>
          <w:color w:val="000000" w:themeColor="text1"/>
          <w:sz w:val="22"/>
          <w:szCs w:val="22"/>
        </w:rPr>
        <w:t>s</w:t>
      </w:r>
      <w:r w:rsidR="00BE030C" w:rsidRPr="00C828BF">
        <w:rPr>
          <w:b/>
          <w:bCs/>
          <w:color w:val="000000" w:themeColor="text1"/>
          <w:sz w:val="22"/>
          <w:szCs w:val="22"/>
        </w:rPr>
        <w:t xml:space="preserve"> </w:t>
      </w:r>
      <w:r w:rsidR="00BE030C" w:rsidRPr="00C828BF">
        <w:rPr>
          <w:b/>
          <w:bCs/>
          <w:noProof/>
          <w:color w:val="000000" w:themeColor="text1"/>
          <w:sz w:val="22"/>
          <w:szCs w:val="22"/>
        </w:rPr>
        <w:t>5</w:t>
      </w:r>
      <w:r w:rsidR="00BE030C" w:rsidRPr="00634C42">
        <w:rPr>
          <w:b/>
          <w:bCs/>
        </w:rPr>
        <w:fldChar w:fldCharType="end"/>
      </w:r>
      <w:r w:rsidR="00092C8C" w:rsidRPr="00C828BF">
        <w:rPr>
          <w:b/>
          <w:bCs/>
        </w:rPr>
        <w:t>-</w:t>
      </w:r>
      <w:r w:rsidR="00092C8C" w:rsidRPr="00634C42">
        <w:rPr>
          <w:b/>
          <w:bCs/>
        </w:rPr>
        <w:fldChar w:fldCharType="begin"/>
      </w:r>
      <w:r w:rsidR="00092C8C" w:rsidRPr="00634C42">
        <w:rPr>
          <w:b/>
          <w:bCs/>
        </w:rPr>
        <w:instrText xml:space="preserve"> REF _Ref529887764 \h  \* MERGEFORMAT </w:instrText>
      </w:r>
      <w:r w:rsidR="00092C8C" w:rsidRPr="00634C42">
        <w:rPr>
          <w:b/>
          <w:bCs/>
        </w:rPr>
      </w:r>
      <w:r w:rsidR="00092C8C" w:rsidRPr="00634C42">
        <w:rPr>
          <w:b/>
          <w:bCs/>
        </w:rPr>
        <w:fldChar w:fldCharType="separate"/>
      </w:r>
      <w:r w:rsidR="00092C8C" w:rsidRPr="00634C42">
        <w:rPr>
          <w:b/>
          <w:bCs/>
          <w:noProof/>
          <w:color w:val="000000" w:themeColor="text1"/>
          <w:sz w:val="22"/>
          <w:szCs w:val="22"/>
        </w:rPr>
        <w:t>6</w:t>
      </w:r>
      <w:r w:rsidR="00092C8C" w:rsidRPr="00634C42">
        <w:rPr>
          <w:b/>
          <w:bCs/>
        </w:rPr>
        <w:fldChar w:fldCharType="end"/>
      </w:r>
      <w:r w:rsidR="00BE030C" w:rsidRPr="00C828BF">
        <w:t>)</w:t>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w:t>
      </w:r>
      <w:r w:rsidR="007A7F01" w:rsidRPr="0025589C">
        <w:lastRenderedPageBreak/>
        <w:t xml:space="preserve">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77777777"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3B18C6" w:rsidRPr="00634C42">
        <w:rPr>
          <w:b/>
          <w:bCs/>
        </w:rPr>
        <w:fldChar w:fldCharType="begin"/>
      </w:r>
      <w:r w:rsidR="003B18C6" w:rsidRPr="00634C42">
        <w:rPr>
          <w:b/>
          <w:bCs/>
        </w:rPr>
        <w:instrText xml:space="preserve"> REF _Ref529890310 \h  \* MERGEFORMAT </w:instrText>
      </w:r>
      <w:r w:rsidR="003B18C6" w:rsidRPr="00634C42">
        <w:rPr>
          <w:b/>
          <w:bCs/>
        </w:rPr>
      </w:r>
      <w:r w:rsidR="003B18C6" w:rsidRPr="00634C42">
        <w:rPr>
          <w:b/>
          <w:bCs/>
        </w:rPr>
        <w:fldChar w:fldCharType="separate"/>
      </w:r>
      <w:r w:rsidR="003B18C6" w:rsidRPr="00C828BF">
        <w:rPr>
          <w:b/>
          <w:bCs/>
          <w:color w:val="000000" w:themeColor="text1"/>
          <w:sz w:val="22"/>
          <w:szCs w:val="22"/>
        </w:rPr>
        <w:t>Figure 7</w:t>
      </w:r>
      <w:r w:rsidR="003B18C6" w:rsidRPr="00634C42">
        <w:rPr>
          <w:b/>
          <w:bCs/>
        </w:rPr>
        <w:fldChar w:fldCharType="end"/>
      </w:r>
      <w:r w:rsidR="003B18C6" w:rsidRPr="00634C42">
        <w:t>)</w:t>
      </w:r>
      <w:r w:rsidR="00E318D0" w:rsidRPr="00634C42">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can similarly applied to predict the relative growth of strains experiencing different drug or nutrient concentrations.</w:t>
      </w:r>
      <w:r w:rsidR="00BE030C" w:rsidRPr="00C828BF">
        <w:t xml:space="preserve"> </w:t>
      </w:r>
      <w:r w:rsidR="00C828BF">
        <w:t xml:space="preserve">Second, </w:t>
      </w:r>
      <w:r w:rsidR="00C828BF" w:rsidRPr="001A67B6">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fitness</w:t>
      </w:r>
      <w:r w:rsidR="00142E45">
        <w:t xml:space="preserve"> </w:t>
      </w:r>
      <w:r w:rsidR="00181C68">
        <w:fldChar w:fldCharType="begin" w:fldLock="1"/>
      </w:r>
      <w:r w:rsidR="00181C68">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w:t>
      </w:r>
      <w:r w:rsidR="00727260">
        <w:t>her</w:t>
      </w:r>
      <w:r w:rsidR="00727260" w:rsidRPr="00643E5F">
        <w:t xml:space="preserve"> </w:t>
      </w:r>
      <w:r w:rsidR="005756F6" w:rsidRPr="00643E5F">
        <w:t xml:space="preserve">strain 1 </w:t>
      </w:r>
      <w:r w:rsidR="00727260">
        <w:t xml:space="preserve">is </w:t>
      </w:r>
      <w:r w:rsidR="00727260">
        <w:t>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lastRenderedPageBreak/>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our new</w:t>
      </w:r>
      <w:r w:rsidR="004B3D8A" w:rsidRPr="0025589C">
        <w:t xml:space="preserve"> approach </w:t>
      </w:r>
      <w:r w:rsidRPr="0025589C">
        <w:t>(</w:t>
      </w:r>
      <w:hyperlink r:id="rId18"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proofErr w:type="spellStart"/>
      <w:r w:rsidR="000F53ED">
        <w:rPr>
          <w:i/>
          <w:iCs/>
        </w:rPr>
        <w:t>libre</w:t>
      </w:r>
      <w:proofErr w:type="spellEnd"/>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approach</w:t>
      </w:r>
      <w:r w:rsidR="00740A2F" w:rsidRPr="0025589C">
        <w:t xml:space="preserve">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17" w:name="_Ref439853427"/>
    </w:p>
    <w:p w14:paraId="62F85535" w14:textId="77777777" w:rsidR="00643E5F" w:rsidRDefault="00643E5F" w:rsidP="00C34C28">
      <w:pPr>
        <w:spacing w:after="200"/>
        <w:rPr>
          <w:rFonts w:eastAsiaTheme="majorEastAsia"/>
          <w:b/>
          <w:bCs/>
          <w:kern w:val="32"/>
          <w:sz w:val="28"/>
          <w:szCs w:val="28"/>
        </w:rPr>
      </w:pPr>
      <w:bookmarkStart w:id="18" w:name="_Ref455590789"/>
      <w:r>
        <w:br w:type="page"/>
      </w:r>
    </w:p>
    <w:p w14:paraId="6BE9AF3D" w14:textId="77777777" w:rsidR="007A7F01" w:rsidRPr="0025589C" w:rsidRDefault="007A7F01" w:rsidP="00C34C28">
      <w:pPr>
        <w:pStyle w:val="Heading1"/>
        <w:spacing w:line="360" w:lineRule="auto"/>
        <w:ind w:firstLine="284"/>
      </w:pPr>
      <w:bookmarkStart w:id="19" w:name="_Ref529956456"/>
      <w:r w:rsidRPr="0025589C">
        <w:lastRenderedPageBreak/>
        <w:t>Materials and Methods</w:t>
      </w:r>
      <w:bookmarkEnd w:id="17"/>
      <w:bookmarkEnd w:id="18"/>
      <w:bookmarkEnd w:id="19"/>
    </w:p>
    <w:p w14:paraId="7EF4A0F5" w14:textId="77777777"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181C68">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proofErr w:type="spellStart"/>
      <w:r w:rsidR="00862800" w:rsidRPr="00634C42">
        <w:rPr>
          <w:i/>
          <w:iCs/>
        </w:rPr>
        <w:t>lacI</w:t>
      </w:r>
      <w:proofErr w:type="spellEnd"/>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Tryptone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r w:rsidR="00862800">
        <w:t xml:space="preserve"> </w:t>
      </w:r>
      <w:proofErr w:type="spellStart"/>
      <w:r w:rsidR="002347EB">
        <w:rPr>
          <w:i/>
          <w:iCs/>
        </w:rPr>
        <w:t>LacI</w:t>
      </w:r>
      <w:proofErr w:type="spellEnd"/>
      <w:r w:rsidR="002347EB">
        <w:rPr>
          <w:i/>
          <w:iCs/>
        </w:rPr>
        <w:t xml:space="preserve"> experiments</w:t>
      </w:r>
      <w:r w:rsidR="002347EB" w:rsidRPr="002347EB">
        <w:rPr>
          <w:i/>
          <w:iCs/>
        </w:rPr>
        <w:t xml:space="preserve">: </w:t>
      </w:r>
      <w:r w:rsidR="00862800" w:rsidRPr="00634C42">
        <w:t xml:space="preserve">Experiments with </w:t>
      </w:r>
      <w:proofErr w:type="spellStart"/>
      <w:r w:rsidR="00862800" w:rsidRPr="00634C42">
        <w:rPr>
          <w:i/>
          <w:iCs/>
        </w:rPr>
        <w:t>lacI</w:t>
      </w:r>
      <w:proofErr w:type="spellEnd"/>
      <w:r w:rsidR="00862800" w:rsidRPr="00634C42">
        <w:t xml:space="preserve"> strains were performed in DM (</w:t>
      </w:r>
      <w:r w:rsidR="00862800" w:rsidRPr="00634C42">
        <w:rPr>
          <w:rFonts w:ascii="Courier New" w:hAnsi="Courier New" w:cs="Courier New"/>
        </w:rPr>
        <w:t>﻿</w:t>
      </w:r>
      <w:r w:rsidR="00862800" w:rsidRPr="00634C42">
        <w:t>Davis</w:t>
      </w:r>
      <w:r w:rsidR="00670449">
        <w:t>-</w:t>
      </w:r>
      <w:proofErr w:type="spellStart"/>
      <w:r w:rsidR="00670449">
        <w:t>Mingioli</w:t>
      </w:r>
      <w:proofErr w:type="spellEnd"/>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w:t>
      </w:r>
      <w:proofErr w:type="spellStart"/>
      <w:r w:rsidRPr="0025589C">
        <w:t>dsRed</w:t>
      </w:r>
      <w:proofErr w:type="spellEnd"/>
      <w:r w:rsidRPr="0025589C">
        <w:t xml:space="preserve">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w:t>
      </w:r>
      <w:proofErr w:type="spellStart"/>
      <w:r w:rsidR="002347EB">
        <w:rPr>
          <w:i/>
          <w:iCs/>
        </w:rPr>
        <w:t>L</w:t>
      </w:r>
      <w:r w:rsidR="002347EB" w:rsidRPr="00634C42">
        <w:rPr>
          <w:i/>
          <w:iCs/>
        </w:rPr>
        <w:t>acI</w:t>
      </w:r>
      <w:proofErr w:type="spellEnd"/>
      <w:r w:rsidR="002347EB" w:rsidRPr="00634C42">
        <w:rPr>
          <w:i/>
          <w:iCs/>
        </w:rPr>
        <w:t xml:space="preserve">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 xml:space="preserve">glycerol by transferring 1 </w:t>
      </w:r>
      <w:proofErr w:type="spellStart"/>
      <w:r w:rsidR="00862800" w:rsidRPr="00634C42">
        <w:t>μL</w:t>
      </w:r>
      <w:proofErr w:type="spellEnd"/>
      <w:r w:rsidR="00862800" w:rsidRPr="00634C42">
        <w:t xml:space="preserve"> into 1 mL of said growth media and incubat</w:t>
      </w:r>
      <w:r w:rsidR="00B25AD9">
        <w:t>ing</w:t>
      </w:r>
      <w:r w:rsidR="00862800" w:rsidRPr="00634C42">
        <w:t xml:space="preserve"> for 24 hours. </w:t>
      </w:r>
      <w:r w:rsidR="00B25AD9">
        <w:t>T</w:t>
      </w:r>
      <w:r w:rsidR="00862800" w:rsidRPr="00634C42">
        <w:t xml:space="preserve">he next day, 2 </w:t>
      </w:r>
      <w:proofErr w:type="spellStart"/>
      <w:r w:rsidR="00862800" w:rsidRPr="00634C42">
        <w:t>μL</w:t>
      </w:r>
      <w:proofErr w:type="spellEnd"/>
      <w:r w:rsidR="00862800" w:rsidRPr="00634C42">
        <w:t xml:space="preserve"> of the preconditioned culture was transferred into </w:t>
      </w:r>
      <w:commentRangeStart w:id="20"/>
      <w:r w:rsidR="00862800" w:rsidRPr="00634C42">
        <w:t>89</w:t>
      </w:r>
      <w:commentRangeEnd w:id="20"/>
      <w:r w:rsidR="00B25AD9">
        <w:rPr>
          <w:rStyle w:val="CommentReference"/>
        </w:rPr>
        <w:commentReference w:id="20"/>
      </w:r>
      <w:r w:rsidR="00862800" w:rsidRPr="00634C42">
        <w:t xml:space="preserve"> </w:t>
      </w:r>
      <w:proofErr w:type="spellStart"/>
      <w:r w:rsidR="00862800" w:rsidRPr="00634C42">
        <w:t>μL</w:t>
      </w:r>
      <w:proofErr w:type="spellEnd"/>
      <w:r w:rsidR="00862800" w:rsidRPr="00634C42">
        <w:t xml:space="preserve">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w:t>
      </w:r>
      <w:proofErr w:type="spellStart"/>
      <w:r w:rsidR="00862800" w:rsidRPr="00634C42">
        <w:t>VersaMax</w:t>
      </w:r>
      <w:proofErr w:type="spellEnd"/>
      <w:r w:rsidR="00862800" w:rsidRPr="00634C42">
        <w:t>)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proofErr w:type="spellStart"/>
      <w:r w:rsidR="002347EB">
        <w:rPr>
          <w:i/>
          <w:iCs/>
        </w:rPr>
        <w:t>LacI</w:t>
      </w:r>
      <w:proofErr w:type="spellEnd"/>
      <w:r w:rsidR="002347EB">
        <w:rPr>
          <w:i/>
          <w:iCs/>
        </w:rPr>
        <w:t xml:space="preserve"> experiments: </w:t>
      </w:r>
      <w:r w:rsidR="00F51414">
        <w:t xml:space="preserve">Growth curves of the </w:t>
      </w:r>
      <w:proofErr w:type="spellStart"/>
      <w:r w:rsidR="00F51414">
        <w:rPr>
          <w:i/>
          <w:iCs/>
        </w:rPr>
        <w:t>lacI</w:t>
      </w:r>
      <w:proofErr w:type="spellEnd"/>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77777777"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w:t>
      </w:r>
      <w:proofErr w:type="spellStart"/>
      <w:r w:rsidR="00A8110B">
        <w:t>eq</w:t>
      </w:r>
      <w:r w:rsidR="00327F6F">
        <w:t>s</w:t>
      </w:r>
      <w:proofErr w:type="spellEnd"/>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756174" w:rsidRPr="00876E70">
        <w:rPr>
          <w:b/>
          <w:bCs/>
        </w:rPr>
        <w:t>1</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proofErr w:type="spellStart"/>
      <w:r w:rsidR="004E2D88">
        <w:rPr>
          <w:i/>
          <w:iCs/>
        </w:rPr>
        <w:t>LacI</w:t>
      </w:r>
      <w:proofErr w:type="spellEnd"/>
      <w:r w:rsidR="004E2D88">
        <w:rPr>
          <w:i/>
          <w:iCs/>
        </w:rPr>
        <w:t xml:space="preserve">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w:t>
      </w:r>
      <w:proofErr w:type="spellStart"/>
      <w:r w:rsidR="004E2D88">
        <w:t>eqs</w:t>
      </w:r>
      <w:proofErr w:type="spellEnd"/>
      <w:r w:rsidR="004E2D88">
        <w:t>.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proofErr w:type="spellStart"/>
      <w:r w:rsidRPr="00876E70">
        <w:rPr>
          <w:i/>
          <w:iCs/>
        </w:rPr>
        <w:t>b+at</w:t>
      </w:r>
      <w:proofErr w:type="spellEnd"/>
      <w:r w:rsidRPr="00876E70" w:rsidDel="00A44F58">
        <w:t xml:space="preserve"> </w:t>
      </w:r>
      <w:r w:rsidRPr="00876E70">
        <w:t>describe</w:t>
      </w:r>
      <w:r w:rsidR="00B313D1" w:rsidRPr="00876E70">
        <w:t>s</w:t>
      </w:r>
      <w:r w:rsidRPr="00876E70">
        <w:t xml:space="preserve"> a tangent line at the point of maximum growth (</w:t>
      </w:r>
      <w:proofErr w:type="spellStart"/>
      <w:r w:rsidRPr="00876E70">
        <w:rPr>
          <w:i/>
          <w:iCs/>
        </w:rPr>
        <w:t>t</w:t>
      </w:r>
      <w:r w:rsidRPr="00876E70">
        <w:rPr>
          <w:i/>
          <w:iCs/>
          <w:vertAlign w:val="subscript"/>
        </w:rPr>
        <w:t>max</w:t>
      </w:r>
      <w:proofErr w:type="spellEnd"/>
      <w:r w:rsidRPr="00876E70">
        <w:rPr>
          <w:i/>
          <w:iCs/>
        </w:rPr>
        <w:t>, N(</w:t>
      </w:r>
      <w:proofErr w:type="spellStart"/>
      <w:r w:rsidRPr="00876E70">
        <w:rPr>
          <w:i/>
          <w:iCs/>
        </w:rPr>
        <w:t>t</w:t>
      </w:r>
      <w:r w:rsidRPr="00876E70">
        <w:rPr>
          <w:i/>
          <w:iCs/>
          <w:vertAlign w:val="subscript"/>
        </w:rPr>
        <w:t>max</w:t>
      </w:r>
      <w:proofErr w:type="spellEnd"/>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w:t>
      </w:r>
      <w:proofErr w:type="spellStart"/>
      <w:r w:rsidRPr="00876E70">
        <w:rPr>
          <w:i/>
          <w:iCs/>
        </w:rPr>
        <w:t>e</w:t>
      </w:r>
      <w:r w:rsidRPr="00876E70">
        <w:rPr>
          <w:i/>
          <w:iCs/>
          <w:vertAlign w:val="superscript"/>
        </w:rPr>
        <w:t>b</w:t>
      </w:r>
      <w:proofErr w:type="spellEnd"/>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w:t>
      </w:r>
      <w:proofErr w:type="spellStart"/>
      <w:r w:rsidR="00A8110B">
        <w:t>eq</w:t>
      </w:r>
      <w:r w:rsidR="00327F6F">
        <w:t>s</w:t>
      </w:r>
      <w:proofErr w:type="spellEnd"/>
      <w:r w:rsidR="00A8110B">
        <w:t>. 3)</w:t>
      </w:r>
      <w:r>
        <w:t xml:space="preserve"> we used the </w:t>
      </w:r>
      <w:proofErr w:type="spellStart"/>
      <w:r>
        <w:t>Nelder</w:t>
      </w:r>
      <w:proofErr w:type="spellEnd"/>
      <w:r>
        <w:t xml:space="preserve">-Mead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w:t>
      </w:r>
      <w:proofErr w:type="spellStart"/>
      <w:r w:rsidR="00A8110B">
        <w:t>eq</w:t>
      </w:r>
      <w:r w:rsidR="00327F6F">
        <w:t>s</w:t>
      </w:r>
      <w:proofErr w:type="spellEnd"/>
      <w:r w:rsidR="00A8110B">
        <w:t>. 3</w:t>
      </w:r>
      <w:r>
        <w:t xml:space="preserve"> with SciPy’s </w:t>
      </w:r>
      <w:proofErr w:type="spellStart"/>
      <w:r>
        <w:rPr>
          <w:i/>
          <w:iCs/>
        </w:rPr>
        <w:t>odeint</w:t>
      </w:r>
      <w:proofErr w:type="spellEnd"/>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proofErr w:type="spellStart"/>
      <w:r w:rsidR="00871F93">
        <w:rPr>
          <w:i/>
          <w:iCs/>
        </w:rPr>
        <w:t>LacI</w:t>
      </w:r>
      <w:proofErr w:type="spellEnd"/>
      <w:r w:rsidR="00871F93">
        <w:rPr>
          <w:i/>
          <w:iCs/>
        </w:rPr>
        <w:t xml:space="preserve">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proofErr w:type="spellStart"/>
      <w:r w:rsidRPr="00634C42">
        <w:rPr>
          <w:i/>
          <w:iCs/>
        </w:rPr>
        <w:t>LacI</w:t>
      </w:r>
      <w:proofErr w:type="spellEnd"/>
      <w:r w:rsidRPr="00634C42">
        <w:rPr>
          <w:i/>
          <w:iCs/>
        </w:rPr>
        <w:t xml:space="preserve">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77777777" w:rsidR="00D121CE" w:rsidRPr="0025589C" w:rsidRDefault="00D121CE" w:rsidP="00C34C28">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9" w:history="1">
        <w:r w:rsidR="00ED4128" w:rsidRPr="0025589C">
          <w:rPr>
            <w:rStyle w:val="Hyperlink"/>
          </w:rPr>
          <w:t>https://figshare.com/s/b08c6b975779e03ec48e</w:t>
        </w:r>
      </w:hyperlink>
      <w:r w:rsidR="00ED4128" w:rsidRPr="0025589C">
        <w:t>).</w:t>
      </w:r>
      <w:r w:rsidR="00871F93">
        <w:t xml:space="preserve"> </w:t>
      </w:r>
      <w:proofErr w:type="spellStart"/>
      <w:r w:rsidR="00AC1064">
        <w:rPr>
          <w:i/>
          <w:iCs/>
          <w:highlight w:val="red"/>
        </w:rPr>
        <w:t>lacI</w:t>
      </w:r>
      <w:proofErr w:type="spellEnd"/>
      <w:r w:rsidR="00AC1064">
        <w:rPr>
          <w:i/>
          <w:iCs/>
          <w:highlight w:val="red"/>
        </w:rPr>
        <w:t xml:space="preserve"> data?</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20" w:history="1">
        <w:r w:rsidRPr="0025589C">
          <w:rPr>
            <w:rStyle w:val="Hyperlink"/>
          </w:rPr>
          <w:t>https://github.com/yoavram/curveball</w:t>
        </w:r>
      </w:hyperlink>
      <w:r w:rsidRPr="0025589C">
        <w:t xml:space="preserve"> ; an installation guide, tutorial, and documentation will be available upon publication at </w:t>
      </w:r>
      <w:hyperlink r:id="rId21"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2" w:history="1">
        <w:r w:rsidRPr="0025589C">
          <w:rPr>
            <w:rStyle w:val="Hyperlink"/>
          </w:rPr>
          <w:t>https://curveball.netlify.com</w:t>
        </w:r>
      </w:hyperlink>
      <w:r w:rsidRPr="0025589C">
        <w:t xml:space="preserve"> (password: </w:t>
      </w:r>
      <w:r w:rsidRPr="0025589C">
        <w:rPr>
          <w:i/>
          <w:iCs/>
        </w:rPr>
        <w:t>dh5alpha</w:t>
      </w:r>
      <w:r w:rsidRPr="0025589C">
        <w:t>).</w:t>
      </w:r>
    </w:p>
    <w:p w14:paraId="31E6B216" w14:textId="77777777"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36728F" w:rsidRPr="00871F93">
        <w:rPr>
          <w:highlight w:val="red"/>
        </w:rPr>
        <w:t>5</w:t>
      </w:r>
      <w:r w:rsidRPr="00634C42">
        <w:t xml:space="preserve"> were produced using a </w:t>
      </w:r>
      <w:proofErr w:type="spellStart"/>
      <w:r w:rsidRPr="00634C42">
        <w:t>Jupyter</w:t>
      </w:r>
      <w:proofErr w:type="spellEnd"/>
      <w:r w:rsidRPr="00634C42">
        <w:t xml:space="preserve">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3"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4"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Melamed-Havin,</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0DF29577" w14:textId="77777777" w:rsidR="00181C68" w:rsidRPr="00181C68" w:rsidRDefault="00750BAE" w:rsidP="00181C68">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181C68" w:rsidRPr="00181C68">
        <w:rPr>
          <w:rFonts w:ascii="Times New Roman" w:hAnsi="Times New Roman" w:cs="Times New Roman"/>
          <w:noProof/>
        </w:rPr>
        <w:t xml:space="preserve">1. </w:t>
      </w:r>
      <w:r w:rsidR="00181C68" w:rsidRPr="00181C68">
        <w:rPr>
          <w:rFonts w:ascii="Times New Roman" w:hAnsi="Times New Roman" w:cs="Times New Roman"/>
          <w:noProof/>
        </w:rPr>
        <w:tab/>
        <w:t xml:space="preserve">Chevin L-M (2011) On measuring selection in experimental evolution. </w:t>
      </w:r>
      <w:r w:rsidR="00181C68" w:rsidRPr="00181C68">
        <w:rPr>
          <w:rFonts w:ascii="Times New Roman" w:hAnsi="Times New Roman" w:cs="Times New Roman"/>
          <w:i/>
          <w:iCs/>
          <w:noProof/>
        </w:rPr>
        <w:t>Biol Lett</w:t>
      </w:r>
      <w:r w:rsidR="00181C68" w:rsidRPr="00181C68">
        <w:rPr>
          <w:rFonts w:ascii="Times New Roman" w:hAnsi="Times New Roman" w:cs="Times New Roman"/>
          <w:noProof/>
        </w:rPr>
        <w:t xml:space="preserve"> 7(2):210–3.</w:t>
      </w:r>
    </w:p>
    <w:p w14:paraId="2E5CBF4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 </w:t>
      </w:r>
      <w:r w:rsidRPr="00181C68">
        <w:rPr>
          <w:rFonts w:ascii="Times New Roman" w:hAnsi="Times New Roman" w:cs="Times New Roman"/>
          <w:noProof/>
        </w:rPr>
        <w:tab/>
        <w:t>Gallet R, Cooper TF, Elena SF, Lenormand T (2012) Measuring selection coefficients below 10</w:t>
      </w:r>
      <w:r w:rsidRPr="00181C68">
        <w:rPr>
          <w:rFonts w:ascii="Times New Roman" w:hAnsi="Times New Roman" w:cs="Times New Roman"/>
          <w:noProof/>
          <w:vertAlign w:val="superscript"/>
        </w:rPr>
        <w:t>-3</w:t>
      </w:r>
      <w:r w:rsidRPr="00181C68">
        <w:rPr>
          <w:rFonts w:ascii="Times New Roman" w:hAnsi="Times New Roman" w:cs="Times New Roman"/>
          <w:noProof/>
        </w:rPr>
        <w:t xml:space="preserve">: method, questions, and prospects. </w:t>
      </w:r>
      <w:r w:rsidRPr="00181C68">
        <w:rPr>
          <w:rFonts w:ascii="Times New Roman" w:hAnsi="Times New Roman" w:cs="Times New Roman"/>
          <w:i/>
          <w:iCs/>
          <w:noProof/>
        </w:rPr>
        <w:t>Genetics</w:t>
      </w:r>
      <w:r w:rsidRPr="00181C68">
        <w:rPr>
          <w:rFonts w:ascii="Times New Roman" w:hAnsi="Times New Roman" w:cs="Times New Roman"/>
          <w:noProof/>
        </w:rPr>
        <w:t xml:space="preserve"> 190(1):175–86.</w:t>
      </w:r>
    </w:p>
    <w:p w14:paraId="372331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 </w:t>
      </w:r>
      <w:r w:rsidRPr="00181C68">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181C68">
        <w:rPr>
          <w:rFonts w:ascii="Times New Roman" w:hAnsi="Times New Roman" w:cs="Times New Roman"/>
          <w:i/>
          <w:iCs/>
          <w:noProof/>
        </w:rPr>
        <w:t>PLoS One</w:t>
      </w:r>
      <w:r w:rsidRPr="00181C68">
        <w:rPr>
          <w:rFonts w:ascii="Times New Roman" w:hAnsi="Times New Roman" w:cs="Times New Roman"/>
          <w:noProof/>
        </w:rPr>
        <w:t xml:space="preserve"> 10(6):e0126915.</w:t>
      </w:r>
    </w:p>
    <w:p w14:paraId="5C228D7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 </w:t>
      </w:r>
      <w:r w:rsidRPr="00181C68">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181C68">
        <w:rPr>
          <w:rFonts w:ascii="Times New Roman" w:hAnsi="Times New Roman" w:cs="Times New Roman"/>
          <w:i/>
          <w:iCs/>
          <w:noProof/>
        </w:rPr>
        <w:t>Mol Biol Evol</w:t>
      </w:r>
      <w:r w:rsidRPr="00181C68">
        <w:rPr>
          <w:rFonts w:ascii="Times New Roman" w:hAnsi="Times New Roman" w:cs="Times New Roman"/>
          <w:noProof/>
        </w:rPr>
        <w:t xml:space="preserve"> 32(10):2675–2680.</w:t>
      </w:r>
    </w:p>
    <w:p w14:paraId="349B2E88"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5. </w:t>
      </w:r>
      <w:r w:rsidRPr="00181C68">
        <w:rPr>
          <w:rFonts w:ascii="Times New Roman" w:hAnsi="Times New Roman" w:cs="Times New Roman"/>
          <w:noProof/>
        </w:rPr>
        <w:tab/>
        <w:t xml:space="preserve">Hall BG, Acar H, Nandipati A, Barlow M (2014) Growth rates made easy. </w:t>
      </w:r>
      <w:r w:rsidRPr="00181C68">
        <w:rPr>
          <w:rFonts w:ascii="Times New Roman" w:hAnsi="Times New Roman" w:cs="Times New Roman"/>
          <w:i/>
          <w:iCs/>
          <w:noProof/>
        </w:rPr>
        <w:t>Mol Biol Evol</w:t>
      </w:r>
      <w:r w:rsidRPr="00181C68">
        <w:rPr>
          <w:rFonts w:ascii="Times New Roman" w:hAnsi="Times New Roman" w:cs="Times New Roman"/>
          <w:noProof/>
        </w:rPr>
        <w:t xml:space="preserve"> 31(1):232–238.</w:t>
      </w:r>
    </w:p>
    <w:p w14:paraId="4054F8B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6. </w:t>
      </w:r>
      <w:r w:rsidRPr="00181C68">
        <w:rPr>
          <w:rFonts w:ascii="Times New Roman" w:hAnsi="Times New Roman" w:cs="Times New Roman"/>
          <w:noProof/>
        </w:rPr>
        <w:tab/>
        <w:t xml:space="preserve">Crow JF, Kimura M (1970) </w:t>
      </w:r>
      <w:r w:rsidRPr="00181C68">
        <w:rPr>
          <w:rFonts w:ascii="Times New Roman" w:hAnsi="Times New Roman" w:cs="Times New Roman"/>
          <w:i/>
          <w:iCs/>
          <w:noProof/>
        </w:rPr>
        <w:t>An introduction to population genetics theory</w:t>
      </w:r>
      <w:r w:rsidRPr="00181C68">
        <w:rPr>
          <w:rFonts w:ascii="Times New Roman" w:hAnsi="Times New Roman" w:cs="Times New Roman"/>
          <w:noProof/>
        </w:rPr>
        <w:t xml:space="preserve"> (Burgess Pub. Co., Minneapolis).</w:t>
      </w:r>
    </w:p>
    <w:p w14:paraId="16D742A1"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7. </w:t>
      </w:r>
      <w:r w:rsidRPr="00181C68">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181C68">
        <w:rPr>
          <w:rFonts w:ascii="Times New Roman" w:hAnsi="Times New Roman" w:cs="Times New Roman"/>
          <w:i/>
          <w:iCs/>
          <w:noProof/>
        </w:rPr>
        <w:t>Am Nat</w:t>
      </w:r>
      <w:r w:rsidRPr="00181C68">
        <w:rPr>
          <w:rFonts w:ascii="Times New Roman" w:hAnsi="Times New Roman" w:cs="Times New Roman"/>
          <w:noProof/>
        </w:rPr>
        <w:t xml:space="preserve"> 138(6):1315.</w:t>
      </w:r>
    </w:p>
    <w:p w14:paraId="5B23D76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8. </w:t>
      </w:r>
      <w:r w:rsidRPr="00181C68">
        <w:rPr>
          <w:rFonts w:ascii="Times New Roman" w:hAnsi="Times New Roman" w:cs="Times New Roman"/>
          <w:noProof/>
        </w:rPr>
        <w:tab/>
        <w:t xml:space="preserve">Wahl LM, Zhu AD (2015) Survival probability of beneficial mutations in bacterial batch culture. </w:t>
      </w:r>
      <w:r w:rsidRPr="00181C68">
        <w:rPr>
          <w:rFonts w:ascii="Times New Roman" w:hAnsi="Times New Roman" w:cs="Times New Roman"/>
          <w:i/>
          <w:iCs/>
          <w:noProof/>
        </w:rPr>
        <w:t>Genetics</w:t>
      </w:r>
      <w:r w:rsidRPr="00181C68">
        <w:rPr>
          <w:rFonts w:ascii="Times New Roman" w:hAnsi="Times New Roman" w:cs="Times New Roman"/>
          <w:noProof/>
        </w:rPr>
        <w:t xml:space="preserve"> 200(1):309–20.</w:t>
      </w:r>
    </w:p>
    <w:p w14:paraId="090B7E1C"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9. </w:t>
      </w:r>
      <w:r w:rsidRPr="00181C68">
        <w:rPr>
          <w:rFonts w:ascii="Times New Roman" w:hAnsi="Times New Roman" w:cs="Times New Roman"/>
          <w:noProof/>
        </w:rPr>
        <w:tab/>
        <w:t xml:space="preserve">Wiser MJ, Lenski RE (2015) A Comparison of Methods to Measure Fitness in </w:t>
      </w:r>
      <w:r w:rsidRPr="00181C68">
        <w:rPr>
          <w:rFonts w:ascii="Times New Roman" w:hAnsi="Times New Roman" w:cs="Times New Roman"/>
          <w:i/>
          <w:iCs/>
          <w:noProof/>
        </w:rPr>
        <w:t>Escherichia coli</w:t>
      </w:r>
      <w:r w:rsidRPr="00181C68">
        <w:rPr>
          <w:rFonts w:ascii="Times New Roman" w:hAnsi="Times New Roman" w:cs="Times New Roman"/>
          <w:noProof/>
        </w:rPr>
        <w:t xml:space="preserve">. </w:t>
      </w:r>
      <w:r w:rsidRPr="00181C68">
        <w:rPr>
          <w:rFonts w:ascii="Times New Roman" w:hAnsi="Times New Roman" w:cs="Times New Roman"/>
          <w:i/>
          <w:iCs/>
          <w:noProof/>
        </w:rPr>
        <w:t>PLoS One</w:t>
      </w:r>
      <w:r w:rsidRPr="00181C68">
        <w:rPr>
          <w:rFonts w:ascii="Times New Roman" w:hAnsi="Times New Roman" w:cs="Times New Roman"/>
          <w:noProof/>
        </w:rPr>
        <w:t xml:space="preserve"> 10(5):e0126210.</w:t>
      </w:r>
    </w:p>
    <w:p w14:paraId="18F1BD0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10. </w:t>
      </w:r>
      <w:r w:rsidRPr="00181C68">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181C68">
        <w:rPr>
          <w:rFonts w:ascii="Times New Roman" w:hAnsi="Times New Roman" w:cs="Times New Roman"/>
          <w:noProof/>
        </w:rPr>
        <w:lastRenderedPageBreak/>
        <w:t xml:space="preserve">Potential for Adaptive Walks in Challenging Environments. </w:t>
      </w:r>
      <w:r w:rsidRPr="00181C68">
        <w:rPr>
          <w:rFonts w:ascii="Times New Roman" w:hAnsi="Times New Roman" w:cs="Times New Roman"/>
          <w:i/>
          <w:iCs/>
          <w:noProof/>
        </w:rPr>
        <w:t>Genetics</w:t>
      </w:r>
      <w:r w:rsidRPr="00181C68">
        <w:rPr>
          <w:rFonts w:ascii="Times New Roman" w:hAnsi="Times New Roman" w:cs="Times New Roman"/>
          <w:noProof/>
        </w:rPr>
        <w:t xml:space="preserve"> 196(3):1–35.</w:t>
      </w:r>
    </w:p>
    <w:p w14:paraId="0CEDB2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11. </w:t>
      </w:r>
      <w:r w:rsidRPr="00181C68">
        <w:rPr>
          <w:rFonts w:ascii="Times New Roman" w:hAnsi="Times New Roman" w:cs="Times New Roman"/>
          <w:noProof/>
        </w:rPr>
        <w:tab/>
        <w:t xml:space="preserve">Levy SF, et al. (2015) Quantitative evolutionary dynamics using high-resolution lineage tracking. </w:t>
      </w:r>
      <w:r w:rsidRPr="00181C68">
        <w:rPr>
          <w:rFonts w:ascii="Times New Roman" w:hAnsi="Times New Roman" w:cs="Times New Roman"/>
          <w:i/>
          <w:iCs/>
          <w:noProof/>
        </w:rPr>
        <w:t>Nature</w:t>
      </w:r>
      <w:r w:rsidRPr="00181C68">
        <w:rPr>
          <w:rFonts w:ascii="Times New Roman" w:hAnsi="Times New Roman" w:cs="Times New Roman"/>
          <w:noProof/>
        </w:rPr>
        <w:t xml:space="preserve"> 519(7542):181–186.</w:t>
      </w:r>
    </w:p>
    <w:p w14:paraId="15F7D6D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12. </w:t>
      </w:r>
      <w:r w:rsidRPr="00181C68">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181C68">
        <w:rPr>
          <w:rFonts w:ascii="Times New Roman" w:hAnsi="Times New Roman" w:cs="Times New Roman"/>
          <w:i/>
          <w:iCs/>
          <w:noProof/>
        </w:rPr>
        <w:t>Am Nat</w:t>
      </w:r>
      <w:r w:rsidRPr="00181C68">
        <w:rPr>
          <w:rFonts w:ascii="Times New Roman" w:hAnsi="Times New Roman" w:cs="Times New Roman"/>
          <w:noProof/>
        </w:rPr>
        <w:t xml:space="preserve"> 144(3):432–456.</w:t>
      </w:r>
    </w:p>
    <w:p w14:paraId="5FF9F4E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13. </w:t>
      </w:r>
      <w:r w:rsidRPr="00181C68">
        <w:rPr>
          <w:rFonts w:ascii="Times New Roman" w:hAnsi="Times New Roman" w:cs="Times New Roman"/>
          <w:noProof/>
        </w:rPr>
        <w:tab/>
        <w:t xml:space="preserve">Li Y, et al. (2018) Hidden Complexity of Yeast Adaptation under Simple Evolutionary Conditions. </w:t>
      </w:r>
      <w:r w:rsidRPr="00181C68">
        <w:rPr>
          <w:rFonts w:ascii="Times New Roman" w:hAnsi="Times New Roman" w:cs="Times New Roman"/>
          <w:i/>
          <w:iCs/>
          <w:noProof/>
        </w:rPr>
        <w:t>Curr Biol</w:t>
      </w:r>
      <w:r w:rsidRPr="00181C68">
        <w:rPr>
          <w:rFonts w:ascii="Times New Roman" w:hAnsi="Times New Roman" w:cs="Times New Roman"/>
          <w:noProof/>
        </w:rPr>
        <w:t xml:space="preserve"> 28(4):515–525.e6.</w:t>
      </w:r>
    </w:p>
    <w:p w14:paraId="133468D5"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14. </w:t>
      </w:r>
      <w:r w:rsidRPr="00181C68">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181C68">
        <w:rPr>
          <w:rFonts w:ascii="Times New Roman" w:hAnsi="Times New Roman" w:cs="Times New Roman"/>
          <w:i/>
          <w:iCs/>
          <w:noProof/>
        </w:rPr>
        <w:t>BMC Evol Biol</w:t>
      </w:r>
      <w:r w:rsidRPr="00181C68">
        <w:rPr>
          <w:rFonts w:ascii="Times New Roman" w:hAnsi="Times New Roman" w:cs="Times New Roman"/>
          <w:noProof/>
        </w:rPr>
        <w:t xml:space="preserve"> 10(1). doi:10.1186/1471-2148-10-11.</w:t>
      </w:r>
    </w:p>
    <w:p w14:paraId="5CA667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15. </w:t>
      </w:r>
      <w:r w:rsidRPr="00181C68">
        <w:rPr>
          <w:rFonts w:ascii="Times New Roman" w:hAnsi="Times New Roman" w:cs="Times New Roman"/>
          <w:noProof/>
        </w:rPr>
        <w:tab/>
        <w:t xml:space="preserve">Baranyi J, Roberts TA (1994) A dynamic approach to predicting bacterial growth in food. </w:t>
      </w:r>
      <w:r w:rsidRPr="00181C68">
        <w:rPr>
          <w:rFonts w:ascii="Times New Roman" w:hAnsi="Times New Roman" w:cs="Times New Roman"/>
          <w:i/>
          <w:iCs/>
          <w:noProof/>
        </w:rPr>
        <w:t>Int J Food Microbiol</w:t>
      </w:r>
      <w:r w:rsidRPr="00181C68">
        <w:rPr>
          <w:rFonts w:ascii="Times New Roman" w:hAnsi="Times New Roman" w:cs="Times New Roman"/>
          <w:noProof/>
        </w:rPr>
        <w:t xml:space="preserve"> 23:277–294.</w:t>
      </w:r>
    </w:p>
    <w:p w14:paraId="76EFCF4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16. </w:t>
      </w:r>
      <w:r w:rsidRPr="00181C68">
        <w:rPr>
          <w:rFonts w:ascii="Times New Roman" w:hAnsi="Times New Roman" w:cs="Times New Roman"/>
          <w:noProof/>
        </w:rPr>
        <w:tab/>
        <w:t xml:space="preserve">Williams FM (1967) A model of cell growth dynamics. </w:t>
      </w:r>
      <w:r w:rsidRPr="00181C68">
        <w:rPr>
          <w:rFonts w:ascii="Times New Roman" w:hAnsi="Times New Roman" w:cs="Times New Roman"/>
          <w:i/>
          <w:iCs/>
          <w:noProof/>
        </w:rPr>
        <w:t>J Theor Biol</w:t>
      </w:r>
      <w:r w:rsidRPr="00181C68">
        <w:rPr>
          <w:rFonts w:ascii="Times New Roman" w:hAnsi="Times New Roman" w:cs="Times New Roman"/>
          <w:noProof/>
        </w:rPr>
        <w:t xml:space="preserve"> 15(2):190–207.</w:t>
      </w:r>
    </w:p>
    <w:p w14:paraId="68F032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17. </w:t>
      </w:r>
      <w:r w:rsidRPr="00181C68">
        <w:rPr>
          <w:rFonts w:ascii="Times New Roman" w:hAnsi="Times New Roman" w:cs="Times New Roman"/>
          <w:noProof/>
        </w:rPr>
        <w:tab/>
        <w:t xml:space="preserve">Otto SP, Day T (2007) </w:t>
      </w:r>
      <w:r w:rsidRPr="00181C68">
        <w:rPr>
          <w:rFonts w:ascii="Times New Roman" w:hAnsi="Times New Roman" w:cs="Times New Roman"/>
          <w:i/>
          <w:iCs/>
          <w:noProof/>
        </w:rPr>
        <w:t>A biologist’s guide to mathematical modeling in ecology and evolution</w:t>
      </w:r>
      <w:r w:rsidRPr="00181C68">
        <w:rPr>
          <w:rFonts w:ascii="Times New Roman" w:hAnsi="Times New Roman" w:cs="Times New Roman"/>
          <w:noProof/>
        </w:rPr>
        <w:t xml:space="preserve"> (Princeton University Press).</w:t>
      </w:r>
    </w:p>
    <w:p w14:paraId="61C208E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18. </w:t>
      </w:r>
      <w:r w:rsidRPr="00181C68">
        <w:rPr>
          <w:rFonts w:ascii="Times New Roman" w:hAnsi="Times New Roman" w:cs="Times New Roman"/>
          <w:noProof/>
        </w:rPr>
        <w:tab/>
        <w:t xml:space="preserve">Frumkin I, et al. (2018) Codon usage of highly expressed genes affects proteome-wide translation efficiency.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115(21):E4940–E4949.</w:t>
      </w:r>
    </w:p>
    <w:p w14:paraId="6BDD030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19. </w:t>
      </w:r>
      <w:r w:rsidRPr="00181C68">
        <w:rPr>
          <w:rFonts w:ascii="Times New Roman" w:hAnsi="Times New Roman" w:cs="Times New Roman"/>
          <w:noProof/>
        </w:rPr>
        <w:tab/>
        <w:t xml:space="preserve">Hegreness M, Shoresh N, Hartl DL, Kishony R (2006) An equivalence principle for the incorporation of favorable mutations in asexual populations. </w:t>
      </w:r>
      <w:r w:rsidRPr="00181C68">
        <w:rPr>
          <w:rFonts w:ascii="Times New Roman" w:hAnsi="Times New Roman" w:cs="Times New Roman"/>
          <w:i/>
          <w:iCs/>
          <w:noProof/>
        </w:rPr>
        <w:t>Science (80- )</w:t>
      </w:r>
      <w:r w:rsidRPr="00181C68">
        <w:rPr>
          <w:rFonts w:ascii="Times New Roman" w:hAnsi="Times New Roman" w:cs="Times New Roman"/>
          <w:noProof/>
        </w:rPr>
        <w:t xml:space="preserve"> 311(5767):1615–7.</w:t>
      </w:r>
    </w:p>
    <w:p w14:paraId="18C9ED5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20. </w:t>
      </w:r>
      <w:r w:rsidRPr="00181C68">
        <w:rPr>
          <w:rFonts w:ascii="Times New Roman" w:hAnsi="Times New Roman" w:cs="Times New Roman"/>
          <w:noProof/>
        </w:rPr>
        <w:tab/>
        <w:t xml:space="preserve">Bell G (2010) Experimental genomics of fitness in yeast. </w:t>
      </w:r>
      <w:r w:rsidRPr="00181C68">
        <w:rPr>
          <w:rFonts w:ascii="Times New Roman" w:hAnsi="Times New Roman" w:cs="Times New Roman"/>
          <w:i/>
          <w:iCs/>
          <w:noProof/>
        </w:rPr>
        <w:t>Proc R Soc B Biol Sci</w:t>
      </w:r>
      <w:r w:rsidRPr="00181C68">
        <w:rPr>
          <w:rFonts w:ascii="Times New Roman" w:hAnsi="Times New Roman" w:cs="Times New Roman"/>
          <w:noProof/>
        </w:rPr>
        <w:t xml:space="preserve"> 277(1687):1459–1467.</w:t>
      </w:r>
    </w:p>
    <w:p w14:paraId="15A3460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21. </w:t>
      </w:r>
      <w:r w:rsidRPr="00181C68">
        <w:rPr>
          <w:rFonts w:ascii="Times New Roman" w:hAnsi="Times New Roman" w:cs="Times New Roman"/>
          <w:noProof/>
        </w:rPr>
        <w:tab/>
        <w:t xml:space="preserve">Sprouffske K, Wagner A (2016) Growthcurver: An R package for obtaining interpretable metrics from microbial growth curves. </w:t>
      </w:r>
      <w:r w:rsidRPr="00181C68">
        <w:rPr>
          <w:rFonts w:ascii="Times New Roman" w:hAnsi="Times New Roman" w:cs="Times New Roman"/>
          <w:i/>
          <w:iCs/>
          <w:noProof/>
        </w:rPr>
        <w:t>BMC Bioinformatics</w:t>
      </w:r>
      <w:r w:rsidRPr="00181C68">
        <w:rPr>
          <w:rFonts w:ascii="Times New Roman" w:hAnsi="Times New Roman" w:cs="Times New Roman"/>
          <w:noProof/>
        </w:rPr>
        <w:t xml:space="preserve"> 17(1):17–20.</w:t>
      </w:r>
    </w:p>
    <w:p w14:paraId="33C2341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22. </w:t>
      </w:r>
      <w:r w:rsidRPr="00181C68">
        <w:rPr>
          <w:rFonts w:ascii="Times New Roman" w:hAnsi="Times New Roman" w:cs="Times New Roman"/>
          <w:noProof/>
        </w:rPr>
        <w:tab/>
        <w:t xml:space="preserve">Van Rossum G, others (2007) Python Programming Language. </w:t>
      </w:r>
      <w:r w:rsidRPr="00181C68">
        <w:rPr>
          <w:rFonts w:ascii="Times New Roman" w:hAnsi="Times New Roman" w:cs="Times New Roman"/>
          <w:i/>
          <w:iCs/>
          <w:noProof/>
        </w:rPr>
        <w:t>USENIX Annual Technical Conference</w:t>
      </w:r>
      <w:r w:rsidRPr="00181C68">
        <w:rPr>
          <w:rFonts w:ascii="Times New Roman" w:hAnsi="Times New Roman" w:cs="Times New Roman"/>
          <w:noProof/>
        </w:rPr>
        <w:t>.</w:t>
      </w:r>
    </w:p>
    <w:p w14:paraId="3C551D0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23. </w:t>
      </w:r>
      <w:r w:rsidRPr="00181C68">
        <w:rPr>
          <w:rFonts w:ascii="Times New Roman" w:hAnsi="Times New Roman" w:cs="Times New Roman"/>
          <w:noProof/>
        </w:rPr>
        <w:tab/>
        <w:t xml:space="preserve">Zelcbuch L, et al. (2013) Spanning high-dimensional expression space using ribosome-binding site combinatorics. </w:t>
      </w:r>
      <w:r w:rsidRPr="00181C68">
        <w:rPr>
          <w:rFonts w:ascii="Times New Roman" w:hAnsi="Times New Roman" w:cs="Times New Roman"/>
          <w:i/>
          <w:iCs/>
          <w:noProof/>
        </w:rPr>
        <w:t>Nucleic Acids Res</w:t>
      </w:r>
      <w:r w:rsidRPr="00181C68">
        <w:rPr>
          <w:rFonts w:ascii="Times New Roman" w:hAnsi="Times New Roman" w:cs="Times New Roman"/>
          <w:noProof/>
        </w:rPr>
        <w:t xml:space="preserve"> 41(9):e98–e98.</w:t>
      </w:r>
    </w:p>
    <w:p w14:paraId="2846E0F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24. </w:t>
      </w:r>
      <w:r w:rsidRPr="00181C68">
        <w:rPr>
          <w:rFonts w:ascii="Times New Roman" w:hAnsi="Times New Roman" w:cs="Times New Roman"/>
          <w:noProof/>
        </w:rPr>
        <w:tab/>
        <w:t>R Development Core Team (2012) R: A Language and Environment for Statistical Computing.</w:t>
      </w:r>
    </w:p>
    <w:p w14:paraId="42306A1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25. </w:t>
      </w:r>
      <w:r w:rsidRPr="00181C68">
        <w:rPr>
          <w:rFonts w:ascii="Times New Roman" w:hAnsi="Times New Roman" w:cs="Times New Roman"/>
          <w:noProof/>
        </w:rPr>
        <w:tab/>
        <w:t xml:space="preserve">Ge Y, Sealfon SC (2012) flowPeaks: a fast unsupervised clustering for flow cytometry data via K-means and density peak finding. </w:t>
      </w:r>
      <w:r w:rsidRPr="00181C68">
        <w:rPr>
          <w:rFonts w:ascii="Times New Roman" w:hAnsi="Times New Roman" w:cs="Times New Roman"/>
          <w:i/>
          <w:iCs/>
          <w:noProof/>
        </w:rPr>
        <w:t>Bioinformatics</w:t>
      </w:r>
      <w:r w:rsidRPr="00181C68">
        <w:rPr>
          <w:rFonts w:ascii="Times New Roman" w:hAnsi="Times New Roman" w:cs="Times New Roman"/>
          <w:noProof/>
        </w:rPr>
        <w:t xml:space="preserve"> 28(15):2052–2058.</w:t>
      </w:r>
    </w:p>
    <w:p w14:paraId="566408A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26. </w:t>
      </w:r>
      <w:r w:rsidRPr="00181C68">
        <w:rPr>
          <w:rFonts w:ascii="Times New Roman" w:hAnsi="Times New Roman" w:cs="Times New Roman"/>
          <w:noProof/>
        </w:rPr>
        <w:tab/>
        <w:t xml:space="preserve">van der Walt S, Colbert SC, Varoquaux G (2011) The NumPy Array: A Structure for Efficient Numerical Computation. </w:t>
      </w:r>
      <w:r w:rsidRPr="00181C68">
        <w:rPr>
          <w:rFonts w:ascii="Times New Roman" w:hAnsi="Times New Roman" w:cs="Times New Roman"/>
          <w:i/>
          <w:iCs/>
          <w:noProof/>
        </w:rPr>
        <w:t>Comput Sci Eng</w:t>
      </w:r>
      <w:r w:rsidRPr="00181C68">
        <w:rPr>
          <w:rFonts w:ascii="Times New Roman" w:hAnsi="Times New Roman" w:cs="Times New Roman"/>
          <w:noProof/>
        </w:rPr>
        <w:t xml:space="preserve"> 13(2):22–30.</w:t>
      </w:r>
    </w:p>
    <w:p w14:paraId="56AD670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27. </w:t>
      </w:r>
      <w:r w:rsidRPr="00181C68">
        <w:rPr>
          <w:rFonts w:ascii="Times New Roman" w:hAnsi="Times New Roman" w:cs="Times New Roman"/>
          <w:noProof/>
        </w:rPr>
        <w:tab/>
        <w:t xml:space="preserve">Jones E, Oliphant T, Peterson P, others (2001) SciPy: Open source scientific tools for Python. </w:t>
      </w:r>
      <w:r w:rsidRPr="00181C68">
        <w:rPr>
          <w:rFonts w:ascii="Times New Roman" w:hAnsi="Times New Roman" w:cs="Times New Roman"/>
          <w:noProof/>
        </w:rPr>
        <w:lastRenderedPageBreak/>
        <w:t>Available at: http://www.scipy.org/.</w:t>
      </w:r>
    </w:p>
    <w:p w14:paraId="5557633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28. </w:t>
      </w:r>
      <w:r w:rsidRPr="00181C68">
        <w:rPr>
          <w:rFonts w:ascii="Times New Roman" w:hAnsi="Times New Roman" w:cs="Times New Roman"/>
          <w:noProof/>
        </w:rPr>
        <w:tab/>
        <w:t xml:space="preserve">Hunter JD (2007) Matplotlib: A 2D Graphics Environment. </w:t>
      </w:r>
      <w:r w:rsidRPr="00181C68">
        <w:rPr>
          <w:rFonts w:ascii="Times New Roman" w:hAnsi="Times New Roman" w:cs="Times New Roman"/>
          <w:i/>
          <w:iCs/>
          <w:noProof/>
        </w:rPr>
        <w:t>Comput Sci Eng</w:t>
      </w:r>
      <w:r w:rsidRPr="00181C68">
        <w:rPr>
          <w:rFonts w:ascii="Times New Roman" w:hAnsi="Times New Roman" w:cs="Times New Roman"/>
          <w:noProof/>
        </w:rPr>
        <w:t xml:space="preserve"> 9(3):90–95.</w:t>
      </w:r>
    </w:p>
    <w:p w14:paraId="1487359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29. </w:t>
      </w:r>
      <w:r w:rsidRPr="00181C68">
        <w:rPr>
          <w:rFonts w:ascii="Times New Roman" w:hAnsi="Times New Roman" w:cs="Times New Roman"/>
          <w:noProof/>
        </w:rPr>
        <w:tab/>
        <w:t xml:space="preserve">McKinney W (2010) Data Structures for Statistical Computing in Python. </w:t>
      </w:r>
      <w:r w:rsidRPr="00181C68">
        <w:rPr>
          <w:rFonts w:ascii="Times New Roman" w:hAnsi="Times New Roman" w:cs="Times New Roman"/>
          <w:i/>
          <w:iCs/>
          <w:noProof/>
        </w:rPr>
        <w:t>Proceedings of the 9th Python in Science Conference</w:t>
      </w:r>
      <w:r w:rsidRPr="00181C68">
        <w:rPr>
          <w:rFonts w:ascii="Times New Roman" w:hAnsi="Times New Roman" w:cs="Times New Roman"/>
          <w:noProof/>
        </w:rPr>
        <w:t>, eds van der Walt S, Millman J, pp 51–56.</w:t>
      </w:r>
    </w:p>
    <w:p w14:paraId="221FA33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30. </w:t>
      </w:r>
      <w:r w:rsidRPr="00181C68">
        <w:rPr>
          <w:rFonts w:ascii="Times New Roman" w:hAnsi="Times New Roman" w:cs="Times New Roman"/>
          <w:noProof/>
        </w:rPr>
        <w:tab/>
        <w:t>Waskom M, et al. (2016) seaborn: v0.7.0 (January 2016). doi:10.5281/zenodo.45133.</w:t>
      </w:r>
    </w:p>
    <w:p w14:paraId="32C477A0"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31. </w:t>
      </w:r>
      <w:r w:rsidRPr="00181C68">
        <w:rPr>
          <w:rFonts w:ascii="Times New Roman" w:hAnsi="Times New Roman" w:cs="Times New Roman"/>
          <w:noProof/>
        </w:rPr>
        <w:tab/>
        <w:t>Newville M, Ingargiola A, Stensitzki T, Allen DB (2014) LMFIT: Non-Linear Least-Square Minimization and Curve-Fitting for Python. doi:10.5281/zenodo.11813.</w:t>
      </w:r>
    </w:p>
    <w:p w14:paraId="362E136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32. </w:t>
      </w:r>
      <w:r w:rsidRPr="00181C68">
        <w:rPr>
          <w:rFonts w:ascii="Times New Roman" w:hAnsi="Times New Roman" w:cs="Times New Roman"/>
          <w:noProof/>
        </w:rPr>
        <w:tab/>
        <w:t xml:space="preserve">Pedregosa F, et al. (2011) Scikit-learn: Machine Learning in Python. </w:t>
      </w:r>
      <w:r w:rsidRPr="00181C68">
        <w:rPr>
          <w:rFonts w:ascii="Times New Roman" w:hAnsi="Times New Roman" w:cs="Times New Roman"/>
          <w:i/>
          <w:iCs/>
          <w:noProof/>
        </w:rPr>
        <w:t>J Mach Learn Res</w:t>
      </w:r>
      <w:r w:rsidRPr="00181C68">
        <w:rPr>
          <w:rFonts w:ascii="Times New Roman" w:hAnsi="Times New Roman" w:cs="Times New Roman"/>
          <w:noProof/>
        </w:rPr>
        <w:t xml:space="preserve"> 12:2825–2830.</w:t>
      </w:r>
    </w:p>
    <w:p w14:paraId="20AA83C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33. </w:t>
      </w:r>
      <w:r w:rsidRPr="00181C68">
        <w:rPr>
          <w:rFonts w:ascii="Times New Roman" w:hAnsi="Times New Roman" w:cs="Times New Roman"/>
          <w:noProof/>
        </w:rPr>
        <w:tab/>
        <w:t>SymPy Development Team (2014) SymPy: Python library for symbolic mathematics.</w:t>
      </w:r>
    </w:p>
    <w:p w14:paraId="488E0F5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34. </w:t>
      </w:r>
      <w:r w:rsidRPr="00181C68">
        <w:rPr>
          <w:rFonts w:ascii="Times New Roman" w:hAnsi="Times New Roman" w:cs="Times New Roman"/>
          <w:noProof/>
        </w:rPr>
        <w:tab/>
        <w:t xml:space="preserve">Kass R, Raftery A (1995) Bayes Factors. </w:t>
      </w:r>
      <w:r w:rsidRPr="00181C68">
        <w:rPr>
          <w:rFonts w:ascii="Times New Roman" w:hAnsi="Times New Roman" w:cs="Times New Roman"/>
          <w:i/>
          <w:iCs/>
          <w:noProof/>
        </w:rPr>
        <w:t>J Am Stat Assoc</w:t>
      </w:r>
      <w:r w:rsidRPr="00181C68">
        <w:rPr>
          <w:rFonts w:ascii="Times New Roman" w:hAnsi="Times New Roman" w:cs="Times New Roman"/>
          <w:noProof/>
        </w:rPr>
        <w:t>:773–795.</w:t>
      </w:r>
    </w:p>
    <w:p w14:paraId="0CEFFA6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35. </w:t>
      </w:r>
      <w:r w:rsidRPr="00181C68">
        <w:rPr>
          <w:rFonts w:ascii="Times New Roman" w:hAnsi="Times New Roman" w:cs="Times New Roman"/>
          <w:noProof/>
        </w:rPr>
        <w:tab/>
        <w:t xml:space="preserve">Ward EJ (2008) A review and comparison of four commonly used Bayesian and maximum likelihood model selection tools. </w:t>
      </w:r>
      <w:r w:rsidRPr="00181C68">
        <w:rPr>
          <w:rFonts w:ascii="Times New Roman" w:hAnsi="Times New Roman" w:cs="Times New Roman"/>
          <w:i/>
          <w:iCs/>
          <w:noProof/>
        </w:rPr>
        <w:t>Ecol Modell</w:t>
      </w:r>
      <w:r w:rsidRPr="00181C68">
        <w:rPr>
          <w:rFonts w:ascii="Times New Roman" w:hAnsi="Times New Roman" w:cs="Times New Roman"/>
          <w:noProof/>
        </w:rPr>
        <w:t xml:space="preserve"> 211(1–2):1–10.</w:t>
      </w:r>
    </w:p>
    <w:p w14:paraId="6D658A1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36. </w:t>
      </w:r>
      <w:r w:rsidRPr="00181C68">
        <w:rPr>
          <w:rFonts w:ascii="Times New Roman" w:hAnsi="Times New Roman" w:cs="Times New Roman"/>
          <w:noProof/>
        </w:rPr>
        <w:tab/>
        <w:t xml:space="preserve">Baranyi J (1997) Simple is good as long as it is enough. </w:t>
      </w:r>
      <w:r w:rsidRPr="00181C68">
        <w:rPr>
          <w:rFonts w:ascii="Times New Roman" w:hAnsi="Times New Roman" w:cs="Times New Roman"/>
          <w:i/>
          <w:iCs/>
          <w:noProof/>
        </w:rPr>
        <w:t>Commentary</w:t>
      </w:r>
      <w:r w:rsidRPr="00181C68">
        <w:rPr>
          <w:rFonts w:ascii="Times New Roman" w:hAnsi="Times New Roman" w:cs="Times New Roman"/>
          <w:noProof/>
        </w:rPr>
        <w:t xml:space="preserve"> (1996):391–394.</w:t>
      </w:r>
    </w:p>
    <w:p w14:paraId="6B709F2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37. </w:t>
      </w:r>
      <w:r w:rsidRPr="00181C68">
        <w:rPr>
          <w:rFonts w:ascii="Times New Roman" w:hAnsi="Times New Roman" w:cs="Times New Roman"/>
          <w:noProof/>
        </w:rPr>
        <w:tab/>
        <w:t xml:space="preserve">Perez F, Granger BE (2007) IPython: A System for Interactive Scientific Computing. </w:t>
      </w:r>
      <w:r w:rsidRPr="00181C68">
        <w:rPr>
          <w:rFonts w:ascii="Times New Roman" w:hAnsi="Times New Roman" w:cs="Times New Roman"/>
          <w:i/>
          <w:iCs/>
          <w:noProof/>
        </w:rPr>
        <w:t>Comput Sci Eng</w:t>
      </w:r>
      <w:r w:rsidRPr="00181C68">
        <w:rPr>
          <w:rFonts w:ascii="Times New Roman" w:hAnsi="Times New Roman" w:cs="Times New Roman"/>
          <w:noProof/>
        </w:rPr>
        <w:t xml:space="preserve"> 9(3):21–29.</w:t>
      </w:r>
    </w:p>
    <w:p w14:paraId="5A96778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38. </w:t>
      </w:r>
      <w:r w:rsidRPr="00181C68">
        <w:rPr>
          <w:rFonts w:ascii="Times New Roman" w:hAnsi="Times New Roman" w:cs="Times New Roman"/>
          <w:noProof/>
        </w:rPr>
        <w:tab/>
        <w:t xml:space="preserve">Gopalsamy K (1986) Convergence in a resource-based competition system. </w:t>
      </w:r>
      <w:r w:rsidRPr="00181C68">
        <w:rPr>
          <w:rFonts w:ascii="Times New Roman" w:hAnsi="Times New Roman" w:cs="Times New Roman"/>
          <w:i/>
          <w:iCs/>
          <w:noProof/>
        </w:rPr>
        <w:t>Bull Math Biol</w:t>
      </w:r>
      <w:r w:rsidRPr="00181C68">
        <w:rPr>
          <w:rFonts w:ascii="Times New Roman" w:hAnsi="Times New Roman" w:cs="Times New Roman"/>
          <w:noProof/>
        </w:rPr>
        <w:t xml:space="preserve"> 48(5–6):681–699.</w:t>
      </w:r>
    </w:p>
    <w:p w14:paraId="59755B1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39. </w:t>
      </w:r>
      <w:r w:rsidRPr="00181C68">
        <w:rPr>
          <w:rFonts w:ascii="Times New Roman" w:hAnsi="Times New Roman" w:cs="Times New Roman"/>
          <w:noProof/>
        </w:rPr>
        <w:tab/>
        <w:t xml:space="preserve">Dilao R, Domingos T (1999) A General Approach to the Modelling of Trophic Chains. </w:t>
      </w:r>
      <w:r w:rsidRPr="00181C68">
        <w:rPr>
          <w:rFonts w:ascii="Times New Roman" w:hAnsi="Times New Roman" w:cs="Times New Roman"/>
          <w:i/>
          <w:iCs/>
          <w:noProof/>
        </w:rPr>
        <w:t>Ecol Modell</w:t>
      </w:r>
      <w:r w:rsidRPr="00181C68">
        <w:rPr>
          <w:rFonts w:ascii="Times New Roman" w:hAnsi="Times New Roman" w:cs="Times New Roman"/>
          <w:noProof/>
        </w:rPr>
        <w:t xml:space="preserve"> 132(3):20.</w:t>
      </w:r>
    </w:p>
    <w:p w14:paraId="0633D59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40. </w:t>
      </w:r>
      <w:r w:rsidRPr="00181C68">
        <w:rPr>
          <w:rFonts w:ascii="Times New Roman" w:hAnsi="Times New Roman" w:cs="Times New Roman"/>
          <w:noProof/>
        </w:rPr>
        <w:tab/>
        <w:t xml:space="preserve">Richards FJ (1959) A Flexible Growth Function for Empirical Use. </w:t>
      </w:r>
      <w:r w:rsidRPr="00181C68">
        <w:rPr>
          <w:rFonts w:ascii="Times New Roman" w:hAnsi="Times New Roman" w:cs="Times New Roman"/>
          <w:i/>
          <w:iCs/>
          <w:noProof/>
        </w:rPr>
        <w:t>J Exp Bot</w:t>
      </w:r>
      <w:r w:rsidRPr="00181C68">
        <w:rPr>
          <w:rFonts w:ascii="Times New Roman" w:hAnsi="Times New Roman" w:cs="Times New Roman"/>
          <w:noProof/>
        </w:rPr>
        <w:t xml:space="preserve"> 10(2):290–301.</w:t>
      </w:r>
    </w:p>
    <w:p w14:paraId="0D96256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41. </w:t>
      </w:r>
      <w:r w:rsidRPr="00181C68">
        <w:rPr>
          <w:rFonts w:ascii="Times New Roman" w:hAnsi="Times New Roman" w:cs="Times New Roman"/>
          <w:noProof/>
        </w:rPr>
        <w:tab/>
        <w:t xml:space="preserve">Clark F, Brook BW, Delean S, Reşit Akçakaya H, Bradshaw CJA (2010) The theta-logistic is unreliable for modelling most census data. </w:t>
      </w:r>
      <w:r w:rsidRPr="00181C68">
        <w:rPr>
          <w:rFonts w:ascii="Times New Roman" w:hAnsi="Times New Roman" w:cs="Times New Roman"/>
          <w:i/>
          <w:iCs/>
          <w:noProof/>
        </w:rPr>
        <w:t>Methods Ecol Evol</w:t>
      </w:r>
      <w:r w:rsidRPr="00181C68">
        <w:rPr>
          <w:rFonts w:ascii="Times New Roman" w:hAnsi="Times New Roman" w:cs="Times New Roman"/>
          <w:noProof/>
        </w:rPr>
        <w:t xml:space="preserve"> 1(3):253–262.</w:t>
      </w:r>
    </w:p>
    <w:p w14:paraId="54268E1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42. </w:t>
      </w:r>
      <w:r w:rsidRPr="00181C68">
        <w:rPr>
          <w:rFonts w:ascii="Times New Roman" w:hAnsi="Times New Roman" w:cs="Times New Roman"/>
          <w:noProof/>
        </w:rPr>
        <w:tab/>
        <w:t xml:space="preserve">Gilpin ME, Ayala FJ (1973) Global Models of Growth and Competition.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70(12 Pt 1-2):3590–3593.</w:t>
      </w:r>
    </w:p>
    <w:p w14:paraId="66257A0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43. </w:t>
      </w:r>
      <w:r w:rsidRPr="00181C68">
        <w:rPr>
          <w:rFonts w:ascii="Times New Roman" w:hAnsi="Times New Roman" w:cs="Times New Roman"/>
          <w:noProof/>
        </w:rPr>
        <w:tab/>
        <w:t xml:space="preserve">Verhulst P-F (1838) Notice sur la loi que la population suit dans son accroissement. Correspondance Mathématique et Physique Publiée par A. </w:t>
      </w:r>
      <w:r w:rsidRPr="00181C68">
        <w:rPr>
          <w:rFonts w:ascii="Times New Roman" w:hAnsi="Times New Roman" w:cs="Times New Roman"/>
          <w:i/>
          <w:iCs/>
          <w:noProof/>
        </w:rPr>
        <w:t>Quetelet</w:t>
      </w:r>
      <w:r w:rsidRPr="00181C68">
        <w:rPr>
          <w:rFonts w:ascii="Times New Roman" w:hAnsi="Times New Roman" w:cs="Times New Roman"/>
          <w:noProof/>
        </w:rPr>
        <w:t xml:space="preserve"> 10:113–121.</w:t>
      </w:r>
    </w:p>
    <w:p w14:paraId="46C7DD99" w14:textId="77777777" w:rsidR="00750BAE" w:rsidRPr="0025589C" w:rsidRDefault="00750BAE" w:rsidP="00181C68">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77777777" w:rsidR="007A7F01" w:rsidRPr="0025589C" w:rsidRDefault="00937370" w:rsidP="00C34C28">
      <w:pPr>
        <w:pStyle w:val="Heading2"/>
        <w:spacing w:line="360" w:lineRule="auto"/>
        <w:ind w:firstLine="284"/>
      </w:pPr>
      <w:r w:rsidRPr="0025589C">
        <w:t xml:space="preserve">Appendix </w:t>
      </w:r>
      <w:r w:rsidR="00750BAE" w:rsidRPr="0025589C">
        <w:t>1</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DB5DBA"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DB5DBA"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DB5DBA"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DB5DBA"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DB5DBA"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DB5DBA"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DB5DBA"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 xml:space="preserve">eq. A5 produces </w:t>
      </w:r>
      <w:proofErr w:type="spellStart"/>
      <w:r w:rsidR="007A7F01" w:rsidRPr="0025589C">
        <w:t>eq</w:t>
      </w:r>
      <w:r w:rsidR="00A606B0">
        <w:t>s</w:t>
      </w:r>
      <w:proofErr w:type="spellEnd"/>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 xml:space="preserve">We use six forms of the </w:t>
      </w:r>
      <w:proofErr w:type="spellStart"/>
      <w:r w:rsidRPr="0025589C">
        <w:t>Baranyi</w:t>
      </w:r>
      <w:proofErr w:type="spellEnd"/>
      <w:r w:rsidRPr="0025589C">
        <w:t>-Roberts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xml:space="preserve">). The full model is described by </w:t>
      </w:r>
      <w:proofErr w:type="spellStart"/>
      <w:r w:rsidRPr="0025589C">
        <w:t>eq</w:t>
      </w:r>
      <w:r w:rsidR="00A606B0">
        <w:t>s</w:t>
      </w:r>
      <w:proofErr w:type="spellEnd"/>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77777777" w:rsidR="007A7F01" w:rsidRPr="0025589C" w:rsidRDefault="00937370" w:rsidP="00C34C28">
      <w:pPr>
        <w:pStyle w:val="Heading2"/>
        <w:spacing w:line="360" w:lineRule="auto"/>
        <w:ind w:firstLine="284"/>
      </w:pPr>
      <w:bookmarkStart w:id="21" w:name="_Ref439853477"/>
      <w:r w:rsidRPr="0025589C">
        <w:t>Appendix</w:t>
      </w:r>
      <w:r w:rsidR="00BD6542" w:rsidRPr="0025589C">
        <w:t xml:space="preserve"> </w:t>
      </w:r>
      <w:r w:rsidR="00750BAE" w:rsidRPr="0025589C">
        <w:t>2</w:t>
      </w:r>
      <w:r w:rsidR="0095414A">
        <w:t xml:space="preserve">: </w:t>
      </w:r>
      <w:r w:rsidR="007A7F01" w:rsidRPr="0025589C">
        <w:t>Mixed culture model</w:t>
      </w:r>
      <w:bookmarkEnd w:id="21"/>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DB5DBA"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DB5DBA"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77777777"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w:t>
      </w:r>
      <w:proofErr w:type="spellStart"/>
      <w:r w:rsidR="0095414A">
        <w:t>eq</w:t>
      </w:r>
      <w:r w:rsidR="00A606B0">
        <w:t>s</w:t>
      </w:r>
      <w:proofErr w:type="spellEnd"/>
      <w:r w:rsidR="0095414A">
        <w:t xml:space="preserve">. 3 from </w:t>
      </w:r>
      <w:proofErr w:type="spellStart"/>
      <w:r w:rsidR="0095414A">
        <w:t>eq</w:t>
      </w:r>
      <w:r w:rsidR="00A606B0">
        <w:t>s</w:t>
      </w:r>
      <w:proofErr w:type="spellEnd"/>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Appendix 1</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DB5DBA"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DB5DBA"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22"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22"/>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23" w:name="_Ref453761140"/>
      <w:bookmarkStart w:id="24"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77777777" w:rsidR="007E41E1" w:rsidRPr="009B1A45" w:rsidRDefault="002C16C6" w:rsidP="00C34C28">
      <w:pPr>
        <w:pStyle w:val="Caption"/>
        <w:spacing w:line="360" w:lineRule="auto"/>
        <w:rPr>
          <w:b w:val="0"/>
          <w:bCs w:val="0"/>
          <w:color w:val="auto"/>
          <w:sz w:val="22"/>
          <w:szCs w:val="22"/>
        </w:rPr>
      </w:pPr>
      <w:bookmarkStart w:id="25"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25"/>
      <w:r w:rsidRPr="009B1A45">
        <w:rPr>
          <w:color w:val="auto"/>
          <w:sz w:val="22"/>
          <w:szCs w:val="22"/>
        </w:rPr>
        <w:t xml:space="preserve">. </w:t>
      </w:r>
      <w:bookmarkEnd w:id="23"/>
      <w:r w:rsidR="007E41E1" w:rsidRPr="009B1A45">
        <w:rPr>
          <w:color w:val="auto"/>
          <w:sz w:val="22"/>
          <w:szCs w:val="22"/>
        </w:rPr>
        <w:t xml:space="preserve">Growth models hierarchy. </w:t>
      </w:r>
      <w:r w:rsidR="007E41E1" w:rsidRPr="009B1A45">
        <w:rPr>
          <w:b w:val="0"/>
          <w:bCs w:val="0"/>
          <w:color w:val="auto"/>
          <w:sz w:val="22"/>
          <w:szCs w:val="22"/>
        </w:rPr>
        <w:t xml:space="preserve">The </w:t>
      </w:r>
      <w:proofErr w:type="spellStart"/>
      <w:r w:rsidR="007E41E1" w:rsidRPr="009B1A45">
        <w:rPr>
          <w:b w:val="0"/>
          <w:bCs w:val="0"/>
          <w:color w:val="auto"/>
          <w:sz w:val="22"/>
          <w:szCs w:val="22"/>
        </w:rPr>
        <w:t>Baranyi</w:t>
      </w:r>
      <w:proofErr w:type="spellEnd"/>
      <w:r w:rsidR="007E41E1" w:rsidRPr="009B1A45">
        <w:rPr>
          <w:b w:val="0"/>
          <w:bCs w:val="0"/>
          <w:color w:val="auto"/>
          <w:sz w:val="22"/>
          <w:szCs w:val="22"/>
        </w:rPr>
        <w:t xml:space="preserve">-Roberts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24"/>
    </w:p>
    <w:p w14:paraId="2F1189B5" w14:textId="77777777" w:rsidR="00FE4A98" w:rsidRDefault="00FE4A98" w:rsidP="00C34C28">
      <w:pPr>
        <w:spacing w:after="200"/>
        <w:rPr>
          <w:b/>
          <w:bCs/>
        </w:rPr>
      </w:pPr>
      <w:bookmarkStart w:id="26"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6"/>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27" w:name="_Ref453761035"/>
      <w:r>
        <w:br w:type="page"/>
      </w:r>
    </w:p>
    <w:bookmarkEnd w:id="27"/>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DB5DBA"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DB5DBA"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DB5DBA"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DB5DBA"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DB5DBA"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DB5DBA"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DB5DBA"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DB5DBA"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77777777" w:rsidR="00FE4A98" w:rsidRPr="009B1A45" w:rsidRDefault="00AD4132" w:rsidP="00C34C28">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28"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28"/>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DB5DBA"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DB5DBA"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w:t>
      </w:r>
      <w:proofErr w:type="spellStart"/>
      <w:r w:rsidRPr="009B1A45">
        <w:rPr>
          <w:b w:val="0"/>
          <w:bCs w:val="0"/>
          <w:color w:val="auto"/>
          <w:sz w:val="22"/>
          <w:szCs w:val="22"/>
        </w:rPr>
        <w:t>eqs</w:t>
      </w:r>
      <w:proofErr w:type="spellEnd"/>
      <w:r w:rsidRPr="009B1A45">
        <w:rPr>
          <w:b w:val="0"/>
          <w:bCs w:val="0"/>
          <w:color w:val="auto"/>
          <w:sz w:val="22"/>
          <w:szCs w:val="22"/>
        </w:rPr>
        <w:t xml:space="preserve">.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8"/>
      <w:headerReference w:type="default" r:id="rId29"/>
      <w:footerReference w:type="even" r:id="rId30"/>
      <w:footerReference w:type="default" r:id="rId31"/>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udith Berman" w:date="2018-12-20T22:11:00Z" w:initials="MOU">
    <w:p w14:paraId="21EB909D" w14:textId="77777777" w:rsidR="00DB5DBA" w:rsidRDefault="00DB5DBA">
      <w:pPr>
        <w:pStyle w:val="CommentText"/>
      </w:pPr>
      <w:r>
        <w:rPr>
          <w:rStyle w:val="CommentReference"/>
        </w:rPr>
        <w:annotationRef/>
      </w:r>
      <w:r>
        <w:t>Can this go to methods?</w:t>
      </w:r>
    </w:p>
  </w:comment>
  <w:comment w:id="15" w:author="Judith Berman" w:date="2018-12-20T22:14:00Z" w:initials="MOU">
    <w:p w14:paraId="65179141" w14:textId="77777777" w:rsidR="00DB5DBA" w:rsidRDefault="00DB5DBA">
      <w:pPr>
        <w:pStyle w:val="CommentText"/>
      </w:pPr>
      <w:r>
        <w:rPr>
          <w:rStyle w:val="CommentReference"/>
        </w:rPr>
        <w:annotationRef/>
      </w:r>
      <w:r>
        <w:t xml:space="preserve">X axis should read: Expression level (relative </w:t>
      </w:r>
      <w:proofErr w:type="spellStart"/>
      <w:r>
        <w:t>ot</w:t>
      </w:r>
      <w:proofErr w:type="spellEnd"/>
      <w:r>
        <w:t xml:space="preserve"> ancestor) and the relative fitness costs on Y axis should explain relative to what.</w:t>
      </w:r>
    </w:p>
  </w:comment>
  <w:comment w:id="16" w:author="Judith Berman" w:date="2018-12-20T22:17:00Z" w:initials="MOU">
    <w:p w14:paraId="542C499F" w14:textId="77777777" w:rsidR="00DB5DBA" w:rsidRDefault="00DB5DBA">
      <w:pPr>
        <w:pStyle w:val="CommentText"/>
      </w:pPr>
      <w:r>
        <w:rPr>
          <w:rStyle w:val="CommentReference"/>
        </w:rPr>
        <w:annotationRef/>
      </w:r>
      <w:r>
        <w:t>Refs?</w:t>
      </w:r>
    </w:p>
    <w:p w14:paraId="42113EE4" w14:textId="77777777" w:rsidR="00DB5DBA" w:rsidRDefault="00DB5DBA">
      <w:pPr>
        <w:pStyle w:val="CommentText"/>
      </w:pPr>
    </w:p>
  </w:comment>
  <w:comment w:id="20" w:author="TF Cooper" w:date="2018-12-02T23:12:00Z" w:initials="tcooper">
    <w:p w14:paraId="2AA67A69" w14:textId="77777777" w:rsidR="00DB5DBA" w:rsidRDefault="00DB5DBA">
      <w:pPr>
        <w:pStyle w:val="CommentText"/>
      </w:pPr>
      <w:r>
        <w:rPr>
          <w:rStyle w:val="CommentReference"/>
        </w:rPr>
        <w:annotationRef/>
      </w:r>
      <w:r>
        <w:t xml:space="preserve">I'll check, seems 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EB909D" w15:done="0"/>
  <w15:commentEx w15:paraId="65179141" w15:done="0"/>
  <w15:commentEx w15:paraId="42113EE4" w15:done="0"/>
  <w15:commentEx w15:paraId="2AA67A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EB909D" w16cid:durableId="1FC6A7D5"/>
  <w16cid:commentId w16cid:paraId="65179141" w16cid:durableId="1FC6A7D6"/>
  <w16cid:commentId w16cid:paraId="42113EE4" w16cid:durableId="1FC6A7D7"/>
  <w16cid:commentId w16cid:paraId="2AA67A69" w16cid:durableId="1FC6A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4529F" w14:textId="77777777" w:rsidR="007C3EE7" w:rsidRDefault="007C3EE7">
      <w:pPr>
        <w:spacing w:line="240" w:lineRule="auto"/>
      </w:pPr>
      <w:r>
        <w:separator/>
      </w:r>
    </w:p>
  </w:endnote>
  <w:endnote w:type="continuationSeparator" w:id="0">
    <w:p w14:paraId="3FB38C71" w14:textId="77777777" w:rsidR="007C3EE7" w:rsidRDefault="007C3E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DB5DBA" w:rsidRDefault="00DB5DB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DB5DBA" w:rsidRDefault="00DB5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DB5DBA" w:rsidRDefault="00DB5DBA"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DB5DBA" w:rsidRDefault="00DB5DBA"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F21BE" w14:textId="77777777" w:rsidR="007C3EE7" w:rsidRDefault="007C3EE7">
      <w:pPr>
        <w:spacing w:line="240" w:lineRule="auto"/>
      </w:pPr>
      <w:r>
        <w:separator/>
      </w:r>
    </w:p>
  </w:footnote>
  <w:footnote w:type="continuationSeparator" w:id="0">
    <w:p w14:paraId="071765EB" w14:textId="77777777" w:rsidR="007C3EE7" w:rsidRDefault="007C3E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DB5DBA" w:rsidRDefault="00DB5DBA"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77777777" w:rsidR="00DB5DBA" w:rsidRDefault="00DB5DBA"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December 20,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33210"/>
    <w:rsid w:val="00833635"/>
    <w:rsid w:val="00834D0E"/>
    <w:rsid w:val="008355E6"/>
    <w:rsid w:val="00837953"/>
    <w:rsid w:val="0084715D"/>
    <w:rsid w:val="00850BE4"/>
    <w:rsid w:val="00862800"/>
    <w:rsid w:val="0086305A"/>
    <w:rsid w:val="00863BB7"/>
    <w:rsid w:val="00865D57"/>
    <w:rsid w:val="0087021D"/>
    <w:rsid w:val="00870818"/>
    <w:rsid w:val="00871F93"/>
    <w:rsid w:val="00872EE1"/>
    <w:rsid w:val="00874402"/>
    <w:rsid w:val="00874ADD"/>
    <w:rsid w:val="0087553C"/>
    <w:rsid w:val="00876E70"/>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53EF"/>
    <w:rsid w:val="00D96F6C"/>
    <w:rsid w:val="00DA33AB"/>
    <w:rsid w:val="00DB2152"/>
    <w:rsid w:val="00DB4111"/>
    <w:rsid w:val="00DB5DBA"/>
    <w:rsid w:val="00DB709C"/>
    <w:rsid w:val="00DB7A4F"/>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34A6"/>
    <w:rsid w:val="00F56E25"/>
    <w:rsid w:val="00F57F29"/>
    <w:rsid w:val="00F62023"/>
    <w:rsid w:val="00F629C6"/>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C26A3"/>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urveball.yoavram.co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curveball.yoavram.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png"/><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yoavram/curvebal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l.dropboxusercontent.com/u/1578682/supp.ipyn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github.com/yoavram/curveball_ms"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figshare.com/s/b08c6b975779e03ec48e"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hyperlink" Target="https://curveball.netlify.com"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BD4E77AB-CDFD-A545-AD3B-499FBC958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29</Pages>
  <Words>31112</Words>
  <Characters>177340</Characters>
  <Application>Microsoft Office Word</Application>
  <DocSecurity>0</DocSecurity>
  <Lines>1477</Lines>
  <Paragraphs>416</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208036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7</cp:revision>
  <cp:lastPrinted>2018-06-20T21:14:00Z</cp:lastPrinted>
  <dcterms:created xsi:type="dcterms:W3CDTF">2018-12-17T18:55:00Z</dcterms:created>
  <dcterms:modified xsi:type="dcterms:W3CDTF">2018-12-20T22:01:00Z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http://www.zotero.org/styles/israeli-science-foundation</vt:lpwstr>
  </property>
  <property fmtid="{D5CDD505-2E9C-101B-9397-08002B2CF9AE}" pid="14" name="Mendeley Recent Style Name 5_1">
    <vt:lpwstr>Israeli Science Foundation (Yoav Ram)</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