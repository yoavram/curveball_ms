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DA7C019" w14:textId="3842DFA3" w:rsidR="007A7F01" w:rsidRPr="00ED0C2C" w:rsidRDefault="00912FD4" w:rsidP="00ED0C2C">
      <w:pPr>
        <w:pStyle w:val="Title"/>
        <w:rPr>
          <w:sz w:val="44"/>
          <w:szCs w:val="44"/>
        </w:rPr>
      </w:pPr>
      <w:r w:rsidRPr="00ED0C2C">
        <w:rPr>
          <w:sz w:val="44"/>
          <w:szCs w:val="44"/>
        </w:rPr>
        <w:t>Predicting microbial relative growth in a mixed culture</w:t>
      </w:r>
      <w:r w:rsidR="002B1F9F">
        <w:rPr>
          <w:sz w:val="44"/>
          <w:szCs w:val="44"/>
        </w:rPr>
        <w:t xml:space="preserve"> from growth curve data</w:t>
      </w:r>
    </w:p>
    <w:p w14:paraId="278182CF" w14:textId="79432A9B" w:rsidR="007A7F01" w:rsidRPr="000A28AB" w:rsidRDefault="007A7F01" w:rsidP="00AD5609">
      <w:pPr>
        <w:pStyle w:val="Subtitle"/>
        <w:rPr>
          <w:rFonts w:ascii="Palatino Linotype" w:hAnsi="Palatino Linotype"/>
        </w:rPr>
      </w:pPr>
      <w:r w:rsidRPr="000A28AB">
        <w:rPr>
          <w:rFonts w:ascii="Palatino Linotype" w:hAnsi="Palatino Linotype"/>
        </w:rPr>
        <w:t>Yoav Ram</w:t>
      </w:r>
      <w:r w:rsidRPr="000A28AB">
        <w:rPr>
          <w:rFonts w:ascii="Palatino Linotype" w:hAnsi="Palatino Linotype"/>
          <w:vertAlign w:val="superscript"/>
        </w:rPr>
        <w:t>1</w:t>
      </w:r>
      <w:r w:rsidR="00B76C2E">
        <w:rPr>
          <w:rFonts w:ascii="Palatino Linotype" w:hAnsi="Palatino Linotype"/>
          <w:vertAlign w:val="superscript"/>
        </w:rPr>
        <w:t>*</w:t>
      </w:r>
      <w:r w:rsidRPr="000A28AB">
        <w:rPr>
          <w:rFonts w:ascii="Palatino Linotype" w:hAnsi="Palatino Linotype"/>
        </w:rPr>
        <w:t xml:space="preserve">, </w:t>
      </w:r>
      <w:proofErr w:type="spellStart"/>
      <w:r w:rsidRPr="000A28AB">
        <w:rPr>
          <w:rFonts w:ascii="Palatino Linotype" w:hAnsi="Palatino Linotype"/>
        </w:rPr>
        <w:t>Eynat</w:t>
      </w:r>
      <w:proofErr w:type="spellEnd"/>
      <w:r w:rsidRPr="000A28AB">
        <w:rPr>
          <w:rFonts w:ascii="Palatino Linotype" w:hAnsi="Palatino Linotype"/>
        </w:rPr>
        <w:t xml:space="preserve"> Dellus-Gur</w:t>
      </w:r>
      <w:r w:rsidRPr="000A28AB">
        <w:rPr>
          <w:rFonts w:ascii="Palatino Linotype" w:hAnsi="Palatino Linotype"/>
          <w:vertAlign w:val="superscript"/>
        </w:rPr>
        <w:t>1</w:t>
      </w:r>
      <w:r w:rsidRPr="000A28AB">
        <w:rPr>
          <w:rFonts w:ascii="Palatino Linotype" w:hAnsi="Palatino Linotype"/>
        </w:rPr>
        <w:t xml:space="preserve">, </w:t>
      </w:r>
      <w:proofErr w:type="spellStart"/>
      <w:r w:rsidRPr="000A28AB">
        <w:rPr>
          <w:rFonts w:ascii="Palatino Linotype" w:hAnsi="Palatino Linotype"/>
        </w:rPr>
        <w:t>Maayan</w:t>
      </w:r>
      <w:proofErr w:type="spellEnd"/>
      <w:r w:rsidRPr="000A28AB">
        <w:rPr>
          <w:rFonts w:ascii="Palatino Linotype" w:hAnsi="Palatino Linotype"/>
        </w:rPr>
        <w:t xml:space="preserve"> Bibi</w:t>
      </w:r>
      <w:r w:rsidRPr="000A28AB">
        <w:rPr>
          <w:rFonts w:ascii="Palatino Linotype" w:hAnsi="Palatino Linotype"/>
          <w:vertAlign w:val="superscript"/>
        </w:rPr>
        <w:t>2</w:t>
      </w:r>
      <w:r w:rsidRPr="000A28AB">
        <w:rPr>
          <w:rFonts w:ascii="Palatino Linotype" w:hAnsi="Palatino Linotype"/>
        </w:rPr>
        <w:t xml:space="preserve">, </w:t>
      </w:r>
    </w:p>
    <w:p w14:paraId="2E83FF44" w14:textId="67D36268" w:rsidR="007A7F01" w:rsidRPr="000A28AB" w:rsidRDefault="007A7F01" w:rsidP="00B76C2E">
      <w:pPr>
        <w:pStyle w:val="Subtitle"/>
        <w:rPr>
          <w:rFonts w:ascii="Palatino Linotype" w:hAnsi="Palatino Linotype"/>
        </w:rPr>
      </w:pPr>
      <w:r w:rsidRPr="000A28AB">
        <w:rPr>
          <w:rFonts w:ascii="Palatino Linotype" w:hAnsi="Palatino Linotype"/>
        </w:rPr>
        <w:t>Uri Obolski</w:t>
      </w:r>
      <w:r w:rsidRPr="000A28AB">
        <w:rPr>
          <w:rFonts w:ascii="Palatino Linotype" w:hAnsi="Palatino Linotype"/>
          <w:vertAlign w:val="superscript"/>
        </w:rPr>
        <w:t>1</w:t>
      </w:r>
      <w:r w:rsidRPr="000A28AB">
        <w:rPr>
          <w:rFonts w:ascii="Palatino Linotype" w:hAnsi="Palatino Linotype"/>
        </w:rPr>
        <w:t>, Judith Berman</w:t>
      </w:r>
      <w:r w:rsidRPr="000A28AB">
        <w:rPr>
          <w:rFonts w:ascii="Palatino Linotype" w:hAnsi="Palatino Linotype"/>
          <w:vertAlign w:val="superscript"/>
        </w:rPr>
        <w:t>2</w:t>
      </w:r>
      <w:r w:rsidRPr="000A28AB">
        <w:rPr>
          <w:rFonts w:ascii="Palatino Linotype" w:hAnsi="Palatino Linotype"/>
          <w:vertAlign w:val="subscript"/>
        </w:rPr>
        <w:t>,</w:t>
      </w:r>
      <w:r w:rsidRPr="000A28AB">
        <w:rPr>
          <w:rFonts w:ascii="Palatino Linotype" w:hAnsi="Palatino Linotype"/>
        </w:rPr>
        <w:t xml:space="preserve"> and </w:t>
      </w:r>
      <w:proofErr w:type="spellStart"/>
      <w:r w:rsidRPr="000A28AB">
        <w:rPr>
          <w:rFonts w:ascii="Palatino Linotype" w:hAnsi="Palatino Linotype"/>
        </w:rPr>
        <w:t>Lilach</w:t>
      </w:r>
      <w:proofErr w:type="spellEnd"/>
      <w:r w:rsidRPr="000A28AB">
        <w:rPr>
          <w:rFonts w:ascii="Palatino Linotype" w:hAnsi="Palatino Linotype"/>
        </w:rPr>
        <w:t xml:space="preserve"> Hadany</w:t>
      </w:r>
      <w:r w:rsidRPr="000A28AB">
        <w:rPr>
          <w:rFonts w:ascii="Palatino Linotype" w:hAnsi="Palatino Linotype"/>
          <w:vertAlign w:val="superscript"/>
        </w:rPr>
        <w:t>1</w:t>
      </w:r>
    </w:p>
    <w:p w14:paraId="18E492CC" w14:textId="77777777" w:rsidR="007A7F01" w:rsidRPr="000A28AB" w:rsidRDefault="007A7F01" w:rsidP="00AD5609">
      <w:pPr>
        <w:jc w:val="center"/>
      </w:pPr>
      <w:r w:rsidRPr="000A28AB">
        <w:fldChar w:fldCharType="begin"/>
      </w:r>
      <w:r w:rsidRPr="000A28AB">
        <w:instrText xml:space="preserve"> DATE \@ "MMMM d, yyyy" </w:instrText>
      </w:r>
      <w:r w:rsidRPr="000A28AB">
        <w:fldChar w:fldCharType="separate"/>
      </w:r>
      <w:ins w:id="0" w:author="Yoav Ram" w:date="2017-10-24T11:47:00Z">
        <w:r w:rsidR="00780842">
          <w:rPr>
            <w:noProof/>
          </w:rPr>
          <w:t>October 24, 2017</w:t>
        </w:r>
      </w:ins>
      <w:del w:id="1" w:author="Yoav Ram" w:date="2017-10-24T11:47:00Z">
        <w:r w:rsidR="001B1CBA" w:rsidDel="00780842">
          <w:rPr>
            <w:noProof/>
          </w:rPr>
          <w:delText>October 18, 2017</w:delText>
        </w:r>
      </w:del>
      <w:r w:rsidRPr="000A28AB">
        <w:fldChar w:fldCharType="end"/>
      </w:r>
    </w:p>
    <w:p w14:paraId="13E04D57" w14:textId="77777777" w:rsidR="007A7F01" w:rsidRPr="000A28AB" w:rsidRDefault="007A7F01" w:rsidP="00AD5609"/>
    <w:p w14:paraId="1F03C30C" w14:textId="77777777" w:rsidR="007A7F01" w:rsidRPr="000A28AB" w:rsidRDefault="007A7F01" w:rsidP="00AD5609"/>
    <w:p w14:paraId="6E5E5EED" w14:textId="77777777" w:rsidR="007A7F01" w:rsidRPr="000A28AB" w:rsidRDefault="007A7F01" w:rsidP="00AD5609">
      <w:r w:rsidRPr="000A28AB">
        <w:rPr>
          <w:vertAlign w:val="superscript"/>
        </w:rPr>
        <w:t>1</w:t>
      </w:r>
      <w:r w:rsidRPr="000A28AB">
        <w:t xml:space="preserve"> Dept. Molecular Biology and Ecology of Plants, Tel Aviv University, Tel Aviv 69978, Israel</w:t>
      </w:r>
    </w:p>
    <w:p w14:paraId="356C9373" w14:textId="77777777" w:rsidR="007A7F01" w:rsidRPr="000A28AB" w:rsidRDefault="007A7F01" w:rsidP="00AD5609">
      <w:r w:rsidRPr="000A28AB">
        <w:rPr>
          <w:vertAlign w:val="superscript"/>
        </w:rPr>
        <w:t>2</w:t>
      </w:r>
      <w:r w:rsidRPr="000A28AB">
        <w:t xml:space="preserve"> Dept. of Molecular Microbiology and Biotechnology,</w:t>
      </w:r>
      <w:r w:rsidRPr="000A28AB">
        <w:rPr>
          <w:vertAlign w:val="superscript"/>
        </w:rPr>
        <w:t xml:space="preserve"> </w:t>
      </w:r>
      <w:r w:rsidRPr="000A28AB">
        <w:t>Tel Aviv University, Tel Aviv 69978, Israel</w:t>
      </w:r>
    </w:p>
    <w:p w14:paraId="2161653E" w14:textId="3245EFFA" w:rsidR="007A7F01" w:rsidRPr="000A28AB" w:rsidRDefault="007A7F01" w:rsidP="006101FD">
      <w:pPr>
        <w:rPr>
          <w:vertAlign w:val="subscript"/>
        </w:rPr>
      </w:pPr>
      <w:r w:rsidRPr="000A28AB">
        <w:rPr>
          <w:vertAlign w:val="superscript"/>
        </w:rPr>
        <w:t>*</w:t>
      </w:r>
      <w:r w:rsidRPr="000A28AB">
        <w:rPr>
          <w:vertAlign w:val="subscript"/>
        </w:rPr>
        <w:t xml:space="preserve"> </w:t>
      </w:r>
      <w:r w:rsidRPr="000A28AB">
        <w:t xml:space="preserve">Corresponding author: </w:t>
      </w:r>
      <w:r w:rsidR="00781B9D">
        <w:t>yoav</w:t>
      </w:r>
      <w:del w:id="2" w:author="Yoav Ram" w:date="2017-10-19T14:19:00Z">
        <w:r w:rsidR="00781B9D" w:rsidDel="006101FD">
          <w:delText>ram</w:delText>
        </w:r>
      </w:del>
      <w:r w:rsidRPr="000A28AB">
        <w:t>@</w:t>
      </w:r>
      <w:del w:id="3" w:author="Yoav Ram" w:date="2017-10-19T14:20:00Z">
        <w:r w:rsidR="00781B9D" w:rsidDel="006101FD">
          <w:delText>post.tau.ac.il</w:delText>
        </w:r>
      </w:del>
      <w:ins w:id="4" w:author="Yoav Ram" w:date="2017-10-19T14:20:00Z">
        <w:r w:rsidR="006101FD">
          <w:t>yoavram.com</w:t>
        </w:r>
      </w:ins>
    </w:p>
    <w:p w14:paraId="3075B36C" w14:textId="77777777" w:rsidR="007A7F01" w:rsidRPr="000A28AB" w:rsidRDefault="007A7F01" w:rsidP="00AD5609"/>
    <w:p w14:paraId="7425328E" w14:textId="355F059E" w:rsidR="00AA31CF" w:rsidRDefault="007A7F01" w:rsidP="00192782">
      <w:r w:rsidRPr="000A28AB">
        <w:rPr>
          <w:b/>
          <w:bCs/>
        </w:rPr>
        <w:t>Keywords:</w:t>
      </w:r>
      <w:r w:rsidRPr="000A28AB">
        <w:t xml:space="preserve"> </w:t>
      </w:r>
      <w:del w:id="5" w:author="Yoav Ram" w:date="2017-10-19T14:19:00Z">
        <w:r w:rsidRPr="000A28AB" w:rsidDel="00192782">
          <w:delText xml:space="preserve">mathematical </w:delText>
        </w:r>
      </w:del>
      <w:ins w:id="6" w:author="Yoav Ram" w:date="2017-10-19T14:19:00Z">
        <w:r w:rsidR="00192782">
          <w:t>competition</w:t>
        </w:r>
        <w:r w:rsidR="00192782" w:rsidRPr="000A28AB">
          <w:t xml:space="preserve"> </w:t>
        </w:r>
      </w:ins>
      <w:r w:rsidRPr="000A28AB">
        <w:t xml:space="preserve">model, fitness, </w:t>
      </w:r>
      <w:del w:id="7" w:author="Yoav Ram" w:date="2017-10-19T14:19:00Z">
        <w:r w:rsidRPr="000A28AB" w:rsidDel="00192782">
          <w:delText>selection coefficient</w:delText>
        </w:r>
      </w:del>
      <w:ins w:id="8" w:author="Yoav Ram" w:date="2017-10-19T14:19:00Z">
        <w:r w:rsidR="00192782">
          <w:t>growth models</w:t>
        </w:r>
      </w:ins>
      <w:r w:rsidRPr="000A28AB">
        <w:t xml:space="preserve">, experimental evolution, microbial </w:t>
      </w:r>
      <w:r w:rsidR="0048225D">
        <w:t>evolution</w:t>
      </w:r>
      <w:del w:id="9" w:author="Yoav Ram" w:date="2017-10-18T17:05:00Z">
        <w:r w:rsidR="0048225D" w:rsidDel="001B1CBA">
          <w:delText>, software</w:delText>
        </w:r>
      </w:del>
    </w:p>
    <w:p w14:paraId="38C82290" w14:textId="52116054" w:rsidR="007A7F01" w:rsidRPr="00AA31CF" w:rsidRDefault="007A7F01" w:rsidP="00AA31CF">
      <w:r w:rsidRPr="000A28AB">
        <w:br w:type="page"/>
      </w:r>
    </w:p>
    <w:p w14:paraId="70E2D077" w14:textId="77777777" w:rsidR="007A7F01" w:rsidRPr="000A28AB" w:rsidRDefault="007A7F01">
      <w:pPr>
        <w:pStyle w:val="Heading1"/>
      </w:pPr>
      <w:r w:rsidRPr="000A28AB">
        <w:lastRenderedPageBreak/>
        <w:t>Abstract</w:t>
      </w:r>
    </w:p>
    <w:p w14:paraId="713842BD" w14:textId="1DF02355" w:rsidR="007A7F01" w:rsidRDefault="0086305A" w:rsidP="0099718F">
      <w:pPr>
        <w:tabs>
          <w:tab w:val="left" w:pos="5295"/>
        </w:tabs>
      </w:pPr>
      <w:r>
        <w:t>Fitness is not well estimated from growth curves of individual isolates</w:t>
      </w:r>
      <w:r w:rsidR="009A7347">
        <w:t xml:space="preserve"> in monoculture</w:t>
      </w:r>
      <w:r>
        <w:t xml:space="preserve">. Rather, competition </w:t>
      </w:r>
      <w:r w:rsidR="00DF7C4C">
        <w:t>experiments</w:t>
      </w:r>
      <w:r w:rsidR="004D52E6">
        <w:t xml:space="preserve">, which measure relative </w:t>
      </w:r>
      <w:r w:rsidR="004D52E6" w:rsidRPr="000A28AB">
        <w:t xml:space="preserve">growth in mixed </w:t>
      </w:r>
      <w:r w:rsidR="004D52E6">
        <w:t xml:space="preserve">microbial </w:t>
      </w:r>
      <w:r w:rsidR="004D52E6" w:rsidRPr="000A28AB">
        <w:t>culture</w:t>
      </w:r>
      <w:r w:rsidR="004D52E6">
        <w:t>s,</w:t>
      </w:r>
      <w:r>
        <w:t xml:space="preserve"> must be performed to better infer relative fitness</w:t>
      </w:r>
      <w:r w:rsidR="003A7C85">
        <w:t>. However,</w:t>
      </w:r>
      <w:r>
        <w:t xml:space="preserve"> competition </w:t>
      </w:r>
      <w:r w:rsidR="00DF7C4C">
        <w:t xml:space="preserve">experiments </w:t>
      </w:r>
      <w:r w:rsidR="007A7F01" w:rsidRPr="000A28AB">
        <w:t>require unique genotypic or phenotypic markers</w:t>
      </w:r>
      <w:r>
        <w:t>, and thus are</w:t>
      </w:r>
      <w:r w:rsidR="00481B1E">
        <w:t xml:space="preserve"> difficult to perform </w:t>
      </w:r>
      <w:r>
        <w:t>with</w:t>
      </w:r>
      <w:r w:rsidR="00481B1E">
        <w:t xml:space="preserve"> </w:t>
      </w:r>
      <w:r w:rsidR="00912FD4">
        <w:t xml:space="preserve">isolates derived from a common ancestor </w:t>
      </w:r>
      <w:r>
        <w:t>or</w:t>
      </w:r>
      <w:r w:rsidR="00912FD4">
        <w:t xml:space="preserve"> non-model organisms</w:t>
      </w:r>
      <w:r w:rsidR="007A7F01" w:rsidRPr="000A28AB">
        <w:t xml:space="preserve">. </w:t>
      </w:r>
      <w:r w:rsidR="00481B1E">
        <w:t xml:space="preserve">Here we </w:t>
      </w:r>
      <w:r w:rsidR="00481B1E" w:rsidRPr="00481B1E">
        <w:t>describe</w:t>
      </w:r>
      <w:r w:rsidR="00481B1E">
        <w:t xml:space="preserve"> </w:t>
      </w:r>
      <w:r w:rsidR="00481B1E" w:rsidRPr="00481B1E">
        <w:rPr>
          <w:i/>
          <w:iCs/>
        </w:rPr>
        <w:t>Curveball</w:t>
      </w:r>
      <w:r w:rsidR="00481B1E">
        <w:t>,</w:t>
      </w:r>
      <w:r w:rsidR="007A7F01" w:rsidRPr="000A28AB">
        <w:t xml:space="preserve"> a new </w:t>
      </w:r>
      <w:r w:rsidR="00481B1E">
        <w:t>computational approach</w:t>
      </w:r>
      <w:r w:rsidR="00481B1E" w:rsidRPr="000A28AB">
        <w:t xml:space="preserve"> </w:t>
      </w:r>
      <w:r w:rsidR="00912FD4">
        <w:t>for</w:t>
      </w:r>
      <w:r w:rsidR="00912FD4" w:rsidRPr="000A28AB">
        <w:t xml:space="preserve"> predict</w:t>
      </w:r>
      <w:r w:rsidR="00912FD4">
        <w:t>ing</w:t>
      </w:r>
      <w:r w:rsidR="00912FD4" w:rsidRPr="000A28AB">
        <w:t xml:space="preserve"> </w:t>
      </w:r>
      <w:r w:rsidR="00481B1E">
        <w:t xml:space="preserve">relative </w:t>
      </w:r>
      <w:r w:rsidR="007A7F01" w:rsidRPr="000A28AB">
        <w:t xml:space="preserve">growth </w:t>
      </w:r>
      <w:r w:rsidR="00481B1E">
        <w:t xml:space="preserve">of microbes </w:t>
      </w:r>
      <w:r w:rsidR="007A7F01" w:rsidRPr="000A28AB">
        <w:t>in</w:t>
      </w:r>
      <w:r w:rsidR="00481B1E">
        <w:t xml:space="preserve"> a</w:t>
      </w:r>
      <w:r w:rsidR="007A7F01" w:rsidRPr="000A28AB">
        <w:t xml:space="preserve"> mixed culture</w:t>
      </w:r>
      <w:r w:rsidR="009A7347">
        <w:t xml:space="preserve"> utilizing mono- and mixed culture</w:t>
      </w:r>
      <w:r w:rsidR="00481B1E">
        <w:t xml:space="preserve"> </w:t>
      </w:r>
      <w:r w:rsidR="007A7F01" w:rsidRPr="000A28AB">
        <w:t>growth curve data</w:t>
      </w:r>
      <w:r w:rsidR="00481B1E">
        <w:t xml:space="preserve">. We implemented </w:t>
      </w:r>
      <w:r w:rsidR="009A7347">
        <w:rPr>
          <w:i/>
          <w:iCs/>
        </w:rPr>
        <w:t>Curveball</w:t>
      </w:r>
      <w:r w:rsidR="00255A7A" w:rsidRPr="000A28AB">
        <w:t xml:space="preserve"> in an open-source software package (</w:t>
      </w:r>
      <w:hyperlink r:id="rId8" w:history="1">
        <w:r w:rsidR="00481B1E" w:rsidRPr="00481B1E">
          <w:rPr>
            <w:rStyle w:val="Hyperlink"/>
          </w:rPr>
          <w:t>http://curveball.yoavram.com</w:t>
        </w:r>
        <w:r w:rsidR="00481B1E" w:rsidRPr="00B0352C">
          <w:rPr>
            <w:rStyle w:val="Hyperlink"/>
          </w:rPr>
          <w:t>)</w:t>
        </w:r>
      </w:hyperlink>
      <w:r w:rsidR="00481B1E">
        <w:t xml:space="preserve"> and </w:t>
      </w:r>
      <w:r w:rsidR="007A7F01" w:rsidRPr="000A28AB">
        <w:t xml:space="preserve">validated </w:t>
      </w:r>
      <w:r w:rsidR="00960E5F">
        <w:t>the</w:t>
      </w:r>
      <w:r w:rsidR="00960E5F" w:rsidRPr="000A28AB">
        <w:t xml:space="preserve"> </w:t>
      </w:r>
      <w:r>
        <w:t>approach</w:t>
      </w:r>
      <w:r w:rsidR="00481B1E" w:rsidRPr="000A28AB">
        <w:t xml:space="preserve"> </w:t>
      </w:r>
      <w:r w:rsidR="007A7F01" w:rsidRPr="000A28AB">
        <w:t xml:space="preserve">using growth curve and competition experiments with </w:t>
      </w:r>
      <w:r w:rsidR="007A7F01" w:rsidRPr="001F3A92">
        <w:t>bacteria</w:t>
      </w:r>
      <w:r w:rsidR="007A7F01" w:rsidRPr="000A28AB">
        <w:t xml:space="preserve">. </w:t>
      </w:r>
      <w:r>
        <w:rPr>
          <w:i/>
          <w:iCs/>
        </w:rPr>
        <w:t xml:space="preserve">Curveball </w:t>
      </w:r>
      <w:r w:rsidR="00481B1E">
        <w:t>provides</w:t>
      </w:r>
      <w:r w:rsidR="00481B1E" w:rsidRPr="000A28AB">
        <w:t xml:space="preserve"> </w:t>
      </w:r>
      <w:r w:rsidR="007A7F01" w:rsidRPr="000A28AB">
        <w:t xml:space="preserve">a simpler and more cost-effective approach </w:t>
      </w:r>
      <w:r w:rsidR="00481B1E">
        <w:t>to</w:t>
      </w:r>
      <w:r w:rsidR="00481B1E" w:rsidRPr="000A28AB">
        <w:t xml:space="preserve"> </w:t>
      </w:r>
      <w:r w:rsidR="007A7F01" w:rsidRPr="000A28AB">
        <w:t xml:space="preserve">predict </w:t>
      </w:r>
      <w:r w:rsidR="00481B1E">
        <w:t xml:space="preserve">relative </w:t>
      </w:r>
      <w:r w:rsidR="007A7F01" w:rsidRPr="000A28AB">
        <w:t xml:space="preserve">growth </w:t>
      </w:r>
      <w:r w:rsidR="00481B1E">
        <w:t>and</w:t>
      </w:r>
      <w:r w:rsidR="00960E5F">
        <w:t xml:space="preserve"> </w:t>
      </w:r>
      <w:r w:rsidR="007A7F01" w:rsidRPr="000A28AB">
        <w:t>infer relative fitness</w:t>
      </w:r>
      <w:r w:rsidR="009A7347">
        <w:t xml:space="preserve">. </w:t>
      </w:r>
      <w:r w:rsidR="001F3A92">
        <w:t>Furthermore</w:t>
      </w:r>
      <w:r w:rsidR="001F3A92" w:rsidRPr="000A28AB">
        <w:t xml:space="preserve">, </w:t>
      </w:r>
      <w:r w:rsidR="001F3A92">
        <w:t>by integrating</w:t>
      </w:r>
      <w:r w:rsidR="001F3A92" w:rsidRPr="000A28AB">
        <w:t xml:space="preserve"> several growth phases into the fitness estimation, </w:t>
      </w:r>
      <w:r w:rsidR="001F3A92" w:rsidRPr="00B02278">
        <w:rPr>
          <w:i/>
          <w:iCs/>
        </w:rPr>
        <w:t>Curveball</w:t>
      </w:r>
      <w:r w:rsidR="001F3A92" w:rsidRPr="000A28AB">
        <w:t xml:space="preserve"> </w:t>
      </w:r>
      <w:r w:rsidR="0099718F">
        <w:t xml:space="preserve">provides </w:t>
      </w:r>
      <w:r w:rsidR="001F3A92">
        <w:t xml:space="preserve">a </w:t>
      </w:r>
      <w:r w:rsidR="001F3A92" w:rsidRPr="000A28AB">
        <w:t>holistic approach to fitness inference</w:t>
      </w:r>
      <w:r w:rsidR="001F3A92">
        <w:t xml:space="preserve"> from growth curve data</w:t>
      </w:r>
      <w:r w:rsidR="001F3A92" w:rsidRPr="000A28AB">
        <w:t>.</w:t>
      </w:r>
    </w:p>
    <w:p w14:paraId="62F58827" w14:textId="38E7328A" w:rsidR="00976B4B" w:rsidRDefault="00976B4B">
      <w:pPr>
        <w:spacing w:after="200" w:line="276" w:lineRule="auto"/>
        <w:ind w:firstLine="0"/>
      </w:pPr>
      <w:r>
        <w:br w:type="page"/>
      </w:r>
    </w:p>
    <w:p w14:paraId="16653364" w14:textId="61268A0D" w:rsidR="00285E7E" w:rsidRPr="000A28AB" w:rsidRDefault="007A7F01" w:rsidP="00C35103">
      <w:r w:rsidRPr="000A28AB">
        <w:lastRenderedPageBreak/>
        <w:t>Growth curves are commonly used in microbiology, genetics, and evolutionary biology</w:t>
      </w:r>
      <w:r w:rsidR="00E64F18" w:rsidRPr="000A28AB">
        <w:t xml:space="preserve"> to estimate </w:t>
      </w:r>
      <w:r w:rsidR="00960E5F">
        <w:t xml:space="preserve">the </w:t>
      </w:r>
      <w:r w:rsidR="00E64F18" w:rsidRPr="000A28AB">
        <w:t>fitness</w:t>
      </w:r>
      <w:r w:rsidR="00960E5F">
        <w:t xml:space="preserve"> of individual microbial isolates</w:t>
      </w:r>
      <w:r w:rsidRPr="000A28AB">
        <w:t xml:space="preserve">. Growth curves </w:t>
      </w:r>
      <w:r w:rsidR="00511F7D" w:rsidRPr="000A28AB">
        <w:t xml:space="preserve">describe the </w:t>
      </w:r>
      <w:r w:rsidR="00960E5F">
        <w:t>density of</w:t>
      </w:r>
      <w:r w:rsidR="00511F7D" w:rsidRPr="000A28AB">
        <w:t xml:space="preserve"> cell populations in liquid culture over </w:t>
      </w:r>
      <w:proofErr w:type="gramStart"/>
      <w:r w:rsidR="00511F7D" w:rsidRPr="000A28AB">
        <w:t>a period of time</w:t>
      </w:r>
      <w:proofErr w:type="gramEnd"/>
      <w:r w:rsidR="00511F7D" w:rsidRPr="000A28AB">
        <w:t xml:space="preserve"> and </w:t>
      </w:r>
      <w:r w:rsidRPr="000A28AB">
        <w:t>are usually acquired by measuring the optical density (OD) of one or more cell populations. The simplest way to infer fitness from growth curves is to estimate the growth rate during the exponential growth phase by inferring the slope of the log of the growth curve</w:t>
      </w:r>
      <w:r w:rsidR="00902C4A" w:rsidRPr="000A28AB">
        <w:fldChar w:fldCharType="begin" w:fldLock="1"/>
      </w:r>
      <w:r w:rsidR="00532013">
        <w:instrText>ADDIN CSL_CITATION { "citationItems" : [ { "id" : "ITEM-1", "itemData" : { "DOI" : "10.1093/molbev/mst187", "ISBN" : "0737-4038", "ISSN" : "07374038", "PMID" : "24170494", "abstract" : "In the 1960s-1980s, determination of bacterial growth rates was an important tool in microbial genetics, biochemistry, molecular biology, and microbial physiology. The exciting technical developments of the 1990s and the 2000s eclipsed that tool; as a result, many investigators today lack experience with growth rate measurements. Recently, investigators in a number of areas have started to use measurements of bacterial growth rates for a variety of purposes. Those measurements have been greatly facilitated by the availability of microwell plate readers that permit the simultaneous measurements on up to 384 different cultures. Only the exponential (logarithmic) portions of the resulting growth curves are useful for determining growth rates, and manual determination of that portion and calculation of growth rates can be tedious for high-throughput purposes. Here, we introduce the program GrowthRates that uses plate reader output files to automatically determine the exponential portion of the curve and to automatically calculate the growth rate, the maximum culture density, and the duration of the growth lag phase. GrowthRates is freely available for Macintosh, Windows, and Linux. We discuss the effects of culture volume, the classical bacterial growth curve, and the differences between determinations in rich media and minimal (mineral salts) media. This protocol covers calibration of the plate reader, growth of culture inocula for both rich and minimal media, and experimental setup. As a guide to reliability, we report typical day-to-day variation in growth rates and variation within experiments with respect to position of wells within the plates.", "author" : [ { "dropping-particle" : "", "family" : "Hall", "given" : "Barry G.", "non-dropping-particle" : "", "parse-names" : false, "suffix" : "" }, { "dropping-particle" : "", "family" : "Acar", "given" : "Hande", "non-dropping-particle" : "", "parse-names" : false, "suffix" : "" }, { "dropping-particle" : "", "family" : "Nandipati", "given" : "Anna", "non-dropping-particle" : "", "parse-names" : false, "suffix" : "" }, { "dropping-particle" : "", "family" : "Barlow", "given" : "Miriam", "non-dropping-particle" : "", "parse-names" : false, "suffix" : "" } ], "container-title" : "Molecular Biology and Evolution", "id" : "ITEM-1", "issue" : "1", "issued" : { "date-parts" : [ [ "2014" ] ] }, "page" : "232-238", "title" : "Growth rates made easy", "type" : "article-journal", "volume" : "31" }, "uris" : [ "http://www.mendeley.com/documents/?uuid=f081921d-ea2b-4792-ba44-f8184b796e8d" ] } ], "mendeley" : { "formattedCitation" : "&lt;sup&gt;1&lt;/sup&gt;", "plainTextFormattedCitation" : "1", "previouslyFormattedCitation" : "&lt;sup&gt;1&lt;/sup&gt;" }, "properties" : { "noteIndex" : 0 }, "schema" : "https://github.com/citation-style-language/schema/raw/master/csl-citation.json" }</w:instrText>
      </w:r>
      <w:r w:rsidR="00902C4A" w:rsidRPr="000A28AB">
        <w:fldChar w:fldCharType="separate"/>
      </w:r>
      <w:r w:rsidR="00C35103" w:rsidRPr="00C35103">
        <w:rPr>
          <w:noProof/>
          <w:vertAlign w:val="superscript"/>
        </w:rPr>
        <w:t>1</w:t>
      </w:r>
      <w:r w:rsidR="00902C4A" w:rsidRPr="000A28AB">
        <w:fldChar w:fldCharType="end"/>
      </w:r>
      <w:r w:rsidR="00902C4A" w:rsidRPr="000A28AB">
        <w:t xml:space="preserve"> (</w:t>
      </w:r>
      <w:r w:rsidR="00902C4A" w:rsidRPr="000A28AB">
        <w:rPr>
          <w:noProof/>
        </w:rPr>
        <w:t xml:space="preserve">see example in </w:t>
      </w:r>
      <w:r w:rsidR="00902C4A" w:rsidRPr="000A28AB">
        <w:rPr>
          <w:noProof/>
        </w:rPr>
        <w:fldChar w:fldCharType="begin" w:fldLock="1"/>
      </w:r>
      <w:r w:rsidR="00902C4A" w:rsidRPr="000A28AB">
        <w:rPr>
          <w:noProof/>
        </w:rPr>
        <w:instrText xml:space="preserve"> REF _Ref453682586 \h </w:instrText>
      </w:r>
      <w:r w:rsidR="000A28AB">
        <w:rPr>
          <w:noProof/>
        </w:rPr>
        <w:instrText xml:space="preserve"> \* MERGEFORMAT </w:instrText>
      </w:r>
      <w:r w:rsidR="00902C4A" w:rsidRPr="000A28AB">
        <w:rPr>
          <w:noProof/>
        </w:rPr>
      </w:r>
      <w:r w:rsidR="00902C4A" w:rsidRPr="000A28AB">
        <w:rPr>
          <w:noProof/>
        </w:rPr>
        <w:fldChar w:fldCharType="separate"/>
      </w:r>
      <w:r w:rsidR="00902C4A" w:rsidRPr="000A28AB">
        <w:rPr>
          <w:noProof/>
        </w:rPr>
        <w:t>Figure 1</w:t>
      </w:r>
      <w:r w:rsidR="00902C4A" w:rsidRPr="000A28AB">
        <w:rPr>
          <w:noProof/>
        </w:rPr>
        <w:fldChar w:fldCharType="end"/>
      </w:r>
      <w:r w:rsidR="00902C4A" w:rsidRPr="000A28AB">
        <w:rPr>
          <w:noProof/>
        </w:rPr>
        <w:t>)</w:t>
      </w:r>
      <w:r w:rsidRPr="000A28AB">
        <w:t xml:space="preserve">. Indeed, the growth rate </w:t>
      </w:r>
      <w:r w:rsidR="00960E5F">
        <w:t>is often used as</w:t>
      </w:r>
      <w:r w:rsidRPr="000A28AB">
        <w:t xml:space="preserve"> a proxy of the selection coefficient,</w:t>
      </w:r>
      <w:r w:rsidRPr="000A28AB">
        <w:rPr>
          <w:i/>
          <w:iCs/>
        </w:rPr>
        <w:t xml:space="preserve"> s</w:t>
      </w:r>
      <w:r w:rsidRPr="000A28AB">
        <w:t>, which is the standard measure of relative fitness in population genetics</w:t>
      </w:r>
      <w:r w:rsidRPr="000A28AB">
        <w:fldChar w:fldCharType="begin" w:fldLock="1"/>
      </w:r>
      <w:r w:rsidR="00532013">
        <w:instrText>ADDIN CSL_CITATION { "citationItems" : [ { "id" : "ITEM-1", "itemData" : { "author" : [ { "dropping-particle" : "", "family" : "Crow", "given" : "James F.", "non-dropping-particle" : "", "parse-names" : false, "suffix" : "" }, { "dropping-particle" : "", "family" : "Kimura", "given" : "Motoo", "non-dropping-particle" : "", "parse-names" : false, "suffix" : "" } ], "id" : "ITEM-1", "issued" : { "date-parts" : [ [ "1970" ] ] }, "number-of-pages" : "591", "publisher" : "Burgess Pub. Co.", "publisher-place" : "Minneapolis", "title" : "An introduction to population genetics theory", "type" : "book" }, "uris" : [ "http://www.mendeley.com/documents/?uuid=53412738-ef5b-4a6a-95c7-50a435e82b43" ] }, { "id" : "ITEM-2", "itemData" : { "DOI" : "10.1098/rsbl.2010.0580", "ISSN" : "1744-957X", "PMID" : "20810425", "abstract" : "Distributions of mutation fitness effects from evolution experiments are available in an increasing number of species, opening the way for a vast array of applications in evolutionary biology. However, comparison of estimated distributions among studies is hampered by inconsistencies in the definitions of fitness effects and selection coefficients. In particular, the use of ratios of Malthusian growth rates as 'relative fitnesses' leads to wrong inference of the strength of selection. Scaling Malthusian fitness by the generation time may help overcome this shortcoming, and allow accurate comparison of selection coefficients across species. For species reproducing by binary fission (neglecting cellular death), ln2 can be used as a correction factor, but in general, the growth rate and generation time of the wild-type should be provided in studies reporting distribution of mutation fitness effects. I also discuss how density and frequency dependence of population growth affect selection and its measurement in evolution experiments.", "author" : [ { "dropping-particle" : "", "family" : "Chevin", "given" : "Luis-Miguel", "non-dropping-particle" : "", "parse-names" : false, "suffix" : "" } ], "container-title" : "Biology letters", "id" : "ITEM-2", "issue" : "2", "issued" : { "date-parts" : [ [ "2011", "4", "23" ] ] }, "page" : "210-3", "title" : "On measuring selection in experimental evolution.", "type" : "article-journal", "volume" : "7" }, "uris" : [ "http://www.mendeley.com/documents/?uuid=1e94d081-c729-43ac-b9be-63d792575b27" ] } ], "mendeley" : { "formattedCitation" : "&lt;sup&gt;2,3&lt;/sup&gt;", "plainTextFormattedCitation" : "2,3", "previouslyFormattedCitation" : "&lt;sup&gt;2,3&lt;/sup&gt;" }, "properties" : { "noteIndex" : 0 }, "schema" : "https://github.com/citation-style-language/schema/raw/master/csl-citation.json" }</w:instrText>
      </w:r>
      <w:r w:rsidRPr="000A28AB">
        <w:fldChar w:fldCharType="separate"/>
      </w:r>
      <w:r w:rsidR="00C35103" w:rsidRPr="00C35103">
        <w:rPr>
          <w:noProof/>
          <w:vertAlign w:val="superscript"/>
        </w:rPr>
        <w:t>2,3</w:t>
      </w:r>
      <w:r w:rsidRPr="000A28AB">
        <w:fldChar w:fldCharType="end"/>
      </w:r>
      <w:r w:rsidRPr="000A28AB">
        <w:t xml:space="preserve">. However, </w:t>
      </w:r>
      <w:r w:rsidR="00902C4A" w:rsidRPr="000A28AB">
        <w:t xml:space="preserve">exponential growth rates do not capture the dynamics of </w:t>
      </w:r>
      <w:r w:rsidRPr="000A28AB">
        <w:t xml:space="preserve">other phases of </w:t>
      </w:r>
      <w:r w:rsidR="00902C4A" w:rsidRPr="000A28AB">
        <w:t xml:space="preserve">a typical </w:t>
      </w:r>
      <w:r w:rsidRPr="000A28AB">
        <w:t>growth</w:t>
      </w:r>
      <w:r w:rsidR="00902C4A" w:rsidRPr="000A28AB">
        <w:t xml:space="preserve"> curve</w:t>
      </w:r>
      <w:r w:rsidRPr="000A28AB">
        <w:t xml:space="preserve">, such as the </w:t>
      </w:r>
      <w:r w:rsidR="009B044D">
        <w:t xml:space="preserve">length of </w:t>
      </w:r>
      <w:r w:rsidRPr="000A28AB">
        <w:t xml:space="preserve">lag phase and the </w:t>
      </w:r>
      <w:r w:rsidR="009B044D">
        <w:t xml:space="preserve">cell density at </w:t>
      </w:r>
      <w:r w:rsidRPr="000A28AB">
        <w:t>stationary phase</w:t>
      </w:r>
      <w:r w:rsidRPr="000A28AB">
        <w:fldChar w:fldCharType="begin" w:fldLock="1"/>
      </w:r>
      <w:r w:rsidR="00532013">
        <w:instrText>ADDIN CSL_CITATION { "citationItems" : [ { "id" : "ITEM-1", "itemData" : { "DOI" : "10.1534/genetics.114.172890", "ISSN" : "1943-2631", "PMID" : "25758382", "abstract" : "The survival of rare beneficial mutations can be extremely sensitive to the organism's life history and the trait affected by the mutation. Given the tremendous impact of bacteria in batch culture as a model system for the study of adaptation, it is important to understand the survival probability of beneficial mutations in these populations. Here we develop a life-history model for bacterial populations in batch culture and predict the survival of mutations that increase fitness through their effects on specific traits: lag time, fission time, viability, and the timing of stationary phase. We find that if beneficial mutations are present in the founding population at the beginning of culture growth, mutations that reduce the mortality of daughter cells are the most likely to survive drift. In contrast, of mutations that occur de novo during growth, those that delay the onset of stationary phase are the most likely to survive. Our model predicts that approximately fivefold population growth between bottlenecks will optimize the occurrence and survival of beneficial mutations of all four types. This prediction is relatively insensitive to other model parameters, such as the lag time, fission time, or mortality rate of the population. We further estimate that bottlenecks that are more severe than this optimal prediction substantially reduce the occurrence and survival of adaptive mutations.", "author" : [ { "dropping-particle" : "", "family" : "Wahl", "given" : "Lindi M", "non-dropping-particle" : "", "parse-names" : false, "suffix" : "" }, { "dropping-particle" : "", "family" : "Zhu", "given" : "Anna Dai", "non-dropping-particle" : "", "parse-names" : false, "suffix" : "" } ], "container-title" : "Genetics", "id" : "ITEM-1", "issue" : "1", "issued" : { "date-parts" : [ [ "2015" ] ] }, "page" : "309-20", "title" : "Survival probability of beneficial mutations in bacterial batch culture.", "type" : "article-journal", "volume" : "200" }, "uris" : [ "http://www.mendeley.com/documents/?uuid=ec2dee1f-7f48-4678-98a8-149da5a29f80" ] } ], "mendeley" : { "formattedCitation" : "&lt;sup&gt;4&lt;/sup&gt;", "plainTextFormattedCitation" : "4", "previouslyFormattedCitation" : "&lt;sup&gt;4&lt;/sup&gt;" }, "properties" : { "noteIndex" : 0 }, "schema" : "https://github.com/citation-style-language/schema/raw/master/csl-citation.json" }</w:instrText>
      </w:r>
      <w:r w:rsidRPr="000A28AB">
        <w:fldChar w:fldCharType="separate"/>
      </w:r>
      <w:r w:rsidR="00C35103" w:rsidRPr="00C35103">
        <w:rPr>
          <w:noProof/>
          <w:vertAlign w:val="superscript"/>
        </w:rPr>
        <w:t>4</w:t>
      </w:r>
      <w:r w:rsidRPr="000A28AB">
        <w:fldChar w:fldCharType="end"/>
      </w:r>
      <w:r w:rsidR="00902C4A" w:rsidRPr="000A28AB">
        <w:t xml:space="preserve"> (</w:t>
      </w:r>
      <w:r w:rsidR="00902C4A" w:rsidRPr="000A28AB">
        <w:rPr>
          <w:noProof/>
        </w:rPr>
        <w:fldChar w:fldCharType="begin" w:fldLock="1"/>
      </w:r>
      <w:r w:rsidR="00902C4A" w:rsidRPr="000A28AB">
        <w:rPr>
          <w:noProof/>
        </w:rPr>
        <w:instrText xml:space="preserve"> REF _Ref453682586 \h </w:instrText>
      </w:r>
      <w:r w:rsidR="000A28AB">
        <w:rPr>
          <w:noProof/>
        </w:rPr>
        <w:instrText xml:space="preserve"> \* MERGEFORMAT </w:instrText>
      </w:r>
      <w:r w:rsidR="00902C4A" w:rsidRPr="000A28AB">
        <w:rPr>
          <w:noProof/>
        </w:rPr>
      </w:r>
      <w:r w:rsidR="00902C4A" w:rsidRPr="000A28AB">
        <w:rPr>
          <w:noProof/>
        </w:rPr>
        <w:fldChar w:fldCharType="separate"/>
      </w:r>
      <w:r w:rsidR="00902C4A" w:rsidRPr="000A28AB">
        <w:rPr>
          <w:noProof/>
        </w:rPr>
        <w:t>Figure 1</w:t>
      </w:r>
      <w:r w:rsidR="00902C4A" w:rsidRPr="000A28AB">
        <w:rPr>
          <w:noProof/>
        </w:rPr>
        <w:fldChar w:fldCharType="end"/>
      </w:r>
      <w:r w:rsidR="00902C4A" w:rsidRPr="000A28AB">
        <w:rPr>
          <w:noProof/>
        </w:rPr>
        <w:t>)</w:t>
      </w:r>
      <w:r w:rsidRPr="000A28AB">
        <w:t xml:space="preserve">. Thus, it is not surprising that growth rates are often poor </w:t>
      </w:r>
      <w:r w:rsidR="009B044D" w:rsidRPr="000A28AB">
        <w:t>estimat</w:t>
      </w:r>
      <w:r w:rsidR="009B044D">
        <w:t>ors</w:t>
      </w:r>
      <w:r w:rsidR="009B044D" w:rsidRPr="000A28AB">
        <w:t xml:space="preserve"> </w:t>
      </w:r>
      <w:r w:rsidRPr="000A28AB">
        <w:t>of relative fitness</w:t>
      </w:r>
      <w:r w:rsidRPr="000A28AB">
        <w:fldChar w:fldCharType="begin" w:fldLock="1"/>
      </w:r>
      <w:r w:rsidR="00532013">
        <w:instrText>ADDIN CSL_CITATION { "citationItems" : [ { "id" : "ITEM-1", "itemData" : { "DOI" : "10.1371/journal.pone.0126915", "ISSN" : "1932-6203", "author" : [ { "dropping-particle" : "", "family" : "Concepci\u00f3n-Acevedo", "given" : "Jeniffer", "non-dropping-particle" : "", "parse-names" : false, "suffix" : "" }, { "dropping-particle" : "", "family" : "Weiss", "given" : "Howard N.", "non-dropping-particle" : "", "parse-names" : false, "suffix" : "" }, { "dropping-particle" : "", "family" : "Chaudhry", "given" : "Waqas Nasir", "non-dropping-particle" : "", "parse-names" : false, "suffix" : "" }, { "dropping-particle" : "", "family" : "Levin", "given" : "Bruce R.", "non-dropping-particle" : "", "parse-names" : false, "suffix" : "" } ], "container-title" : "Plos One", "id" : "ITEM-1", "issue" : "6", "issued" : { "date-parts" : [ [ "2015" ] ] }, "page" : "e0126915", "title" : "Malthusian Parameters as Estimators of the Fitness of Microbes: A Cautionary Tale about the Low Side of High Throughput", "type" : "article-journal", "volume" : "10" }, "uris" : [ "http://www.mendeley.com/documents/?uuid=ff5b14a1-2eed-4181-bbbe-e8e83a728fd8" ] }, { "id" : "ITEM-2", "itemData" : { "DOI" : "10.1093/molbev/msv143", "ISSN" : "0737-4038", "author" : [ { "dropping-particle" : "", "family" : "Dur\u00e3o", "given" : "Paulo", "non-dropping-particle" : "", "parse-names" : false, "suffix" : "" }, { "dropping-particle" : "", "family" : "Trindade", "given" : "Sandra", "non-dropping-particle" : "", "parse-names" : false, "suffix" : "" }, { "dropping-particle" : "", "family" : "Sousa", "given" : "Ana", "non-dropping-particle" : "", "parse-names" : false, "suffix" : "" }, { "dropping-particle" : "", "family" : "Gordo", "given" : "Isabel", "non-dropping-particle" : "", "parse-names" : false, "suffix" : "" } ], "container-title" : "Molecular Biology and Evolution", "id" : "ITEM-2", "issued" : { "date-parts" : [ [ "2015", "6", "30" ] ] }, "page" : "msv143", "title" : "Multiple Resistance at No Cost: Rifampicin and Streptomycin a Dangerous Liaison in the Spread of Antibiotic Resistance", "type" : "article-journal" }, "uris" : [ "http://www.mendeley.com/documents/?uuid=3833f60d-89ed-4352-beed-cc5323d51e5e" ] } ], "mendeley" : { "formattedCitation" : "&lt;sup&gt;5,6&lt;/sup&gt;", "plainTextFormattedCitation" : "5,6", "previouslyFormattedCitation" : "&lt;sup&gt;5,6&lt;/sup&gt;" }, "properties" : { "noteIndex" : 0 }, "schema" : "https://github.com/citation-style-language/schema/raw/master/csl-citation.json" }</w:instrText>
      </w:r>
      <w:r w:rsidRPr="000A28AB">
        <w:fldChar w:fldCharType="separate"/>
      </w:r>
      <w:r w:rsidR="00C35103" w:rsidRPr="00C35103">
        <w:rPr>
          <w:noProof/>
          <w:vertAlign w:val="superscript"/>
        </w:rPr>
        <w:t>5,6</w:t>
      </w:r>
      <w:r w:rsidRPr="000A28AB">
        <w:fldChar w:fldCharType="end"/>
      </w:r>
      <w:r w:rsidRPr="000A28AB">
        <w:t>.</w:t>
      </w:r>
    </w:p>
    <w:p w14:paraId="43713801" w14:textId="77777777" w:rsidR="00285E7E" w:rsidRPr="000A28AB" w:rsidRDefault="00285E7E"/>
    <w:p w14:paraId="697E4C70" w14:textId="554E3ED4" w:rsidR="00285E7E" w:rsidRPr="000A28AB" w:rsidRDefault="007A44A4" w:rsidP="00515701">
      <w:pPr>
        <w:keepNext/>
      </w:pPr>
      <w:ins w:id="10" w:author="Yoav Ram" w:date="2017-10-24T12:12:00Z">
        <w:r>
          <w:rPr>
            <w:noProof/>
          </w:rPr>
          <w:drawing>
            <wp:inline distT="0" distB="0" distL="0" distR="0" wp14:anchorId="4DC2ED69" wp14:editId="06891DF0">
              <wp:extent cx="5266690" cy="1808480"/>
              <wp:effectExtent l="0" t="0" r="0" b="0"/>
              <wp:docPr id="8" name="Picture 8" descr="Fig-exponential_model-explain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g-exponential_model-explaine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6690" cy="1808480"/>
                      </a:xfrm>
                      <a:prstGeom prst="rect">
                        <a:avLst/>
                      </a:prstGeom>
                      <a:noFill/>
                      <a:ln>
                        <a:noFill/>
                      </a:ln>
                    </pic:spPr>
                  </pic:pic>
                </a:graphicData>
              </a:graphic>
            </wp:inline>
          </w:drawing>
        </w:r>
      </w:ins>
      <w:del w:id="11" w:author="Yoav Ram" w:date="2017-10-24T12:12:00Z">
        <w:r w:rsidR="00515701" w:rsidRPr="000A28AB" w:rsidDel="007A44A4">
          <w:rPr>
            <w:noProof/>
          </w:rPr>
          <w:drawing>
            <wp:inline distT="0" distB="0" distL="0" distR="0" wp14:anchorId="1D1938B2" wp14:editId="5EB2F73E">
              <wp:extent cx="5264150" cy="1803400"/>
              <wp:effectExtent l="0" t="0" r="0" b="6350"/>
              <wp:docPr id="7" name="Picture 7" descr="D:\workspace\curveball_project\ms\Fig-exponential_model-explain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workspace\curveball_project\ms\Fig-exponential_model-explaine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4150" cy="1803400"/>
                      </a:xfrm>
                      <a:prstGeom prst="rect">
                        <a:avLst/>
                      </a:prstGeom>
                      <a:noFill/>
                      <a:ln>
                        <a:noFill/>
                      </a:ln>
                    </pic:spPr>
                  </pic:pic>
                </a:graphicData>
              </a:graphic>
            </wp:inline>
          </w:drawing>
        </w:r>
      </w:del>
    </w:p>
    <w:p w14:paraId="2D4748DE" w14:textId="20339565" w:rsidR="00285E7E" w:rsidRPr="000A28AB" w:rsidRDefault="00285E7E" w:rsidP="00CD2955">
      <w:pPr>
        <w:pStyle w:val="Caption"/>
        <w:rPr>
          <w:b w:val="0"/>
          <w:bCs w:val="0"/>
          <w:color w:val="auto"/>
        </w:rPr>
      </w:pPr>
      <w:bookmarkStart w:id="12" w:name="_Ref453682586"/>
      <w:r w:rsidRPr="000A28AB">
        <w:rPr>
          <w:color w:val="auto"/>
        </w:rPr>
        <w:t xml:space="preserve">Figure </w:t>
      </w:r>
      <w:r w:rsidRPr="000A28AB">
        <w:rPr>
          <w:color w:val="auto"/>
        </w:rPr>
        <w:fldChar w:fldCharType="begin"/>
      </w:r>
      <w:r w:rsidRPr="000A28AB">
        <w:rPr>
          <w:color w:val="auto"/>
        </w:rPr>
        <w:instrText xml:space="preserve"> SEQ Figure \* ARABIC </w:instrText>
      </w:r>
      <w:r w:rsidRPr="000A28AB">
        <w:rPr>
          <w:color w:val="auto"/>
        </w:rPr>
        <w:fldChar w:fldCharType="separate"/>
      </w:r>
      <w:r w:rsidR="00796A41">
        <w:rPr>
          <w:noProof/>
          <w:color w:val="auto"/>
        </w:rPr>
        <w:t>1</w:t>
      </w:r>
      <w:r w:rsidRPr="000A28AB">
        <w:rPr>
          <w:color w:val="auto"/>
        </w:rPr>
        <w:fldChar w:fldCharType="end"/>
      </w:r>
      <w:bookmarkEnd w:id="12"/>
      <w:r w:rsidRPr="000A28AB">
        <w:rPr>
          <w:color w:val="auto"/>
        </w:rPr>
        <w:t xml:space="preserve">. Fitting </w:t>
      </w:r>
      <w:del w:id="13" w:author="Yoav Ram" w:date="2017-10-19T14:06:00Z">
        <w:r w:rsidRPr="000A28AB" w:rsidDel="005C700D">
          <w:rPr>
            <w:color w:val="auto"/>
          </w:rPr>
          <w:delText xml:space="preserve">an </w:delText>
        </w:r>
      </w:del>
      <w:ins w:id="14" w:author="Yoav Ram" w:date="2017-10-19T14:06:00Z">
        <w:r w:rsidR="005C700D">
          <w:rPr>
            <w:color w:val="auto"/>
          </w:rPr>
          <w:t>the</w:t>
        </w:r>
        <w:r w:rsidR="005C700D" w:rsidRPr="000A28AB">
          <w:rPr>
            <w:color w:val="auto"/>
          </w:rPr>
          <w:t xml:space="preserve"> </w:t>
        </w:r>
      </w:ins>
      <w:r w:rsidRPr="000A28AB">
        <w:rPr>
          <w:color w:val="auto"/>
        </w:rPr>
        <w:t xml:space="preserve">exponential model to growth curve data. </w:t>
      </w:r>
      <w:del w:id="15" w:author="Yoav Ram" w:date="2017-10-19T14:09:00Z">
        <w:r w:rsidRPr="000A28AB" w:rsidDel="00AA6099">
          <w:rPr>
            <w:b w:val="0"/>
            <w:bCs w:val="0"/>
            <w:color w:val="auto"/>
          </w:rPr>
          <w:delText>The g</w:delText>
        </w:r>
      </w:del>
      <w:ins w:id="16" w:author="Yoav Ram" w:date="2017-10-19T14:09:00Z">
        <w:r w:rsidR="00AA6099">
          <w:rPr>
            <w:b w:val="0"/>
            <w:bCs w:val="0"/>
            <w:color w:val="auto"/>
          </w:rPr>
          <w:t>G</w:t>
        </w:r>
      </w:ins>
      <w:r w:rsidRPr="000A28AB">
        <w:rPr>
          <w:b w:val="0"/>
          <w:bCs w:val="0"/>
          <w:color w:val="auto"/>
        </w:rPr>
        <w:t>rowth rate</w:t>
      </w:r>
      <w:ins w:id="17" w:author="Yoav Ram" w:date="2017-10-19T14:09:00Z">
        <w:r w:rsidR="00AA6099">
          <w:rPr>
            <w:b w:val="0"/>
            <w:bCs w:val="0"/>
            <w:color w:val="auto"/>
          </w:rPr>
          <w:t xml:space="preserve">s are commonly estimated from growth curves data using this </w:t>
        </w:r>
      </w:ins>
      <w:ins w:id="18" w:author="Yoav Ram" w:date="2017-10-19T14:14:00Z">
        <w:r w:rsidR="00A80051">
          <w:rPr>
            <w:b w:val="0"/>
            <w:bCs w:val="0"/>
            <w:color w:val="auto"/>
          </w:rPr>
          <w:t xml:space="preserve">or a similar </w:t>
        </w:r>
      </w:ins>
      <w:ins w:id="19" w:author="Yoav Ram" w:date="2017-10-19T14:09:00Z">
        <w:r w:rsidR="00AA6099">
          <w:rPr>
            <w:b w:val="0"/>
            <w:bCs w:val="0"/>
            <w:color w:val="auto"/>
          </w:rPr>
          <w:t>approach:</w:t>
        </w:r>
      </w:ins>
      <w:r w:rsidRPr="000A28AB">
        <w:rPr>
          <w:b w:val="0"/>
          <w:bCs w:val="0"/>
          <w:color w:val="auto"/>
        </w:rPr>
        <w:t xml:space="preserve"> </w:t>
      </w:r>
      <w:del w:id="20" w:author="Yoav Ram" w:date="2017-10-19T14:10:00Z">
        <w:r w:rsidRPr="000A28AB" w:rsidDel="00AA6099">
          <w:rPr>
            <w:b w:val="0"/>
            <w:bCs w:val="0"/>
            <w:color w:val="auto"/>
          </w:rPr>
          <w:delText xml:space="preserve">is calculated as the derivative of </w:delText>
        </w:r>
      </w:del>
      <w:r w:rsidRPr="000A28AB">
        <w:rPr>
          <w:b w:val="0"/>
          <w:bCs w:val="0"/>
          <w:color w:val="auto"/>
        </w:rPr>
        <w:t xml:space="preserve">a polynomial </w:t>
      </w:r>
      <w:ins w:id="21" w:author="Yoav Ram" w:date="2017-10-19T14:10:00Z">
        <w:r w:rsidR="00AA6099">
          <w:rPr>
            <w:b w:val="0"/>
            <w:bCs w:val="0"/>
            <w:color w:val="auto"/>
          </w:rPr>
          <w:t xml:space="preserve">is </w:t>
        </w:r>
      </w:ins>
      <w:del w:id="22" w:author="Yoav Ram" w:date="2017-10-19T14:10:00Z">
        <w:r w:rsidRPr="000A28AB" w:rsidDel="00AA6099">
          <w:rPr>
            <w:b w:val="0"/>
            <w:bCs w:val="0"/>
            <w:color w:val="auto"/>
          </w:rPr>
          <w:delText xml:space="preserve">function </w:delText>
        </w:r>
      </w:del>
      <w:r w:rsidRPr="000A28AB">
        <w:rPr>
          <w:b w:val="0"/>
          <w:bCs w:val="0"/>
          <w:color w:val="auto"/>
        </w:rPr>
        <w:t>fitted to the mean of the</w:t>
      </w:r>
      <w:ins w:id="23" w:author="Yoav Ram" w:date="2017-10-19T14:10:00Z">
        <w:r w:rsidR="00AA6099">
          <w:rPr>
            <w:b w:val="0"/>
            <w:bCs w:val="0"/>
            <w:color w:val="auto"/>
          </w:rPr>
          <w:t xml:space="preserve"> growth cu</w:t>
        </w:r>
      </w:ins>
      <w:ins w:id="24" w:author="Yoav Ram" w:date="2017-10-19T14:15:00Z">
        <w:r w:rsidR="00A80051">
          <w:rPr>
            <w:b w:val="0"/>
            <w:bCs w:val="0"/>
            <w:color w:val="auto"/>
          </w:rPr>
          <w:t>r</w:t>
        </w:r>
      </w:ins>
      <w:ins w:id="25" w:author="Yoav Ram" w:date="2017-10-19T14:10:00Z">
        <w:r w:rsidR="00AA6099">
          <w:rPr>
            <w:b w:val="0"/>
            <w:bCs w:val="0"/>
            <w:color w:val="auto"/>
          </w:rPr>
          <w:t>ve</w:t>
        </w:r>
      </w:ins>
      <w:r w:rsidRPr="000A28AB">
        <w:rPr>
          <w:b w:val="0"/>
          <w:bCs w:val="0"/>
          <w:color w:val="auto"/>
        </w:rPr>
        <w:t xml:space="preserve"> data </w:t>
      </w:r>
      <w:r w:rsidRPr="000A28AB">
        <w:rPr>
          <w:b w:val="0"/>
          <w:bCs w:val="0"/>
          <w:i/>
          <w:iCs/>
          <w:color w:val="auto"/>
        </w:rPr>
        <w:t>N(t)</w:t>
      </w:r>
      <w:ins w:id="26" w:author="Yoav Ram" w:date="2017-10-19T14:10:00Z">
        <w:r w:rsidR="00AA6099">
          <w:rPr>
            <w:b w:val="0"/>
            <w:bCs w:val="0"/>
            <w:color w:val="auto"/>
          </w:rPr>
          <w:t>;</w:t>
        </w:r>
      </w:ins>
      <w:del w:id="27" w:author="Yoav Ram" w:date="2017-10-19T14:10:00Z">
        <w:r w:rsidR="00E93C1B" w:rsidRPr="000A28AB" w:rsidDel="00AA6099">
          <w:rPr>
            <w:b w:val="0"/>
            <w:bCs w:val="0"/>
            <w:color w:val="auto"/>
          </w:rPr>
          <w:delText>:</w:delText>
        </w:r>
      </w:del>
      <w:r w:rsidRPr="000A28AB">
        <w:rPr>
          <w:b w:val="0"/>
          <w:bCs w:val="0"/>
          <w:color w:val="auto"/>
        </w:rPr>
        <w:t xml:space="preserve"> </w:t>
      </w:r>
      <w:r w:rsidR="00E93C1B" w:rsidRPr="000A28AB">
        <w:rPr>
          <w:b w:val="0"/>
          <w:bCs w:val="0"/>
          <w:color w:val="auto"/>
        </w:rPr>
        <w:t>t</w:t>
      </w:r>
      <w:r w:rsidRPr="000A28AB">
        <w:rPr>
          <w:b w:val="0"/>
          <w:bCs w:val="0"/>
          <w:color w:val="auto"/>
        </w:rPr>
        <w:t xml:space="preserve">he time </w:t>
      </w:r>
      <w:del w:id="28" w:author="Yoav Ram" w:date="2017-10-19T14:15:00Z">
        <w:r w:rsidRPr="000A28AB" w:rsidDel="00A80051">
          <w:rPr>
            <w:b w:val="0"/>
            <w:bCs w:val="0"/>
            <w:color w:val="auto"/>
          </w:rPr>
          <w:delText xml:space="preserve">point </w:delText>
        </w:r>
      </w:del>
      <w:r w:rsidRPr="000A28AB">
        <w:rPr>
          <w:b w:val="0"/>
          <w:bCs w:val="0"/>
          <w:color w:val="auto"/>
        </w:rPr>
        <w:t xml:space="preserve">of maximum growth rate </w:t>
      </w:r>
      <w:proofErr w:type="spellStart"/>
      <w:r w:rsidRPr="000A28AB">
        <w:rPr>
          <w:b w:val="0"/>
          <w:bCs w:val="0"/>
          <w:i/>
          <w:iCs/>
          <w:color w:val="auto"/>
        </w:rPr>
        <w:t>t</w:t>
      </w:r>
      <w:r w:rsidRPr="000A28AB">
        <w:rPr>
          <w:b w:val="0"/>
          <w:bCs w:val="0"/>
          <w:i/>
          <w:iCs/>
          <w:color w:val="auto"/>
          <w:vertAlign w:val="subscript"/>
        </w:rPr>
        <w:t>max</w:t>
      </w:r>
      <w:proofErr w:type="spellEnd"/>
      <w:r w:rsidRPr="000A28AB">
        <w:rPr>
          <w:b w:val="0"/>
          <w:bCs w:val="0"/>
          <w:color w:val="auto"/>
        </w:rPr>
        <w:t xml:space="preserve"> is found</w:t>
      </w:r>
      <w:ins w:id="29" w:author="Yoav Ram" w:date="2017-10-19T14:10:00Z">
        <w:r w:rsidR="00AA6099">
          <w:rPr>
            <w:b w:val="0"/>
            <w:bCs w:val="0"/>
            <w:color w:val="auto"/>
          </w:rPr>
          <w:t xml:space="preserve"> by differentiating the fitted polynomial</w:t>
        </w:r>
      </w:ins>
      <w:ins w:id="30" w:author="Yoav Ram" w:date="2017-10-19T14:15:00Z">
        <w:r w:rsidR="00A80051">
          <w:rPr>
            <w:b w:val="0"/>
            <w:bCs w:val="0"/>
            <w:color w:val="auto"/>
          </w:rPr>
          <w:t xml:space="preserve"> and finding the maximum</w:t>
        </w:r>
      </w:ins>
      <w:r w:rsidR="00E93C1B" w:rsidRPr="000A28AB">
        <w:rPr>
          <w:b w:val="0"/>
          <w:bCs w:val="0"/>
          <w:color w:val="auto"/>
        </w:rPr>
        <w:t>;</w:t>
      </w:r>
      <w:r w:rsidRPr="000A28AB">
        <w:rPr>
          <w:b w:val="0"/>
          <w:bCs w:val="0"/>
          <w:color w:val="auto"/>
        </w:rPr>
        <w:t xml:space="preserve"> </w:t>
      </w:r>
      <w:ins w:id="31" w:author="Yoav Ram" w:date="2017-10-19T14:13:00Z">
        <w:r w:rsidR="00A44F58">
          <w:rPr>
            <w:b w:val="0"/>
            <w:bCs w:val="0"/>
            <w:color w:val="auto"/>
          </w:rPr>
          <w:t xml:space="preserve">values </w:t>
        </w:r>
        <w:r w:rsidR="00A44F58" w:rsidRPr="00A44F58">
          <w:rPr>
            <w:b w:val="0"/>
            <w:bCs w:val="0"/>
            <w:i/>
            <w:iCs/>
            <w:color w:val="auto"/>
          </w:rPr>
          <w:t>a</w:t>
        </w:r>
        <w:r w:rsidR="00A44F58">
          <w:rPr>
            <w:b w:val="0"/>
            <w:bCs w:val="0"/>
            <w:color w:val="auto"/>
          </w:rPr>
          <w:t xml:space="preserve"> and </w:t>
        </w:r>
        <w:r w:rsidR="00A44F58" w:rsidRPr="00A44F58">
          <w:rPr>
            <w:b w:val="0"/>
            <w:bCs w:val="0"/>
            <w:i/>
            <w:iCs/>
            <w:color w:val="auto"/>
            <w:rPrChange w:id="32" w:author="Yoav Ram" w:date="2017-10-19T14:14:00Z">
              <w:rPr>
                <w:b w:val="0"/>
                <w:bCs w:val="0"/>
                <w:color w:val="auto"/>
              </w:rPr>
            </w:rPrChange>
          </w:rPr>
          <w:t>b</w:t>
        </w:r>
        <w:r w:rsidR="00A44F58">
          <w:rPr>
            <w:b w:val="0"/>
            <w:bCs w:val="0"/>
            <w:color w:val="auto"/>
          </w:rPr>
          <w:t xml:space="preserve"> are found such that </w:t>
        </w:r>
        <w:proofErr w:type="spellStart"/>
        <w:r w:rsidR="00A44F58" w:rsidRPr="000A28AB">
          <w:rPr>
            <w:b w:val="0"/>
            <w:bCs w:val="0"/>
            <w:i/>
            <w:iCs/>
            <w:color w:val="auto"/>
          </w:rPr>
          <w:t>b+at</w:t>
        </w:r>
        <w:proofErr w:type="spellEnd"/>
        <w:r w:rsidR="00A44F58" w:rsidRPr="00A44F58" w:rsidDel="00A44F58">
          <w:rPr>
            <w:b w:val="0"/>
            <w:bCs w:val="0"/>
            <w:color w:val="auto"/>
          </w:rPr>
          <w:t xml:space="preserve"> </w:t>
        </w:r>
        <w:r w:rsidR="00A44F58">
          <w:rPr>
            <w:b w:val="0"/>
            <w:bCs w:val="0"/>
            <w:color w:val="auto"/>
          </w:rPr>
          <w:t xml:space="preserve">describe </w:t>
        </w:r>
      </w:ins>
      <w:del w:id="33" w:author="Yoav Ram" w:date="2017-10-19T14:11:00Z">
        <w:r w:rsidRPr="00A44F58" w:rsidDel="00A44F58">
          <w:rPr>
            <w:b w:val="0"/>
            <w:bCs w:val="0"/>
            <w:color w:val="auto"/>
          </w:rPr>
          <w:delText>5</w:delText>
        </w:r>
        <w:r w:rsidR="0099718F" w:rsidRPr="00A44F58" w:rsidDel="00A44F58">
          <w:rPr>
            <w:b w:val="0"/>
            <w:bCs w:val="0"/>
            <w:color w:val="auto"/>
          </w:rPr>
          <w:delText xml:space="preserve"> time</w:delText>
        </w:r>
        <w:r w:rsidRPr="00A44F58" w:rsidDel="00A44F58">
          <w:rPr>
            <w:b w:val="0"/>
            <w:bCs w:val="0"/>
            <w:color w:val="auto"/>
          </w:rPr>
          <w:delText xml:space="preserve"> points surrounding </w:delText>
        </w:r>
        <w:r w:rsidRPr="00A44F58" w:rsidDel="00A44F58">
          <w:rPr>
            <w:b w:val="0"/>
            <w:bCs w:val="0"/>
            <w:color w:val="auto"/>
            <w:rPrChange w:id="34" w:author="Yoav Ram" w:date="2017-10-19T14:13:00Z">
              <w:rPr>
                <w:b w:val="0"/>
                <w:bCs w:val="0"/>
                <w:i/>
                <w:iCs/>
                <w:color w:val="auto"/>
              </w:rPr>
            </w:rPrChange>
          </w:rPr>
          <w:delText>t</w:delText>
        </w:r>
        <w:r w:rsidRPr="00A44F58" w:rsidDel="00A44F58">
          <w:rPr>
            <w:b w:val="0"/>
            <w:bCs w:val="0"/>
            <w:color w:val="auto"/>
            <w:vertAlign w:val="subscript"/>
            <w:rPrChange w:id="35" w:author="Yoav Ram" w:date="2017-10-19T14:13:00Z">
              <w:rPr>
                <w:b w:val="0"/>
                <w:bCs w:val="0"/>
                <w:i/>
                <w:iCs/>
                <w:color w:val="auto"/>
                <w:vertAlign w:val="subscript"/>
              </w:rPr>
            </w:rPrChange>
          </w:rPr>
          <w:delText>max</w:delText>
        </w:r>
        <w:r w:rsidRPr="00A44F58" w:rsidDel="00A44F58">
          <w:rPr>
            <w:b w:val="0"/>
            <w:bCs w:val="0"/>
            <w:color w:val="auto"/>
          </w:rPr>
          <w:delText xml:space="preserve"> are taken</w:delText>
        </w:r>
        <w:r w:rsidR="00E93C1B" w:rsidRPr="00A44F58" w:rsidDel="00A44F58">
          <w:rPr>
            <w:b w:val="0"/>
            <w:bCs w:val="0"/>
            <w:color w:val="auto"/>
          </w:rPr>
          <w:delText>;</w:delText>
        </w:r>
        <w:r w:rsidRPr="00A44F58" w:rsidDel="00A44F58">
          <w:rPr>
            <w:b w:val="0"/>
            <w:bCs w:val="0"/>
            <w:color w:val="auto"/>
          </w:rPr>
          <w:delText xml:space="preserve"> </w:delText>
        </w:r>
      </w:del>
      <w:r w:rsidRPr="00A44F58">
        <w:rPr>
          <w:b w:val="0"/>
          <w:bCs w:val="0"/>
          <w:color w:val="auto"/>
        </w:rPr>
        <w:t>a</w:t>
      </w:r>
      <w:ins w:id="36" w:author="Yoav Ram" w:date="2017-10-19T14:12:00Z">
        <w:r w:rsidR="00A44F58">
          <w:rPr>
            <w:b w:val="0"/>
            <w:bCs w:val="0"/>
            <w:color w:val="auto"/>
          </w:rPr>
          <w:t xml:space="preserve"> tangent</w:t>
        </w:r>
      </w:ins>
      <w:r w:rsidRPr="000A28AB">
        <w:rPr>
          <w:b w:val="0"/>
          <w:bCs w:val="0"/>
          <w:color w:val="auto"/>
        </w:rPr>
        <w:t xml:space="preserve"> line</w:t>
      </w:r>
      <w:r w:rsidR="0099718F">
        <w:rPr>
          <w:b w:val="0"/>
          <w:bCs w:val="0"/>
          <w:color w:val="auto"/>
        </w:rPr>
        <w:t xml:space="preserve"> </w:t>
      </w:r>
      <w:ins w:id="37" w:author="Yoav Ram" w:date="2017-10-19T14:12:00Z">
        <w:r w:rsidR="00A44F58">
          <w:rPr>
            <w:b w:val="0"/>
            <w:bCs w:val="0"/>
            <w:color w:val="auto"/>
          </w:rPr>
          <w:t xml:space="preserve">at </w:t>
        </w:r>
      </w:ins>
      <w:ins w:id="38" w:author="Yoav Ram" w:date="2017-10-19T14:14:00Z">
        <w:r w:rsidR="006E7AC4">
          <w:rPr>
            <w:b w:val="0"/>
            <w:bCs w:val="0"/>
            <w:color w:val="auto"/>
          </w:rPr>
          <w:t>the point</w:t>
        </w:r>
      </w:ins>
      <w:ins w:id="39" w:author="Yoav Ram" w:date="2017-10-19T14:15:00Z">
        <w:r w:rsidR="00A80051">
          <w:rPr>
            <w:b w:val="0"/>
            <w:bCs w:val="0"/>
            <w:color w:val="auto"/>
          </w:rPr>
          <w:t xml:space="preserve"> of </w:t>
        </w:r>
      </w:ins>
      <w:ins w:id="40" w:author="Yoav Ram" w:date="2017-10-24T12:12:00Z">
        <w:r w:rsidR="007A44A4">
          <w:rPr>
            <w:b w:val="0"/>
            <w:bCs w:val="0"/>
            <w:color w:val="auto"/>
          </w:rPr>
          <w:t>maximum</w:t>
        </w:r>
      </w:ins>
      <w:ins w:id="41" w:author="Yoav Ram" w:date="2017-10-19T14:15:00Z">
        <w:r w:rsidR="00A80051">
          <w:rPr>
            <w:b w:val="0"/>
            <w:bCs w:val="0"/>
            <w:color w:val="auto"/>
          </w:rPr>
          <w:t xml:space="preserve"> growth</w:t>
        </w:r>
      </w:ins>
      <w:ins w:id="42" w:author="Yoav Ram" w:date="2017-10-19T14:14:00Z">
        <w:r w:rsidR="006E7AC4">
          <w:rPr>
            <w:b w:val="0"/>
            <w:bCs w:val="0"/>
            <w:color w:val="auto"/>
          </w:rPr>
          <w:t xml:space="preserve"> (</w:t>
        </w:r>
      </w:ins>
      <w:proofErr w:type="spellStart"/>
      <w:ins w:id="43" w:author="Yoav Ram" w:date="2017-10-19T14:12:00Z">
        <w:r w:rsidR="00A44F58" w:rsidRPr="006E7AC4">
          <w:rPr>
            <w:b w:val="0"/>
            <w:bCs w:val="0"/>
            <w:i/>
            <w:iCs/>
            <w:color w:val="auto"/>
          </w:rPr>
          <w:t>t</w:t>
        </w:r>
        <w:r w:rsidR="00A44F58" w:rsidRPr="00A80051">
          <w:rPr>
            <w:b w:val="0"/>
            <w:bCs w:val="0"/>
            <w:i/>
            <w:iCs/>
            <w:color w:val="auto"/>
            <w:vertAlign w:val="subscript"/>
          </w:rPr>
          <w:t>max</w:t>
        </w:r>
        <w:proofErr w:type="spellEnd"/>
        <w:r w:rsidR="00A44F58" w:rsidRPr="006E7AC4">
          <w:rPr>
            <w:b w:val="0"/>
            <w:bCs w:val="0"/>
            <w:i/>
            <w:iCs/>
            <w:color w:val="auto"/>
            <w:rPrChange w:id="44" w:author="Yoav Ram" w:date="2017-10-19T14:14:00Z">
              <w:rPr>
                <w:b w:val="0"/>
                <w:bCs w:val="0"/>
                <w:color w:val="auto"/>
              </w:rPr>
            </w:rPrChange>
          </w:rPr>
          <w:t>, N(</w:t>
        </w:r>
        <w:proofErr w:type="spellStart"/>
        <w:r w:rsidR="00A44F58" w:rsidRPr="006E7AC4">
          <w:rPr>
            <w:b w:val="0"/>
            <w:bCs w:val="0"/>
            <w:i/>
            <w:iCs/>
            <w:color w:val="auto"/>
          </w:rPr>
          <w:t>t</w:t>
        </w:r>
        <w:r w:rsidR="00A44F58" w:rsidRPr="00A80051">
          <w:rPr>
            <w:b w:val="0"/>
            <w:bCs w:val="0"/>
            <w:i/>
            <w:iCs/>
            <w:color w:val="auto"/>
            <w:vertAlign w:val="subscript"/>
          </w:rPr>
          <w:t>max</w:t>
        </w:r>
        <w:proofErr w:type="spellEnd"/>
        <w:r w:rsidR="00A44F58" w:rsidRPr="006E7AC4">
          <w:rPr>
            <w:b w:val="0"/>
            <w:bCs w:val="0"/>
            <w:i/>
            <w:iCs/>
            <w:color w:val="auto"/>
            <w:rPrChange w:id="45" w:author="Yoav Ram" w:date="2017-10-19T14:14:00Z">
              <w:rPr>
                <w:b w:val="0"/>
                <w:bCs w:val="0"/>
                <w:color w:val="auto"/>
              </w:rPr>
            </w:rPrChange>
          </w:rPr>
          <w:t>)</w:t>
        </w:r>
      </w:ins>
      <w:ins w:id="46" w:author="Yoav Ram" w:date="2017-10-19T14:14:00Z">
        <w:r w:rsidR="006E7AC4">
          <w:rPr>
            <w:b w:val="0"/>
            <w:bCs w:val="0"/>
            <w:color w:val="auto"/>
          </w:rPr>
          <w:t>)</w:t>
        </w:r>
      </w:ins>
      <w:del w:id="47" w:author="Yoav Ram" w:date="2017-10-19T14:13:00Z">
        <w:r w:rsidR="0099718F" w:rsidRPr="006E7AC4" w:rsidDel="00A44F58">
          <w:rPr>
            <w:b w:val="0"/>
            <w:bCs w:val="0"/>
            <w:color w:val="auto"/>
          </w:rPr>
          <w:delText>of the form</w:delText>
        </w:r>
        <w:r w:rsidRPr="006E7AC4" w:rsidDel="00A44F58">
          <w:rPr>
            <w:b w:val="0"/>
            <w:bCs w:val="0"/>
            <w:color w:val="auto"/>
          </w:rPr>
          <w:delText xml:space="preserve"> </w:delText>
        </w:r>
        <w:r w:rsidRPr="006E7AC4" w:rsidDel="00A44F58">
          <w:rPr>
            <w:b w:val="0"/>
            <w:bCs w:val="0"/>
            <w:color w:val="auto"/>
            <w:rPrChange w:id="48" w:author="Yoav Ram" w:date="2017-10-19T14:14:00Z">
              <w:rPr>
                <w:b w:val="0"/>
                <w:bCs w:val="0"/>
                <w:i/>
                <w:iCs/>
                <w:color w:val="auto"/>
              </w:rPr>
            </w:rPrChange>
          </w:rPr>
          <w:delText>b+at</w:delText>
        </w:r>
      </w:del>
      <w:ins w:id="49" w:author="Yoav Ram" w:date="2017-10-19T14:13:00Z">
        <w:r w:rsidR="00A44F58" w:rsidRPr="006E7AC4">
          <w:rPr>
            <w:b w:val="0"/>
            <w:bCs w:val="0"/>
            <w:color w:val="auto"/>
            <w:rPrChange w:id="50" w:author="Yoav Ram" w:date="2017-10-19T14:14:00Z">
              <w:rPr>
                <w:b w:val="0"/>
                <w:bCs w:val="0"/>
                <w:i/>
                <w:iCs/>
                <w:color w:val="auto"/>
              </w:rPr>
            </w:rPrChange>
          </w:rPr>
          <w:t>;</w:t>
        </w:r>
        <w:r w:rsidR="00A44F58">
          <w:rPr>
            <w:b w:val="0"/>
            <w:bCs w:val="0"/>
            <w:i/>
            <w:iCs/>
            <w:color w:val="auto"/>
          </w:rPr>
          <w:t xml:space="preserve"> </w:t>
        </w:r>
      </w:ins>
      <w:del w:id="51" w:author="Yoav Ram" w:date="2017-10-19T14:13:00Z">
        <w:r w:rsidRPr="000A28AB" w:rsidDel="00A44F58">
          <w:rPr>
            <w:b w:val="0"/>
            <w:bCs w:val="0"/>
            <w:i/>
            <w:iCs/>
            <w:color w:val="auto"/>
          </w:rPr>
          <w:delText xml:space="preserve"> </w:delText>
        </w:r>
        <w:r w:rsidRPr="000A28AB" w:rsidDel="00A44F58">
          <w:rPr>
            <w:b w:val="0"/>
            <w:bCs w:val="0"/>
            <w:color w:val="auto"/>
          </w:rPr>
          <w:delText xml:space="preserve">is fitted to the log of the mean of the data </w:delText>
        </w:r>
        <w:r w:rsidRPr="000A28AB" w:rsidDel="00A44F58">
          <w:rPr>
            <w:b w:val="0"/>
            <w:bCs w:val="0"/>
            <w:i/>
            <w:iCs/>
            <w:color w:val="auto"/>
          </w:rPr>
          <w:delText>log(N(t))</w:delText>
        </w:r>
        <w:r w:rsidRPr="000A28AB" w:rsidDel="00A44F58">
          <w:rPr>
            <w:b w:val="0"/>
            <w:bCs w:val="0"/>
            <w:color w:val="auto"/>
          </w:rPr>
          <w:delText xml:space="preserve"> at these time points</w:delText>
        </w:r>
        <w:r w:rsidR="00E93C1B" w:rsidRPr="000A28AB" w:rsidDel="00A44F58">
          <w:rPr>
            <w:b w:val="0"/>
            <w:bCs w:val="0"/>
            <w:color w:val="auto"/>
          </w:rPr>
          <w:delText>;</w:delText>
        </w:r>
        <w:r w:rsidRPr="000A28AB" w:rsidDel="00A44F58">
          <w:rPr>
            <w:b w:val="0"/>
            <w:bCs w:val="0"/>
            <w:color w:val="auto"/>
          </w:rPr>
          <w:delText xml:space="preserve"> </w:delText>
        </w:r>
      </w:del>
      <w:r w:rsidRPr="000A28AB">
        <w:rPr>
          <w:b w:val="0"/>
          <w:bCs w:val="0"/>
          <w:color w:val="auto"/>
        </w:rPr>
        <w:t xml:space="preserve">the intercept </w:t>
      </w:r>
      <w:r w:rsidR="0099718F">
        <w:rPr>
          <w:b w:val="0"/>
          <w:bCs w:val="0"/>
          <w:i/>
          <w:iCs/>
          <w:color w:val="auto"/>
        </w:rPr>
        <w:t xml:space="preserve">b </w:t>
      </w:r>
      <w:r w:rsidR="0099718F">
        <w:rPr>
          <w:b w:val="0"/>
          <w:bCs w:val="0"/>
          <w:color w:val="auto"/>
        </w:rPr>
        <w:t xml:space="preserve">and </w:t>
      </w:r>
      <w:r w:rsidR="0099718F" w:rsidRPr="000A28AB">
        <w:rPr>
          <w:b w:val="0"/>
          <w:bCs w:val="0"/>
          <w:color w:val="auto"/>
        </w:rPr>
        <w:t>the slope</w:t>
      </w:r>
      <w:r w:rsidR="0099718F">
        <w:rPr>
          <w:b w:val="0"/>
          <w:bCs w:val="0"/>
          <w:color w:val="auto"/>
        </w:rPr>
        <w:t xml:space="preserve"> </w:t>
      </w:r>
      <w:r w:rsidR="0099718F">
        <w:rPr>
          <w:b w:val="0"/>
          <w:bCs w:val="0"/>
          <w:i/>
          <w:iCs/>
          <w:color w:val="auto"/>
        </w:rPr>
        <w:t>a</w:t>
      </w:r>
      <w:r w:rsidR="0099718F" w:rsidRPr="000A28AB">
        <w:rPr>
          <w:b w:val="0"/>
          <w:bCs w:val="0"/>
          <w:color w:val="auto"/>
        </w:rPr>
        <w:t xml:space="preserve"> </w:t>
      </w:r>
      <w:r w:rsidRPr="000A28AB">
        <w:rPr>
          <w:b w:val="0"/>
          <w:bCs w:val="0"/>
          <w:color w:val="auto"/>
        </w:rPr>
        <w:t xml:space="preserve">are interpreted as the initial density </w:t>
      </w:r>
      <w:r w:rsidRPr="000A28AB">
        <w:rPr>
          <w:b w:val="0"/>
          <w:bCs w:val="0"/>
          <w:i/>
          <w:iCs/>
          <w:color w:val="auto"/>
        </w:rPr>
        <w:t>N</w:t>
      </w:r>
      <w:r w:rsidRPr="000A28AB">
        <w:rPr>
          <w:b w:val="0"/>
          <w:bCs w:val="0"/>
          <w:i/>
          <w:iCs/>
          <w:color w:val="auto"/>
          <w:vertAlign w:val="subscript"/>
        </w:rPr>
        <w:t>0</w:t>
      </w:r>
      <w:r w:rsidRPr="000A28AB">
        <w:rPr>
          <w:b w:val="0"/>
          <w:bCs w:val="0"/>
          <w:i/>
          <w:iCs/>
          <w:color w:val="auto"/>
        </w:rPr>
        <w:t>=</w:t>
      </w:r>
      <w:proofErr w:type="spellStart"/>
      <w:r w:rsidRPr="000A28AB">
        <w:rPr>
          <w:b w:val="0"/>
          <w:bCs w:val="0"/>
          <w:i/>
          <w:iCs/>
          <w:color w:val="auto"/>
        </w:rPr>
        <w:t>e</w:t>
      </w:r>
      <w:r w:rsidRPr="000A28AB">
        <w:rPr>
          <w:b w:val="0"/>
          <w:bCs w:val="0"/>
          <w:i/>
          <w:iCs/>
          <w:color w:val="auto"/>
          <w:vertAlign w:val="superscript"/>
        </w:rPr>
        <w:t>b</w:t>
      </w:r>
      <w:proofErr w:type="spellEnd"/>
      <w:r w:rsidRPr="000A28AB">
        <w:rPr>
          <w:b w:val="0"/>
          <w:bCs w:val="0"/>
          <w:color w:val="auto"/>
        </w:rPr>
        <w:t xml:space="preserve"> </w:t>
      </w:r>
      <w:del w:id="52" w:author="Yoav Ram" w:date="2017-10-19T14:07:00Z">
        <w:r w:rsidRPr="000A28AB" w:rsidDel="005C700D">
          <w:rPr>
            <w:b w:val="0"/>
            <w:bCs w:val="0"/>
            <w:color w:val="auto"/>
          </w:rPr>
          <w:delText xml:space="preserve"> </w:delText>
        </w:r>
      </w:del>
      <w:r w:rsidRPr="000A28AB">
        <w:rPr>
          <w:b w:val="0"/>
          <w:bCs w:val="0"/>
          <w:color w:val="auto"/>
        </w:rPr>
        <w:t xml:space="preserve">and the growth rate </w:t>
      </w:r>
      <w:r w:rsidRPr="000A28AB">
        <w:rPr>
          <w:b w:val="0"/>
          <w:bCs w:val="0"/>
          <w:i/>
          <w:iCs/>
          <w:color w:val="auto"/>
        </w:rPr>
        <w:t>r=a</w:t>
      </w:r>
      <w:r w:rsidRPr="000A28AB">
        <w:rPr>
          <w:b w:val="0"/>
          <w:bCs w:val="0"/>
          <w:color w:val="auto"/>
        </w:rPr>
        <w:t xml:space="preserve"> in an exponential growth model </w:t>
      </w:r>
      <w:r w:rsidRPr="000A28AB">
        <w:rPr>
          <w:b w:val="0"/>
          <w:bCs w:val="0"/>
          <w:i/>
          <w:iCs/>
          <w:color w:val="auto"/>
        </w:rPr>
        <w:t>N(t)=N</w:t>
      </w:r>
      <w:r w:rsidRPr="000A28AB">
        <w:rPr>
          <w:b w:val="0"/>
          <w:bCs w:val="0"/>
          <w:i/>
          <w:iCs/>
          <w:color w:val="auto"/>
          <w:vertAlign w:val="subscript"/>
        </w:rPr>
        <w:t>0</w:t>
      </w:r>
      <w:r w:rsidRPr="000A28AB">
        <w:rPr>
          <w:b w:val="0"/>
          <w:bCs w:val="0"/>
          <w:i/>
          <w:iCs/>
          <w:color w:val="auto"/>
        </w:rPr>
        <w:t>e</w:t>
      </w:r>
      <w:r w:rsidRPr="000A28AB">
        <w:rPr>
          <w:b w:val="0"/>
          <w:bCs w:val="0"/>
          <w:i/>
          <w:iCs/>
          <w:color w:val="auto"/>
          <w:vertAlign w:val="superscript"/>
        </w:rPr>
        <w:t>rt</w:t>
      </w:r>
      <w:ins w:id="53" w:author="Yoav Ram" w:date="2017-10-19T14:16:00Z">
        <w:r w:rsidR="00A80051">
          <w:rPr>
            <w:b w:val="0"/>
            <w:bCs w:val="0"/>
            <w:color w:val="auto"/>
          </w:rPr>
          <w:t xml:space="preserve"> (</w:t>
        </w:r>
        <w:r w:rsidR="00A80051">
          <w:rPr>
            <w:b w:val="0"/>
            <w:bCs w:val="0"/>
            <w:i/>
            <w:iCs/>
            <w:color w:val="auto"/>
          </w:rPr>
          <w:t>N</w:t>
        </w:r>
        <w:r w:rsidR="00A80051">
          <w:rPr>
            <w:b w:val="0"/>
            <w:bCs w:val="0"/>
            <w:i/>
            <w:iCs/>
            <w:color w:val="auto"/>
            <w:vertAlign w:val="subscript"/>
          </w:rPr>
          <w:t>0</w:t>
        </w:r>
        <w:r w:rsidR="00A80051">
          <w:rPr>
            <w:b w:val="0"/>
            <w:bCs w:val="0"/>
            <w:i/>
            <w:iCs/>
            <w:color w:val="auto"/>
          </w:rPr>
          <w:t xml:space="preserve"> </w:t>
        </w:r>
        <w:r w:rsidR="00A80051">
          <w:rPr>
            <w:b w:val="0"/>
            <w:bCs w:val="0"/>
            <w:color w:val="auto"/>
          </w:rPr>
          <w:t>is usually disregarded).</w:t>
        </w:r>
      </w:ins>
      <w:del w:id="54" w:author="Yoav Ram" w:date="2017-10-19T14:16:00Z">
        <w:r w:rsidR="00E93C1B" w:rsidRPr="000A28AB" w:rsidDel="00A80051">
          <w:rPr>
            <w:b w:val="0"/>
            <w:bCs w:val="0"/>
            <w:color w:val="auto"/>
          </w:rPr>
          <w:delText>.</w:delText>
        </w:r>
      </w:del>
      <w:r w:rsidRPr="000A28AB">
        <w:rPr>
          <w:color w:val="auto"/>
        </w:rPr>
        <w:t xml:space="preserve"> (A) </w:t>
      </w:r>
      <w:ins w:id="55" w:author="Yoav Ram" w:date="2017-10-24T12:12:00Z">
        <w:r w:rsidR="007A44A4">
          <w:rPr>
            <w:b w:val="0"/>
            <w:bCs w:val="0"/>
            <w:color w:val="auto"/>
          </w:rPr>
          <w:t>R</w:t>
        </w:r>
      </w:ins>
      <w:del w:id="56" w:author="Yoav Ram" w:date="2017-10-24T12:12:00Z">
        <w:r w:rsidRPr="000A28AB" w:rsidDel="007A44A4">
          <w:rPr>
            <w:b w:val="0"/>
            <w:bCs w:val="0"/>
            <w:color w:val="auto"/>
          </w:rPr>
          <w:delText xml:space="preserve">The </w:delText>
        </w:r>
        <w:r w:rsidR="00B02278" w:rsidDel="007A44A4">
          <w:rPr>
            <w:b w:val="0"/>
            <w:bCs w:val="0"/>
            <w:color w:val="auto"/>
          </w:rPr>
          <w:delText>r</w:delText>
        </w:r>
      </w:del>
      <w:r w:rsidR="00B02278">
        <w:rPr>
          <w:b w:val="0"/>
          <w:bCs w:val="0"/>
          <w:color w:val="auto"/>
        </w:rPr>
        <w:t>ed</w:t>
      </w:r>
      <w:r w:rsidR="00B02278" w:rsidRPr="000A28AB">
        <w:rPr>
          <w:b w:val="0"/>
          <w:bCs w:val="0"/>
          <w:color w:val="auto"/>
        </w:rPr>
        <w:t xml:space="preserve"> </w:t>
      </w:r>
      <w:r w:rsidRPr="000A28AB">
        <w:rPr>
          <w:b w:val="0"/>
          <w:bCs w:val="0"/>
          <w:color w:val="auto"/>
        </w:rPr>
        <w:t xml:space="preserve">markers represent </w:t>
      </w:r>
      <w:del w:id="57" w:author="Yoav Ram" w:date="2017-10-24T12:13:00Z">
        <w:r w:rsidRPr="000A28AB" w:rsidDel="007A44A4">
          <w:rPr>
            <w:b w:val="0"/>
            <w:bCs w:val="0"/>
            <w:i/>
            <w:iCs/>
            <w:color w:val="auto"/>
          </w:rPr>
          <w:delText xml:space="preserve">N(t) </w:delText>
        </w:r>
      </w:del>
      <w:r w:rsidRPr="000A28AB">
        <w:rPr>
          <w:b w:val="0"/>
          <w:bCs w:val="0"/>
          <w:color w:val="auto"/>
        </w:rPr>
        <w:t xml:space="preserve">the mean </w:t>
      </w:r>
      <w:ins w:id="58" w:author="Yoav Ram" w:date="2017-10-19T14:17:00Z">
        <w:r w:rsidR="00A80051">
          <w:rPr>
            <w:b w:val="0"/>
            <w:bCs w:val="0"/>
            <w:color w:val="auto"/>
          </w:rPr>
          <w:t xml:space="preserve">cell </w:t>
        </w:r>
      </w:ins>
      <w:r w:rsidRPr="000A28AB">
        <w:rPr>
          <w:b w:val="0"/>
          <w:bCs w:val="0"/>
          <w:color w:val="auto"/>
        </w:rPr>
        <w:t xml:space="preserve">density </w:t>
      </w:r>
      <w:ins w:id="59" w:author="Yoav Ram" w:date="2017-10-24T12:13:00Z">
        <w:r w:rsidR="007A44A4" w:rsidRPr="000A28AB">
          <w:rPr>
            <w:b w:val="0"/>
            <w:bCs w:val="0"/>
            <w:i/>
            <w:iCs/>
            <w:color w:val="auto"/>
          </w:rPr>
          <w:t xml:space="preserve">N(t) </w:t>
        </w:r>
      </w:ins>
      <w:r w:rsidRPr="000A28AB">
        <w:rPr>
          <w:b w:val="0"/>
          <w:bCs w:val="0"/>
          <w:color w:val="auto"/>
        </w:rPr>
        <w:t xml:space="preserve">in </w:t>
      </w:r>
      <w:r w:rsidR="00515701" w:rsidRPr="000A28AB">
        <w:rPr>
          <w:b w:val="0"/>
          <w:bCs w:val="0"/>
          <w:color w:val="auto"/>
        </w:rPr>
        <w:t>22</w:t>
      </w:r>
      <w:r w:rsidRPr="000A28AB">
        <w:rPr>
          <w:b w:val="0"/>
          <w:bCs w:val="0"/>
          <w:color w:val="auto"/>
        </w:rPr>
        <w:t xml:space="preserve"> growth curves.</w:t>
      </w:r>
      <w:r w:rsidR="0099718F">
        <w:rPr>
          <w:b w:val="0"/>
          <w:bCs w:val="0"/>
          <w:color w:val="auto"/>
        </w:rPr>
        <w:t xml:space="preserve"> The solid red line represents the fitted polynomial.</w:t>
      </w:r>
      <w:r w:rsidRPr="000A28AB">
        <w:rPr>
          <w:b w:val="0"/>
          <w:bCs w:val="0"/>
          <w:color w:val="auto"/>
        </w:rPr>
        <w:t xml:space="preserve"> The dashed black line represents the exponential model </w:t>
      </w:r>
      <w:r w:rsidRPr="000A28AB">
        <w:rPr>
          <w:b w:val="0"/>
          <w:bCs w:val="0"/>
          <w:i/>
          <w:iCs/>
          <w:color w:val="auto"/>
        </w:rPr>
        <w:t>N</w:t>
      </w:r>
      <w:r w:rsidRPr="000A28AB">
        <w:rPr>
          <w:b w:val="0"/>
          <w:bCs w:val="0"/>
          <w:i/>
          <w:iCs/>
          <w:color w:val="auto"/>
          <w:vertAlign w:val="subscript"/>
        </w:rPr>
        <w:t>0</w:t>
      </w:r>
      <w:r w:rsidRPr="000A28AB">
        <w:rPr>
          <w:b w:val="0"/>
          <w:bCs w:val="0"/>
          <w:i/>
          <w:iCs/>
          <w:color w:val="auto"/>
        </w:rPr>
        <w:t>e</w:t>
      </w:r>
      <w:r w:rsidRPr="000A28AB">
        <w:rPr>
          <w:b w:val="0"/>
          <w:bCs w:val="0"/>
          <w:i/>
          <w:iCs/>
          <w:color w:val="auto"/>
          <w:vertAlign w:val="superscript"/>
        </w:rPr>
        <w:t>rt</w:t>
      </w:r>
      <w:r w:rsidRPr="000A28AB">
        <w:rPr>
          <w:b w:val="0"/>
          <w:bCs w:val="0"/>
          <w:color w:val="auto"/>
        </w:rPr>
        <w:t xml:space="preserve"> </w:t>
      </w:r>
      <w:ins w:id="60" w:author="Yoav Ram" w:date="2017-10-19T14:17:00Z">
        <w:r w:rsidR="00A80051">
          <w:rPr>
            <w:b w:val="0"/>
            <w:bCs w:val="0"/>
            <w:color w:val="auto"/>
          </w:rPr>
          <w:t xml:space="preserve">implicitly </w:t>
        </w:r>
      </w:ins>
      <w:r w:rsidRPr="000A28AB">
        <w:rPr>
          <w:b w:val="0"/>
          <w:bCs w:val="0"/>
          <w:color w:val="auto"/>
        </w:rPr>
        <w:t xml:space="preserve">fitted to the data, with </w:t>
      </w:r>
      <w:del w:id="61" w:author="Yoav Ram" w:date="2017-10-19T14:17:00Z">
        <w:r w:rsidRPr="000A28AB" w:rsidDel="00A80051">
          <w:rPr>
            <w:b w:val="0"/>
            <w:bCs w:val="0"/>
            <w:i/>
            <w:iCs/>
            <w:color w:val="auto"/>
          </w:rPr>
          <w:delText>N</w:delText>
        </w:r>
        <w:r w:rsidRPr="000A28AB" w:rsidDel="00A80051">
          <w:rPr>
            <w:b w:val="0"/>
            <w:bCs w:val="0"/>
            <w:i/>
            <w:iCs/>
            <w:color w:val="auto"/>
            <w:vertAlign w:val="subscript"/>
          </w:rPr>
          <w:delText>0</w:delText>
        </w:r>
        <w:r w:rsidRPr="000A28AB" w:rsidDel="00A80051">
          <w:rPr>
            <w:b w:val="0"/>
            <w:bCs w:val="0"/>
            <w:i/>
            <w:iCs/>
            <w:color w:val="auto"/>
          </w:rPr>
          <w:delText xml:space="preserve">=0.058 </w:delText>
        </w:r>
        <w:r w:rsidRPr="000A28AB" w:rsidDel="00A80051">
          <w:rPr>
            <w:b w:val="0"/>
            <w:bCs w:val="0"/>
            <w:color w:val="auto"/>
          </w:rPr>
          <w:delText xml:space="preserve">and </w:delText>
        </w:r>
      </w:del>
      <w:r w:rsidRPr="000A28AB">
        <w:rPr>
          <w:b w:val="0"/>
          <w:bCs w:val="0"/>
          <w:i/>
          <w:iCs/>
          <w:color w:val="auto"/>
        </w:rPr>
        <w:t>r=0.27</w:t>
      </w:r>
      <w:ins w:id="62" w:author="Yoav Ram" w:date="2017-10-19T14:17:00Z">
        <w:r w:rsidR="00A80051">
          <w:rPr>
            <w:b w:val="0"/>
            <w:bCs w:val="0"/>
            <w:color w:val="auto"/>
          </w:rPr>
          <w:t xml:space="preserve"> and </w:t>
        </w:r>
        <w:r w:rsidR="00A80051" w:rsidRPr="000A28AB">
          <w:rPr>
            <w:b w:val="0"/>
            <w:bCs w:val="0"/>
            <w:i/>
            <w:iCs/>
            <w:color w:val="auto"/>
          </w:rPr>
          <w:t>N</w:t>
        </w:r>
        <w:r w:rsidR="00A80051" w:rsidRPr="000A28AB">
          <w:rPr>
            <w:b w:val="0"/>
            <w:bCs w:val="0"/>
            <w:i/>
            <w:iCs/>
            <w:color w:val="auto"/>
            <w:vertAlign w:val="subscript"/>
          </w:rPr>
          <w:t>0</w:t>
        </w:r>
        <w:r w:rsidR="00A80051" w:rsidRPr="000A28AB">
          <w:rPr>
            <w:b w:val="0"/>
            <w:bCs w:val="0"/>
            <w:i/>
            <w:iCs/>
            <w:color w:val="auto"/>
          </w:rPr>
          <w:t>=0.058</w:t>
        </w:r>
      </w:ins>
      <w:r w:rsidRPr="000A28AB">
        <w:rPr>
          <w:b w:val="0"/>
          <w:bCs w:val="0"/>
          <w:color w:val="auto"/>
        </w:rPr>
        <w:t xml:space="preserve">. The dotted vertical line denotes </w:t>
      </w:r>
      <w:proofErr w:type="spellStart"/>
      <w:r w:rsidRPr="000A28AB">
        <w:rPr>
          <w:b w:val="0"/>
          <w:bCs w:val="0"/>
          <w:i/>
          <w:iCs/>
          <w:color w:val="auto"/>
        </w:rPr>
        <w:t>t</w:t>
      </w:r>
      <w:r w:rsidRPr="000A28AB">
        <w:rPr>
          <w:b w:val="0"/>
          <w:bCs w:val="0"/>
          <w:i/>
          <w:iCs/>
          <w:color w:val="auto"/>
          <w:vertAlign w:val="subscript"/>
        </w:rPr>
        <w:t>max</w:t>
      </w:r>
      <w:proofErr w:type="spellEnd"/>
      <w:del w:id="63" w:author="Yoav Ram" w:date="2017-10-19T14:18:00Z">
        <w:r w:rsidR="00E93C1B" w:rsidRPr="000A28AB" w:rsidDel="00A80051">
          <w:rPr>
            <w:b w:val="0"/>
            <w:bCs w:val="0"/>
            <w:color w:val="auto"/>
          </w:rPr>
          <w:delText>,</w:delText>
        </w:r>
        <w:r w:rsidRPr="000A28AB" w:rsidDel="00A80051">
          <w:rPr>
            <w:b w:val="0"/>
            <w:bCs w:val="0"/>
            <w:i/>
            <w:iCs/>
            <w:color w:val="auto"/>
          </w:rPr>
          <w:delText xml:space="preserve"> </w:delText>
        </w:r>
        <w:r w:rsidRPr="000A28AB" w:rsidDel="00A80051">
          <w:rPr>
            <w:b w:val="0"/>
            <w:bCs w:val="0"/>
            <w:color w:val="auto"/>
          </w:rPr>
          <w:delText>the</w:delText>
        </w:r>
        <w:r w:rsidRPr="000A28AB" w:rsidDel="00A80051">
          <w:rPr>
            <w:b w:val="0"/>
            <w:bCs w:val="0"/>
            <w:i/>
            <w:iCs/>
            <w:color w:val="auto"/>
          </w:rPr>
          <w:delText xml:space="preserve"> </w:delText>
        </w:r>
        <w:r w:rsidRPr="000A28AB" w:rsidDel="00A80051">
          <w:rPr>
            <w:b w:val="0"/>
            <w:bCs w:val="0"/>
            <w:color w:val="auto"/>
          </w:rPr>
          <w:delText>time of max growth rate</w:delText>
        </w:r>
      </w:del>
      <w:r w:rsidRPr="000A28AB">
        <w:rPr>
          <w:b w:val="0"/>
          <w:bCs w:val="0"/>
          <w:color w:val="auto"/>
        </w:rPr>
        <w:t xml:space="preserve">. </w:t>
      </w:r>
      <w:r w:rsidRPr="000A28AB">
        <w:rPr>
          <w:color w:val="auto"/>
        </w:rPr>
        <w:t xml:space="preserve">(B) </w:t>
      </w:r>
      <w:r w:rsidRPr="000A28AB">
        <w:rPr>
          <w:b w:val="0"/>
          <w:bCs w:val="0"/>
          <w:color w:val="auto"/>
        </w:rPr>
        <w:t xml:space="preserve">The </w:t>
      </w:r>
      <w:r w:rsidR="00515701" w:rsidRPr="000A28AB">
        <w:rPr>
          <w:b w:val="0"/>
          <w:bCs w:val="0"/>
          <w:color w:val="auto"/>
        </w:rPr>
        <w:t xml:space="preserve">red </w:t>
      </w:r>
      <w:r w:rsidRPr="000A28AB">
        <w:rPr>
          <w:b w:val="0"/>
          <w:bCs w:val="0"/>
          <w:color w:val="auto"/>
        </w:rPr>
        <w:t xml:space="preserve">solid </w:t>
      </w:r>
      <w:r w:rsidR="00E64F18" w:rsidRPr="000A28AB">
        <w:rPr>
          <w:b w:val="0"/>
          <w:bCs w:val="0"/>
          <w:color w:val="auto"/>
        </w:rPr>
        <w:t xml:space="preserve">curve </w:t>
      </w:r>
      <w:r w:rsidRPr="000A28AB">
        <w:rPr>
          <w:b w:val="0"/>
          <w:bCs w:val="0"/>
          <w:color w:val="auto"/>
        </w:rPr>
        <w:t xml:space="preserve">shows </w:t>
      </w:r>
      <w:proofErr w:type="spellStart"/>
      <w:r w:rsidRPr="000A28AB">
        <w:rPr>
          <w:b w:val="0"/>
          <w:bCs w:val="0"/>
          <w:i/>
          <w:iCs/>
          <w:color w:val="auto"/>
        </w:rPr>
        <w:t>dN</w:t>
      </w:r>
      <w:proofErr w:type="spellEnd"/>
      <w:r w:rsidRPr="000A28AB">
        <w:rPr>
          <w:b w:val="0"/>
          <w:bCs w:val="0"/>
          <w:i/>
          <w:iCs/>
          <w:color w:val="auto"/>
        </w:rPr>
        <w:t>/</w:t>
      </w:r>
      <w:proofErr w:type="spellStart"/>
      <w:r w:rsidRPr="000A28AB">
        <w:rPr>
          <w:b w:val="0"/>
          <w:bCs w:val="0"/>
          <w:i/>
          <w:iCs/>
          <w:color w:val="auto"/>
        </w:rPr>
        <w:t>dt</w:t>
      </w:r>
      <w:proofErr w:type="spellEnd"/>
      <w:r w:rsidR="00E64F18" w:rsidRPr="000A28AB">
        <w:rPr>
          <w:b w:val="0"/>
          <w:bCs w:val="0"/>
          <w:i/>
          <w:iCs/>
          <w:color w:val="auto"/>
        </w:rPr>
        <w:t>,</w:t>
      </w:r>
      <w:r w:rsidRPr="000A28AB">
        <w:rPr>
          <w:b w:val="0"/>
          <w:bCs w:val="0"/>
          <w:i/>
          <w:iCs/>
          <w:color w:val="auto"/>
        </w:rPr>
        <w:t xml:space="preserve"> </w:t>
      </w:r>
      <w:r w:rsidRPr="000A28AB">
        <w:rPr>
          <w:b w:val="0"/>
          <w:bCs w:val="0"/>
          <w:color w:val="auto"/>
        </w:rPr>
        <w:t>the derivative of the mean density</w:t>
      </w:r>
      <w:r w:rsidR="0099718F">
        <w:rPr>
          <w:b w:val="0"/>
          <w:bCs w:val="0"/>
          <w:color w:val="auto"/>
        </w:rPr>
        <w:t xml:space="preserve"> (calculated as the derivative of the fitted polynomial)</w:t>
      </w:r>
      <w:r w:rsidRPr="000A28AB">
        <w:rPr>
          <w:b w:val="0"/>
          <w:bCs w:val="0"/>
          <w:color w:val="auto"/>
        </w:rPr>
        <w:t xml:space="preserve">. The dotted vertical line denotes </w:t>
      </w:r>
      <w:proofErr w:type="spellStart"/>
      <w:r w:rsidRPr="000A28AB">
        <w:rPr>
          <w:b w:val="0"/>
          <w:bCs w:val="0"/>
          <w:i/>
          <w:iCs/>
          <w:color w:val="auto"/>
        </w:rPr>
        <w:t>t</w:t>
      </w:r>
      <w:r w:rsidRPr="000A28AB">
        <w:rPr>
          <w:b w:val="0"/>
          <w:bCs w:val="0"/>
          <w:i/>
          <w:iCs/>
          <w:color w:val="auto"/>
          <w:vertAlign w:val="subscript"/>
        </w:rPr>
        <w:t>max</w:t>
      </w:r>
      <w:proofErr w:type="spellEnd"/>
      <w:del w:id="64" w:author="Yoav Ram" w:date="2017-10-19T14:18:00Z">
        <w:r w:rsidR="00E93C1B" w:rsidRPr="000A28AB" w:rsidDel="00A80051">
          <w:rPr>
            <w:b w:val="0"/>
            <w:bCs w:val="0"/>
            <w:color w:val="auto"/>
          </w:rPr>
          <w:delText>,</w:delText>
        </w:r>
        <w:r w:rsidRPr="000A28AB" w:rsidDel="00A80051">
          <w:rPr>
            <w:b w:val="0"/>
            <w:bCs w:val="0"/>
            <w:i/>
            <w:iCs/>
            <w:color w:val="auto"/>
          </w:rPr>
          <w:delText xml:space="preserve"> </w:delText>
        </w:r>
        <w:r w:rsidRPr="000A28AB" w:rsidDel="00A80051">
          <w:rPr>
            <w:b w:val="0"/>
            <w:bCs w:val="0"/>
            <w:color w:val="auto"/>
          </w:rPr>
          <w:delText>the</w:delText>
        </w:r>
        <w:r w:rsidRPr="000A28AB" w:rsidDel="00A80051">
          <w:rPr>
            <w:b w:val="0"/>
            <w:bCs w:val="0"/>
            <w:i/>
            <w:iCs/>
            <w:color w:val="auto"/>
          </w:rPr>
          <w:delText xml:space="preserve"> </w:delText>
        </w:r>
        <w:r w:rsidRPr="000A28AB" w:rsidDel="00A80051">
          <w:rPr>
            <w:b w:val="0"/>
            <w:bCs w:val="0"/>
            <w:color w:val="auto"/>
          </w:rPr>
          <w:delText>time of max growth rate</w:delText>
        </w:r>
      </w:del>
      <w:r w:rsidRPr="000A28AB">
        <w:rPr>
          <w:b w:val="0"/>
          <w:bCs w:val="0"/>
          <w:color w:val="auto"/>
        </w:rPr>
        <w:t xml:space="preserve">. Data in this figure corresponds to the </w:t>
      </w:r>
      <w:r w:rsidR="00515701" w:rsidRPr="000A28AB">
        <w:rPr>
          <w:b w:val="0"/>
          <w:bCs w:val="0"/>
          <w:color w:val="auto"/>
        </w:rPr>
        <w:t xml:space="preserve">red </w:t>
      </w:r>
      <w:del w:id="65" w:author="Yoav Ram" w:date="2017-10-24T12:06:00Z">
        <w:r w:rsidRPr="000A28AB" w:rsidDel="001939B9">
          <w:rPr>
            <w:b w:val="0"/>
            <w:bCs w:val="0"/>
            <w:color w:val="auto"/>
          </w:rPr>
          <w:delText xml:space="preserve">growth </w:delText>
        </w:r>
      </w:del>
      <w:ins w:id="66" w:author="Yoav Ram" w:date="2017-10-24T12:06:00Z">
        <w:r w:rsidR="001939B9">
          <w:rPr>
            <w:b w:val="0"/>
            <w:bCs w:val="0"/>
            <w:color w:val="auto"/>
          </w:rPr>
          <w:t>markers</w:t>
        </w:r>
      </w:ins>
      <w:del w:id="67" w:author="Yoav Ram" w:date="2017-10-24T12:06:00Z">
        <w:r w:rsidRPr="000A28AB" w:rsidDel="001939B9">
          <w:rPr>
            <w:b w:val="0"/>
            <w:bCs w:val="0"/>
            <w:color w:val="auto"/>
          </w:rPr>
          <w:delText>curves</w:delText>
        </w:r>
      </w:del>
      <w:r w:rsidRPr="000A28AB">
        <w:rPr>
          <w:b w:val="0"/>
          <w:bCs w:val="0"/>
          <w:color w:val="auto"/>
        </w:rPr>
        <w:t xml:space="preserve"> </w:t>
      </w:r>
      <w:del w:id="68" w:author="Yoav Ram" w:date="2017-10-19T14:05:00Z">
        <w:r w:rsidRPr="000A28AB" w:rsidDel="008A4790">
          <w:rPr>
            <w:b w:val="0"/>
            <w:bCs w:val="0"/>
            <w:color w:val="auto"/>
          </w:rPr>
          <w:delText xml:space="preserve">from </w:delText>
        </w:r>
      </w:del>
      <w:ins w:id="69" w:author="Yoav Ram" w:date="2017-10-19T14:05:00Z">
        <w:r w:rsidR="008A4790">
          <w:rPr>
            <w:b w:val="0"/>
            <w:bCs w:val="0"/>
            <w:color w:val="auto"/>
          </w:rPr>
          <w:t>in</w:t>
        </w:r>
        <w:r w:rsidR="008A4790" w:rsidRPr="000A28AB">
          <w:rPr>
            <w:b w:val="0"/>
            <w:bCs w:val="0"/>
            <w:color w:val="auto"/>
          </w:rPr>
          <w:t xml:space="preserve"> </w:t>
        </w:r>
      </w:ins>
      <w:r w:rsidR="009A7C6C" w:rsidRPr="009A7C6C">
        <w:rPr>
          <w:b w:val="0"/>
          <w:bCs w:val="0"/>
          <w:color w:val="auto"/>
        </w:rPr>
        <w:fldChar w:fldCharType="begin"/>
      </w:r>
      <w:r w:rsidR="009A7C6C" w:rsidRPr="009A7C6C">
        <w:rPr>
          <w:b w:val="0"/>
          <w:bCs w:val="0"/>
          <w:color w:val="auto"/>
        </w:rPr>
        <w:instrText xml:space="preserve"> REF _Ref439852214 \h  \* MERGEFORMAT </w:instrText>
      </w:r>
      <w:r w:rsidR="009A7C6C" w:rsidRPr="009A7C6C">
        <w:rPr>
          <w:b w:val="0"/>
          <w:bCs w:val="0"/>
          <w:color w:val="auto"/>
        </w:rPr>
      </w:r>
      <w:r w:rsidR="009A7C6C" w:rsidRPr="009A7C6C">
        <w:rPr>
          <w:b w:val="0"/>
          <w:bCs w:val="0"/>
          <w:color w:val="auto"/>
        </w:rPr>
        <w:fldChar w:fldCharType="separate"/>
      </w:r>
      <w:r w:rsidR="00796A41" w:rsidRPr="00796A41">
        <w:rPr>
          <w:b w:val="0"/>
          <w:bCs w:val="0"/>
          <w:color w:val="auto"/>
        </w:rPr>
        <w:t xml:space="preserve">Figure </w:t>
      </w:r>
      <w:r w:rsidR="00796A41" w:rsidRPr="00796A41">
        <w:rPr>
          <w:b w:val="0"/>
          <w:bCs w:val="0"/>
          <w:noProof/>
          <w:color w:val="auto"/>
        </w:rPr>
        <w:t>2</w:t>
      </w:r>
      <w:r w:rsidR="009A7C6C" w:rsidRPr="009A7C6C">
        <w:rPr>
          <w:b w:val="0"/>
          <w:bCs w:val="0"/>
          <w:color w:val="auto"/>
        </w:rPr>
        <w:fldChar w:fldCharType="end"/>
      </w:r>
      <w:r w:rsidRPr="000A28AB">
        <w:rPr>
          <w:b w:val="0"/>
          <w:bCs w:val="0"/>
          <w:color w:val="auto"/>
        </w:rPr>
        <w:t>A</w:t>
      </w:r>
      <w:ins w:id="70" w:author="Yoav Ram" w:date="2017-10-19T14:18:00Z">
        <w:r w:rsidR="00A80051">
          <w:rPr>
            <w:b w:val="0"/>
            <w:bCs w:val="0"/>
            <w:color w:val="auto"/>
          </w:rPr>
          <w:t xml:space="preserve"> </w:t>
        </w:r>
        <w:r w:rsidR="00613C10">
          <w:rPr>
            <w:b w:val="0"/>
            <w:bCs w:val="0"/>
            <w:color w:val="auto"/>
          </w:rPr>
          <w:t>of the red strain in</w:t>
        </w:r>
        <w:r w:rsidR="00A80051">
          <w:rPr>
            <w:b w:val="0"/>
            <w:bCs w:val="0"/>
            <w:color w:val="auto"/>
          </w:rPr>
          <w:t xml:space="preserve"> experiment A.</w:t>
        </w:r>
      </w:ins>
      <w:del w:id="71" w:author="Yoav Ram" w:date="2017-10-19T14:18:00Z">
        <w:r w:rsidRPr="000A28AB" w:rsidDel="00A80051">
          <w:rPr>
            <w:b w:val="0"/>
            <w:bCs w:val="0"/>
            <w:color w:val="auto"/>
          </w:rPr>
          <w:delText>.</w:delText>
        </w:r>
      </w:del>
    </w:p>
    <w:p w14:paraId="22C340DF" w14:textId="77777777" w:rsidR="007A7F01" w:rsidRPr="000A28AB" w:rsidRDefault="007A7F01"/>
    <w:p w14:paraId="379C64C8" w14:textId="6C386CAE" w:rsidR="007A7F01" w:rsidRPr="000A28AB" w:rsidRDefault="009B044D" w:rsidP="009F12E0">
      <w:del w:id="72" w:author="Yoav Ram" w:date="2017-10-18T17:06:00Z">
        <w:r w:rsidDel="001B1CBA">
          <w:delText>Evolutionary biologists</w:delText>
        </w:r>
      </w:del>
      <w:ins w:id="73" w:author="Yoav Ram" w:date="2017-10-18T17:06:00Z">
        <w:r w:rsidR="001B1CBA">
          <w:t>In microbiology,</w:t>
        </w:r>
      </w:ins>
      <w:r>
        <w:t xml:space="preserve"> </w:t>
      </w:r>
      <w:del w:id="74" w:author="Yoav Ram" w:date="2017-10-18T17:06:00Z">
        <w:r w:rsidDel="001B1CBA">
          <w:delText xml:space="preserve">use </w:delText>
        </w:r>
      </w:del>
      <w:r>
        <w:t>c</w:t>
      </w:r>
      <w:r w:rsidR="007A7F01" w:rsidRPr="000A28AB">
        <w:t xml:space="preserve">ompetition experiments </w:t>
      </w:r>
      <w:ins w:id="75" w:author="Yoav Ram" w:date="2017-10-18T17:06:00Z">
        <w:r w:rsidR="001B1CBA">
          <w:t xml:space="preserve">are used </w:t>
        </w:r>
      </w:ins>
      <w:r w:rsidR="007A7F01" w:rsidRPr="000A28AB">
        <w:t>to infer relative fitness in a manner that accounts for all growth phases</w:t>
      </w:r>
      <w:r w:rsidR="003F085B" w:rsidRPr="000A28AB">
        <w:fldChar w:fldCharType="begin" w:fldLock="1"/>
      </w:r>
      <w:r w:rsidR="00532013">
        <w:instrText>ADDIN CSL_CITATION { "citationItems" : [ { "id" : "ITEM-1", "itemData" : { "DOI" : "10.1371/journal.pone.0126210", "ISSN" : "1932-6203", "author" : [ { "dropping-particle" : "", "family" : "Wiser", "given" : "Michael J", "non-dropping-particle" : "", "parse-names" : false, "suffix" : "" }, { "dropping-particle" : "", "family" : "Lenski", "given" : "Richard E.", "non-dropping-particle" : "", "parse-names" : false, "suffix" : "" } ], "container-title" : "PLOS ONE", "id" : "ITEM-1", "issue" : "5", "issued" : { "date-parts" : [ [ "2015" ] ] }, "page" : "e0126210", "title" : "A Comparison of Methods to Measure Fitness in &lt;i&gt;Escherichia coli&lt;/i&gt;", "type" : "article-journal", "volume" : "10" }, "uris" : [ "http://www.mendeley.com/documents/?uuid=e02f4657-f10b-4980-a582-98ea370b5fce" ] } ], "mendeley" : { "formattedCitation" : "&lt;sup&gt;7&lt;/sup&gt;", "plainTextFormattedCitation" : "7", "previouslyFormattedCitation" : "&lt;sup&gt;7&lt;/sup&gt;" }, "properties" : { "noteIndex" : 0 }, "schema" : "https://github.com/citation-style-language/schema/raw/master/csl-citation.json" }</w:instrText>
      </w:r>
      <w:r w:rsidR="003F085B" w:rsidRPr="000A28AB">
        <w:fldChar w:fldCharType="separate"/>
      </w:r>
      <w:r w:rsidR="00C35103" w:rsidRPr="00C35103">
        <w:rPr>
          <w:noProof/>
          <w:vertAlign w:val="superscript"/>
        </w:rPr>
        <w:t>7</w:t>
      </w:r>
      <w:r w:rsidR="003F085B" w:rsidRPr="000A28AB">
        <w:fldChar w:fldCharType="end"/>
      </w:r>
      <w:r w:rsidR="007A7F01" w:rsidRPr="000A28AB">
        <w:t xml:space="preserve">. In </w:t>
      </w:r>
      <w:r w:rsidR="00E42EF9">
        <w:t xml:space="preserve">pairwise </w:t>
      </w:r>
      <w:r w:rsidR="007A7F01" w:rsidRPr="000A28AB">
        <w:t xml:space="preserve">competition experiments, two strains are grown together in a mixed culture: a reference strain and </w:t>
      </w:r>
      <w:r w:rsidR="00E42EF9">
        <w:t>a</w:t>
      </w:r>
      <w:r w:rsidR="007A7F01" w:rsidRPr="000A28AB">
        <w:t xml:space="preserve"> strain of interest. The frequency of each strain in the mixed culture is measured during the course of the experiment using  specific markers</w:t>
      </w:r>
      <w:del w:id="76" w:author="Yoav Ram" w:date="2017-10-19T14:20:00Z">
        <w:r w:rsidR="007A7F01" w:rsidRPr="000A28AB" w:rsidDel="009F12E0">
          <w:fldChar w:fldCharType="begin" w:fldLock="1"/>
        </w:r>
        <w:r w:rsidR="00532013" w:rsidDel="009F12E0">
          <w:delInstrText>ADDIN CSL_CITATION { "citationItems" : [ { "id" : "ITEM-1", "itemData" : { "DOI" : "10.1371/journal.pone.0126210", "ISSN" : "1932-6203", "author" : [ { "dropping-particle" : "", "family" : "Wiser", "given" : "Michael J", "non-dropping-particle" : "", "parse-names" : false, "suffix" : "" }, { "dropping-particle" : "", "family" : "Lenski", "given" : "Richard E.", "non-dropping-particle" : "", "parse-names" : false, "suffix" : "" } ], "container-title" : "PLOS ONE", "id" : "ITEM-1", "issue" : "5", "issued" : { "date-parts" : [ [ "2015" ] ] }, "page" : "e0126210", "title" : "A Comparison of Methods to Measure Fitness in &lt;i&gt;Escherichia coli&lt;/i&gt;", "type" : "article-journal", "volume" : "10" }, "uris" : [ "http://www.mendeley.com/documents/?uuid=e02f4657-f10b-4980-a582-98ea370b5fce" ] } ], "mendeley" : { "formattedCitation" : "&lt;sup&gt;7&lt;/sup&gt;", "plainTextFormattedCitation" : "7", "previouslyFormattedCitation" : "&lt;sup&gt;7&lt;/sup&gt;" }, "properties" : { "noteIndex" : 0 }, "schema" : "https://github.com/citation-style-language/schema/raw/master/csl-citation.json" }</w:delInstrText>
        </w:r>
        <w:r w:rsidR="007A7F01" w:rsidRPr="000A28AB" w:rsidDel="009F12E0">
          <w:fldChar w:fldCharType="separate"/>
        </w:r>
        <w:r w:rsidR="00C35103" w:rsidRPr="00C35103" w:rsidDel="009F12E0">
          <w:rPr>
            <w:noProof/>
            <w:vertAlign w:val="superscript"/>
          </w:rPr>
          <w:delText>7</w:delText>
        </w:r>
        <w:r w:rsidR="007A7F01" w:rsidRPr="000A28AB" w:rsidDel="009F12E0">
          <w:fldChar w:fldCharType="end"/>
        </w:r>
      </w:del>
      <w:ins w:id="77" w:author="Yoav Ram" w:date="2017-10-18T17:07:00Z">
        <w:r w:rsidR="001B1CBA">
          <w:t xml:space="preserve">, for example, by counting colonies formed by </w:t>
        </w:r>
      </w:ins>
      <w:del w:id="78" w:author="Yoav Ram" w:date="2017-10-18T17:07:00Z">
        <w:r w:rsidR="007A7F01" w:rsidRPr="000A28AB" w:rsidDel="001B1CBA">
          <w:delText xml:space="preserve"> such as</w:delText>
        </w:r>
        <w:r w:rsidDel="001B1CBA">
          <w:delText xml:space="preserve"> the expression of </w:delText>
        </w:r>
      </w:del>
      <w:r w:rsidR="00510F80">
        <w:t xml:space="preserve">drug </w:t>
      </w:r>
      <w:del w:id="79" w:author="Yoav Ram" w:date="2017-10-18T17:07:00Z">
        <w:r w:rsidR="00510F80" w:rsidDel="001B1CBA">
          <w:delText xml:space="preserve">resistance </w:delText>
        </w:r>
      </w:del>
      <w:ins w:id="80" w:author="Yoav Ram" w:date="2017-10-18T17:07:00Z">
        <w:r w:rsidR="001B1CBA">
          <w:t>resistant or auxotrophic strains</w:t>
        </w:r>
      </w:ins>
      <w:ins w:id="81" w:author="Yoav Ram" w:date="2017-10-18T17:08:00Z">
        <w:r w:rsidR="001B1CBA" w:rsidRPr="000A28AB">
          <w:fldChar w:fldCharType="begin" w:fldLock="1"/>
        </w:r>
        <w:r w:rsidR="001B1CBA">
          <w:instrText>ADDIN CSL_CITATION { "citationItems" : [ { "id" : "ITEM-1", "itemData" : { "DOI" : "10.1371/journal.pone.0126210", "ISSN" : "1932-6203", "author" : [ { "dropping-particle" : "", "family" : "Wiser", "given" : "Michael J", "non-dropping-particle" : "", "parse-names" : false, "suffix" : "" }, { "dropping-particle" : "", "family" : "Lenski", "given" : "Richard E.", "non-dropping-particle" : "", "parse-names" : false, "suffix" : "" } ], "container-title" : "PLOS ONE", "id" : "ITEM-1", "issue" : "5", "issued" : { "date-parts" : [ [ "2015" ] ] }, "page" : "e0126210", "title" : "A Comparison of Methods to Measure Fitness in &lt;i&gt;Escherichia coli&lt;/i&gt;", "type" : "article-journal", "volume" : "10" }, "uris" : [ "http://www.mendeley.com/documents/?uuid=e02f4657-f10b-4980-a582-98ea370b5fce" ] } ], "mendeley" : { "formattedCitation" : "&lt;sup&gt;7&lt;/sup&gt;", "plainTextFormattedCitation" : "7", "previouslyFormattedCitation" : "&lt;sup&gt;7&lt;/sup&gt;" }, "properties" : { "noteIndex" : 0 }, "schema" : "https://github.com/citation-style-language/schema/raw/master/csl-citation.json" }</w:instrText>
        </w:r>
        <w:r w:rsidR="001B1CBA" w:rsidRPr="000A28AB">
          <w:fldChar w:fldCharType="separate"/>
        </w:r>
        <w:r w:rsidR="001B1CBA" w:rsidRPr="00C35103">
          <w:rPr>
            <w:noProof/>
            <w:vertAlign w:val="superscript"/>
          </w:rPr>
          <w:t>7</w:t>
        </w:r>
        <w:r w:rsidR="001B1CBA" w:rsidRPr="000A28AB">
          <w:fldChar w:fldCharType="end"/>
        </w:r>
      </w:ins>
      <w:ins w:id="82" w:author="Yoav Ram" w:date="2017-10-18T17:07:00Z">
        <w:r w:rsidR="001B1CBA">
          <w:t>, by monitoring</w:t>
        </w:r>
      </w:ins>
      <w:del w:id="83" w:author="Yoav Ram" w:date="2017-10-18T17:07:00Z">
        <w:r w:rsidR="00510F80" w:rsidDel="001B1CBA">
          <w:delText>markers on colony counts,</w:delText>
        </w:r>
      </w:del>
      <w:r w:rsidR="00510F80">
        <w:t xml:space="preserve"> </w:t>
      </w:r>
      <w:r>
        <w:t xml:space="preserve">fluorescent markers </w:t>
      </w:r>
      <w:del w:id="84" w:author="Yoav Ram" w:date="2017-10-18T17:07:00Z">
        <w:r w:rsidDel="001B1CBA">
          <w:lastRenderedPageBreak/>
          <w:delText xml:space="preserve">monitored by </w:delText>
        </w:r>
      </w:del>
      <w:ins w:id="85" w:author="Yoav Ram" w:date="2017-10-18T17:07:00Z">
        <w:r w:rsidR="001B1CBA">
          <w:t xml:space="preserve">with </w:t>
        </w:r>
      </w:ins>
      <w:r w:rsidR="007A7F01" w:rsidRPr="000A28AB">
        <w:t>flow cytometry</w:t>
      </w:r>
      <w:r w:rsidR="007A7F01" w:rsidRPr="000A28AB">
        <w:fldChar w:fldCharType="begin" w:fldLock="1"/>
      </w:r>
      <w:r w:rsidR="00532013">
        <w:instrText>ADDIN CSL_CITATION { "citationItems" : [ { "id" : "ITEM-1", "itemData" : { "DOI" : "10.1534/genetics.111.133454", "ISSN" : "1943-2631", "PMID" : "22042578", "abstract" : "Measuring fitness with precision is a key issue in evolutionary biology, particularly in studying mutations of small effects. It is usually thought that sampling error and drift prevent precise measurement of very small fitness effects. We circumvented these limits by using a new combined approach to measuring and analyzing fitness. We estimated the mutational fitness effect (MFE) of three independent mini-Tn10 transposon insertion mutations by conducting competition experiments in large populations of Escherichia coli under controlled laboratory conditions. Using flow cytometry to assess genotype frequencies from very large samples alleviated the problem of sampling error, while the effect of drift was controlled by using large populations and massive replication of fitness measures. Furthermore, with a set of four competition experiments between ancestral and mutant genotypes, we were able to decompose fitness measures into four estimated parameters that account for fitness effects of our fluorescent marker (\u03b1), the mutation (\u03b2), epistasis between the mutation and the marker (\u03b3), and departure from transitivity (\u03c4). Our method allowed us to estimate mean selection coefficients to a precision of 2 \u00d7 10(-4). We also found small, but significant, epistatic interactions between the allelic effects of mutations and markers and confirmed that fitness effects were transitive in most cases. Unexpectedly, we also detected variation in measures of s that were significantly bigger than expected due to drift alone, indicating the existence of cryptic variation, even in fully controlled experiments. Overall our results indicate that selection coefficients are best understood as being distributed, representing a limit on the precision with which selection can be measured, even under controlled laboratory conditions.", "author" : [ { "dropping-particle" : "", "family" : "Gallet", "given" : "Romain", "non-dropping-particle" : "", "parse-names" : false, "suffix" : "" }, { "dropping-particle" : "", "family" : "Cooper", "given" : "Tim F.", "non-dropping-particle" : "", "parse-names" : false, "suffix" : "" }, { "dropping-particle" : "", "family" : "Elena", "given" : "Santiago F.", "non-dropping-particle" : "", "parse-names" : false, "suffix" : "" }, { "dropping-particle" : "", "family" : "Lenormand", "given" : "Thomas", "non-dropping-particle" : "", "parse-names" : false, "suffix" : "" } ], "container-title" : "Genetics", "id" : "ITEM-1", "issue" : "1", "issued" : { "date-parts" : [ [ "2012", "1" ] ] }, "page" : "175-86", "title" : "Measuring selection coefficients below 10&lt;sup&gt;-3&lt;/sup&gt;: method, questions, and prospects.", "type" : "article-journal", "volume" : "190" }, "uris" : [ "http://www.mendeley.com/documents/?uuid=6434a65c-259b-4f41-800d-026f55634e35" ] } ], "mendeley" : { "formattedCitation" : "&lt;sup&gt;8&lt;/sup&gt;", "plainTextFormattedCitation" : "8", "previouslyFormattedCitation" : "&lt;sup&gt;8&lt;/sup&gt;" }, "properties" : { "noteIndex" : 0 }, "schema" : "https://github.com/citation-style-language/schema/raw/master/csl-citation.json" }</w:instrText>
      </w:r>
      <w:r w:rsidR="007A7F01" w:rsidRPr="000A28AB">
        <w:fldChar w:fldCharType="separate"/>
      </w:r>
      <w:r w:rsidR="00C35103" w:rsidRPr="00C35103">
        <w:rPr>
          <w:noProof/>
          <w:vertAlign w:val="superscript"/>
        </w:rPr>
        <w:t>8</w:t>
      </w:r>
      <w:r w:rsidR="007A7F01" w:rsidRPr="000A28AB">
        <w:fldChar w:fldCharType="end"/>
      </w:r>
      <w:ins w:id="86" w:author="Yoav Ram" w:date="2017-10-18T17:08:00Z">
        <w:r w:rsidR="001B1CBA">
          <w:t>,</w:t>
        </w:r>
      </w:ins>
      <w:r w:rsidR="007A7F01" w:rsidRPr="000A28AB">
        <w:t xml:space="preserve"> </w:t>
      </w:r>
      <w:r>
        <w:t xml:space="preserve">or </w:t>
      </w:r>
      <w:ins w:id="87" w:author="Yoav Ram" w:date="2017-10-18T17:08:00Z">
        <w:r w:rsidR="001B1CBA">
          <w:t xml:space="preserve">counting DNA barcodes reads </w:t>
        </w:r>
      </w:ins>
      <w:del w:id="88" w:author="Yoav Ram" w:date="2017-10-18T17:08:00Z">
        <w:r w:rsidDel="001B1CBA">
          <w:delText xml:space="preserve">by </w:delText>
        </w:r>
      </w:del>
      <w:ins w:id="89" w:author="Yoav Ram" w:date="2017-10-18T17:08:00Z">
        <w:r w:rsidR="001B1CBA">
          <w:t xml:space="preserve">using </w:t>
        </w:r>
      </w:ins>
      <w:r w:rsidR="007A7F01" w:rsidRPr="000A28AB">
        <w:t>deep sequencing</w:t>
      </w:r>
      <w:del w:id="90" w:author="Yoav Ram" w:date="2017-10-18T17:08:00Z">
        <w:r w:rsidR="007A7F01" w:rsidRPr="000A28AB" w:rsidDel="001B1CBA">
          <w:delText xml:space="preserve"> read counts</w:delText>
        </w:r>
      </w:del>
      <w:r w:rsidR="007A7F01" w:rsidRPr="000A28AB">
        <w:fldChar w:fldCharType="begin" w:fldLock="1"/>
      </w:r>
      <w:r w:rsidR="00532013">
        <w:instrText>ADDIN CSL_CITATION { "citationItems" : [ { "id" : "ITEM-1", "itemData" : { "DOI" : "10.1534/genetics.113.156190", "ISSN" : "1943-2631", "PMID" : "24398421", "abstract" : "The role of adaptation in the evolutionary process has been contentious for decades. At the heart of the century-old debate between neutralists and selectionists lies the distribution of fitness effects (DFE) - that is, the selective effect of all mutations. Attempts to describe the DFE have been varied, occupying theoreticians and experimentalists alike. New high-throughput techniques stand to make important contributions to empirical efforts to characterize the DFE, but the usefulness of such approaches depends on the availability of robust statistical methods for their interpretation. We here present and discuss a Bayesian MCMC approach to estimate fitness from deep sequencing data, and use it to assess the DFE for the same 560 point mutations in a coding region of Hsp90 in Saccharomyces cerevisiae across six different environmental conditions. Using these estimates, we compare the differences in the DFEs resulting from mutations covering 1, 2 and 3 nucleotide steps from the wild type - showing that multiple-step mutations harbor more potential for adaptation in challenging environments, but also tend to be more deleterious in the standard environment. All observations are discussed in the light of expectations arising from Fisher's geometric model.", "author" : [ { "dropping-particle" : "", "family" : "Bank", "given" : "Claudia", "non-dropping-particle" : "", "parse-names" : false, "suffix" : "" }, { "dropping-particle" : "", "family" : "Hietpas", "given" : "Ryan T.", "non-dropping-particle" : "", "parse-names" : false, "suffix" : "" }, { "dropping-particle" : "", "family" : "Wong", "given" : "Alex", "non-dropping-particle" : "", "parse-names" : false, "suffix" : "" }, { "dropping-particle" : "", "family" : "Bolon", "given" : "Daniel N. A.", "non-dropping-particle" : "", "parse-names" : false, "suffix" : "" }, { "dropping-particle" : "", "family" : "Jensen", "given" : "Jeffrey D.", "non-dropping-particle" : "", "parse-names" : false, "suffix" : "" } ], "container-title" : "Genetics", "id" : "ITEM-1", "issue" : "3", "issued" : { "date-parts" : [ [ "2014", "1", "7" ] ] }, "page" : "1-35", "title" : "A Bayesian MCMC Approach To Assess the Complete Distribution of Fitness Effects of New Mutations: Uncovering the Potential for Adaptive Walks in Challenging Environments.", "type" : "article-journal", "volume" : "196" }, "uris" : [ "http://www.mendeley.com/documents/?uuid=b8f847ea-1b54-47de-87a1-50edb2cc40d9" ] }, { "id" : "ITEM-2", "itemData" : { "DOI" : "10.1038/nature14279", "ISSN" : "0028-0836", "abstract" : "Evolution of large asexual cell populations underlies [sim]30% of deaths worldwide, including those caused by bacteria, fungi, parasites, and cancer. However, the dynamics underlying these evolutionary processes remain poorly understood because they involve many competing beneficial lineages, most of which never rise above extremely low frequencies in the population. To observe these normally hidden evolutionary dynamics, we constructed a sequencing-based ultra high-resolution lineage tracking system in Saccharomyces cerevisiae that allowed us to monitor the relative frequencies of [sim]500,000 lineages simultaneously. In contrast to some expectations, we found that the spectrum of fitness effects of beneficial mutations is neither exponential nor monotonic. Early adaptation is a predictable consequence of this spectrum and is strikingly reproducible, but the initial small-effect mutations are soon outcompeted by rarer large-effect mutations that result in variability between replicates. These results suggest that early evolutionary dynamics may be deterministic for a period of time before stochastic effects become important.", "author" : [ { "dropping-particle" : "", "family" : "Levy", "given" : "Sasha F.", "non-dropping-particle" : "", "parse-names" : false, "suffix" : "" }, { "dropping-particle" : "", "family" : "Blundell", "given" : "Jamie R.", "non-dropping-particle" : "", "parse-names" : false, "suffix" : "" }, { "dropping-particle" : "", "family" : "Venkataram", "given" : "Sandeep", "non-dropping-particle" : "", "parse-names" : false, "suffix" : "" }, { "dropping-particle" : "", "family" : "Petrov", "given" : "Dmitri A", "non-dropping-particle" : "", "parse-names" : false, "suffix" : "" }, { "dropping-particle" : "", "family" : "Fisher", "given" : "Daniel S.", "non-dropping-particle" : "", "parse-names" : false, "suffix" : "" }, { "dropping-particle" : "", "family" : "Sherlock", "given" : "Gavin", "non-dropping-particle" : "", "parse-names" : false, "suffix" : "" } ], "container-title" : "Nature", "id" : "ITEM-2", "issue" : "7542", "issued" : { "date-parts" : [ [ "2015", "2", "25" ] ] }, "page" : "181-186", "title" : "Quantitative evolutionary dynamics using high-resolution lineage tracking", "type" : "article-journal", "volume" : "519" }, "uris" : [ "http://www.mendeley.com/documents/?uuid=35e8adc9-7156-49fa-aebf-5dca7aa1e05a" ] } ], "mendeley" : { "formattedCitation" : "&lt;sup&gt;9,10&lt;/sup&gt;", "plainTextFormattedCitation" : "9,10", "previouslyFormattedCitation" : "&lt;sup&gt;9,10&lt;/sup&gt;" }, "properties" : { "noteIndex" : 0 }, "schema" : "https://github.com/citation-style-language/schema/raw/master/csl-citation.json" }</w:instrText>
      </w:r>
      <w:r w:rsidR="007A7F01" w:rsidRPr="000A28AB">
        <w:fldChar w:fldCharType="separate"/>
      </w:r>
      <w:r w:rsidR="00C35103" w:rsidRPr="00C35103">
        <w:rPr>
          <w:noProof/>
          <w:vertAlign w:val="superscript"/>
        </w:rPr>
        <w:t>9,10</w:t>
      </w:r>
      <w:r w:rsidR="007A7F01" w:rsidRPr="000A28AB">
        <w:fldChar w:fldCharType="end"/>
      </w:r>
      <w:r w:rsidR="007A7F01" w:rsidRPr="000A28AB">
        <w:t>. The selection coefficient of the strains of interest can</w:t>
      </w:r>
      <w:r w:rsidR="00DF7C4C">
        <w:t xml:space="preserve"> then</w:t>
      </w:r>
      <w:r w:rsidR="007A7F01" w:rsidRPr="000A28AB">
        <w:t xml:space="preserve"> be estimated from changes in their frequencies during the competition experiments. These methods can infer relative fitness with high precision</w:t>
      </w:r>
      <w:r w:rsidR="007A7F01" w:rsidRPr="000A28AB">
        <w:fldChar w:fldCharType="begin" w:fldLock="1"/>
      </w:r>
      <w:r w:rsidR="00532013">
        <w:instrText>ADDIN CSL_CITATION { "citationItems" : [ { "id" : "ITEM-1", "itemData" : { "DOI" : "10.1534/genetics.111.133454", "ISSN" : "1943-2631", "PMID" : "22042578", "abstract" : "Measuring fitness with precision is a key issue in evolutionary biology, particularly in studying mutations of small effects. It is usually thought that sampling error and drift prevent precise measurement of very small fitness effects. We circumvented these limits by using a new combined approach to measuring and analyzing fitness. We estimated the mutational fitness effect (MFE) of three independent mini-Tn10 transposon insertion mutations by conducting competition experiments in large populations of Escherichia coli under controlled laboratory conditions. Using flow cytometry to assess genotype frequencies from very large samples alleviated the problem of sampling error, while the effect of drift was controlled by using large populations and massive replication of fitness measures. Furthermore, with a set of four competition experiments between ancestral and mutant genotypes, we were able to decompose fitness measures into four estimated parameters that account for fitness effects of our fluorescent marker (\u03b1), the mutation (\u03b2), epistasis between the mutation and the marker (\u03b3), and departure from transitivity (\u03c4). Our method allowed us to estimate mean selection coefficients to a precision of 2 \u00d7 10(-4). We also found small, but significant, epistatic interactions between the allelic effects of mutations and markers and confirmed that fitness effects were transitive in most cases. Unexpectedly, we also detected variation in measures of s that were significantly bigger than expected due to drift alone, indicating the existence of cryptic variation, even in fully controlled experiments. Overall our results indicate that selection coefficients are best understood as being distributed, representing a limit on the precision with which selection can be measured, even under controlled laboratory conditions.", "author" : [ { "dropping-particle" : "", "family" : "Gallet", "given" : "Romain", "non-dropping-particle" : "", "parse-names" : false, "suffix" : "" }, { "dropping-particle" : "", "family" : "Cooper", "given" : "Tim F.", "non-dropping-particle" : "", "parse-names" : false, "suffix" : "" }, { "dropping-particle" : "", "family" : "Elena", "given" : "Santiago F.", "non-dropping-particle" : "", "parse-names" : false, "suffix" : "" }, { "dropping-particle" : "", "family" : "Lenormand", "given" : "Thomas", "non-dropping-particle" : "", "parse-names" : false, "suffix" : "" } ], "container-title" : "Genetics", "id" : "ITEM-1", "issue" : "1", "issued" : { "date-parts" : [ [ "2012", "1" ] ] }, "page" : "175-86", "title" : "Measuring selection coefficients below 10&lt;sup&gt;-3&lt;/sup&gt;: method, questions, and prospects.", "type" : "article-journal", "volume" : "190" }, "uris" : [ "http://www.mendeley.com/documents/?uuid=6434a65c-259b-4f41-800d-026f55634e35" ] } ], "mendeley" : { "formattedCitation" : "&lt;sup&gt;8&lt;/sup&gt;", "plainTextFormattedCitation" : "8", "previouslyFormattedCitation" : "&lt;sup&gt;8&lt;/sup&gt;" }, "properties" : { "noteIndex" : 0 }, "schema" : "https://github.com/citation-style-language/schema/raw/master/csl-citation.json" }</w:instrText>
      </w:r>
      <w:r w:rsidR="007A7F01" w:rsidRPr="000A28AB">
        <w:fldChar w:fldCharType="separate"/>
      </w:r>
      <w:r w:rsidR="00C35103" w:rsidRPr="00C35103">
        <w:rPr>
          <w:noProof/>
          <w:vertAlign w:val="superscript"/>
        </w:rPr>
        <w:t>8</w:t>
      </w:r>
      <w:r w:rsidR="007A7F01" w:rsidRPr="000A28AB">
        <w:fldChar w:fldCharType="end"/>
      </w:r>
      <w:r w:rsidR="007A7F01" w:rsidRPr="000A28AB">
        <w:t xml:space="preserve">, as they directly estimate fitness from changes in </w:t>
      </w:r>
      <w:del w:id="91" w:author="Yoav Ram" w:date="2017-10-18T17:08:00Z">
        <w:r w:rsidDel="009B2D2B">
          <w:delText xml:space="preserve">isolate </w:delText>
        </w:r>
      </w:del>
      <w:ins w:id="92" w:author="Yoav Ram" w:date="2017-10-18T17:08:00Z">
        <w:r w:rsidR="009B2D2B">
          <w:t xml:space="preserve">strain </w:t>
        </w:r>
      </w:ins>
      <w:r w:rsidR="007A7F01" w:rsidRPr="000A28AB">
        <w:t>frequencies over time. However, competition experiments are more laborious</w:t>
      </w:r>
      <w:r>
        <w:t xml:space="preserve"> and expensive</w:t>
      </w:r>
      <w:r w:rsidR="007A7F01" w:rsidRPr="000A28AB">
        <w:t xml:space="preserve"> than monoculture growth curve experiments, requiring the development of genetic or phenotypic assays</w:t>
      </w:r>
      <w:r w:rsidR="00E43C55" w:rsidRPr="000A28AB">
        <w:t xml:space="preserve"> (see </w:t>
      </w:r>
      <w:r w:rsidR="00E43C55" w:rsidRPr="000A28AB">
        <w:rPr>
          <w:noProof/>
        </w:rPr>
        <w:t>Concepción-Acevedo et al.</w:t>
      </w:r>
      <w:r w:rsidR="00E43C55" w:rsidRPr="000A28AB">
        <w:rPr>
          <w:noProof/>
        </w:rPr>
        <w:fldChar w:fldCharType="begin" w:fldLock="1"/>
      </w:r>
      <w:r w:rsidR="00532013">
        <w:rPr>
          <w:noProof/>
        </w:rPr>
        <w:instrText>ADDIN CSL_CITATION { "citationItems" : [ { "id" : "ITEM-1", "itemData" : { "DOI" : "10.1371/journal.pone.0126915", "ISSN" : "1932-6203", "author" : [ { "dropping-particle" : "", "family" : "Concepci\u00f3n-Acevedo", "given" : "Jeniffer", "non-dropping-particle" : "", "parse-names" : false, "suffix" : "" }, { "dropping-particle" : "", "family" : "Weiss", "given" : "Howard N.", "non-dropping-particle" : "", "parse-names" : false, "suffix" : "" }, { "dropping-particle" : "", "family" : "Chaudhry", "given" : "Waqas Nasir", "non-dropping-particle" : "", "parse-names" : false, "suffix" : "" }, { "dropping-particle" : "", "family" : "Levin", "given" : "Bruce R.", "non-dropping-particle" : "", "parse-names" : false, "suffix" : "" } ], "container-title" : "Plos One", "id" : "ITEM-1", "issue" : "6", "issued" : { "date-parts" : [ [ "2015" ] ] }, "page" : "e0126915", "title" : "Malthusian Parameters as Estimators of the Fitness of Microbes: A Cautionary Tale about the Low Side of High Throughput", "type" : "article-journal", "volume" : "10" }, "uris" : [ "http://www.mendeley.com/documents/?uuid=ff5b14a1-2eed-4181-bbbe-e8e83a728fd8" ] } ], "mendeley" : { "formattedCitation" : "&lt;sup&gt;5&lt;/sup&gt;", "plainTextFormattedCitation" : "5", "previouslyFormattedCitation" : "&lt;sup&gt;5&lt;/sup&gt;" }, "properties" : { "noteIndex" : 0 }, "schema" : "https://github.com/citation-style-language/schema/raw/master/csl-citation.json" }</w:instrText>
      </w:r>
      <w:r w:rsidR="00E43C55" w:rsidRPr="000A28AB">
        <w:rPr>
          <w:noProof/>
        </w:rPr>
        <w:fldChar w:fldCharType="separate"/>
      </w:r>
      <w:r w:rsidR="00C35103" w:rsidRPr="00C35103">
        <w:rPr>
          <w:noProof/>
          <w:vertAlign w:val="superscript"/>
        </w:rPr>
        <w:t>5</w:t>
      </w:r>
      <w:r w:rsidR="00E43C55" w:rsidRPr="000A28AB">
        <w:rPr>
          <w:noProof/>
        </w:rPr>
        <w:fldChar w:fldCharType="end"/>
      </w:r>
      <w:r w:rsidR="00E43C55" w:rsidRPr="000A28AB">
        <w:rPr>
          <w:noProof/>
        </w:rPr>
        <w:t xml:space="preserve"> and references therein)</w:t>
      </w:r>
      <w:r w:rsidR="007A7F01" w:rsidRPr="000A28AB">
        <w:t xml:space="preserve">. Moreover, </w:t>
      </w:r>
      <w:r w:rsidR="00DF7C4C">
        <w:t xml:space="preserve">competition experiments </w:t>
      </w:r>
      <w:r w:rsidR="007A7F01" w:rsidRPr="000A28AB">
        <w:t>are often impractical in non-model organisms. Therefore, many investigators prefer to use proxies of fitness such as growth rates.</w:t>
      </w:r>
    </w:p>
    <w:p w14:paraId="05D32839" w14:textId="62DBEF45" w:rsidR="007A7F01" w:rsidRPr="000A28AB" w:rsidRDefault="007A7F01" w:rsidP="00837953">
      <w:r w:rsidRPr="000A28AB">
        <w:t>Even when competition experiments are a plausible</w:t>
      </w:r>
      <w:r w:rsidR="00510F80">
        <w:t xml:space="preserve"> approach</w:t>
      </w:r>
      <w:r w:rsidRPr="000A28AB">
        <w:t xml:space="preserve"> (for example, in microbial lineages with established markers</w:t>
      </w:r>
      <w:r w:rsidRPr="000A28AB">
        <w:fldChar w:fldCharType="begin" w:fldLock="1"/>
      </w:r>
      <w:r w:rsidR="00532013">
        <w:instrText>ADDIN CSL_CITATION { "citationItems" : [ { "id" : "ITEM-1", "itemData" : { "DOI" : "10.1371/journal.pone.0126210", "ISSN" : "1932-6203", "author" : [ { "dropping-particle" : "", "family" : "Wiser", "given" : "Michael J", "non-dropping-particle" : "", "parse-names" : false, "suffix" : "" }, { "dropping-particle" : "", "family" : "Lenski", "given" : "Richard E.", "non-dropping-particle" : "", "parse-names" : false, "suffix" : "" } ], "container-title" : "PLOS ONE", "id" : "ITEM-1", "issue" : "5", "issued" : { "date-parts" : [ [ "2015" ] ] }, "page" : "e0126210", "title" : "A Comparison of Methods to Measure Fitness in &lt;i&gt;Escherichia coli&lt;/i&gt;", "type" : "article-journal", "volume" : "10" }, "uris" : [ "http://www.mendeley.com/documents/?uuid=e02f4657-f10b-4980-a582-98ea370b5fce" ] } ], "mendeley" : { "formattedCitation" : "&lt;sup&gt;7&lt;/sup&gt;", "plainTextFormattedCitation" : "7", "previouslyFormattedCitation" : "&lt;sup&gt;7&lt;/sup&gt;" }, "properties" : { "noteIndex" : 0 }, "schema" : "https://github.com/citation-style-language/schema/raw/master/csl-citation.json" }</w:instrText>
      </w:r>
      <w:r w:rsidRPr="000A28AB">
        <w:fldChar w:fldCharType="separate"/>
      </w:r>
      <w:r w:rsidR="00C35103" w:rsidRPr="00C35103">
        <w:rPr>
          <w:noProof/>
          <w:vertAlign w:val="superscript"/>
        </w:rPr>
        <w:t>7</w:t>
      </w:r>
      <w:r w:rsidRPr="000A28AB">
        <w:fldChar w:fldCharType="end"/>
      </w:r>
      <w:r w:rsidRPr="000A28AB">
        <w:t xml:space="preserve">), </w:t>
      </w:r>
      <w:r w:rsidRPr="000A28AB">
        <w:rPr>
          <w:rFonts w:ascii="Times New Roman" w:eastAsia="Times New Roman" w:hAnsi="Times New Roman"/>
        </w:rPr>
        <w:t xml:space="preserve">methods for interpreting </w:t>
      </w:r>
      <w:r w:rsidR="00E43C55" w:rsidRPr="000A28AB">
        <w:rPr>
          <w:rFonts w:ascii="Times New Roman" w:eastAsia="Times New Roman" w:hAnsi="Times New Roman"/>
        </w:rPr>
        <w:t>and</w:t>
      </w:r>
      <w:r w:rsidRPr="000A28AB">
        <w:t xml:space="preserve"> understand</w:t>
      </w:r>
      <w:r w:rsidR="00E43C55" w:rsidRPr="000A28AB">
        <w:t>ing</w:t>
      </w:r>
      <w:r w:rsidRPr="000A28AB">
        <w:t xml:space="preserve"> </w:t>
      </w:r>
      <w:r w:rsidR="00E42EF9">
        <w:t xml:space="preserve">how </w:t>
      </w:r>
      <w:r w:rsidRPr="000A28AB">
        <w:t xml:space="preserve">differences </w:t>
      </w:r>
      <w:r w:rsidR="00E42EF9">
        <w:t>in</w:t>
      </w:r>
      <w:r w:rsidR="00E42EF9" w:rsidRPr="000A28AB">
        <w:t xml:space="preserve"> </w:t>
      </w:r>
      <w:r w:rsidRPr="000A28AB">
        <w:t xml:space="preserve">growth </w:t>
      </w:r>
      <w:r w:rsidR="00E42EF9">
        <w:t>contribute to differences in fitness</w:t>
      </w:r>
      <w:r w:rsidR="00E0314D">
        <w:t xml:space="preserve"> are lacking</w:t>
      </w:r>
      <w:r w:rsidRPr="000A28AB">
        <w:t xml:space="preserve">. Such differences have a crucial impact on </w:t>
      </w:r>
      <w:r w:rsidR="00E42EF9">
        <w:t xml:space="preserve">our understanding of </w:t>
      </w:r>
      <w:r w:rsidRPr="000A28AB">
        <w:t>microbial fitness and the composition of microbial populations an</w:t>
      </w:r>
      <w:r w:rsidR="00E43C55" w:rsidRPr="000A28AB">
        <w:t>d communities.</w:t>
      </w:r>
    </w:p>
    <w:p w14:paraId="10BAC4D6" w14:textId="23D07549" w:rsidR="007A7F01" w:rsidRPr="000A28AB" w:rsidRDefault="007A7F01" w:rsidP="008A4790">
      <w:r w:rsidRPr="000A28AB">
        <w:t xml:space="preserve">Here we present </w:t>
      </w:r>
      <w:r w:rsidR="00510F80" w:rsidRPr="000A28AB">
        <w:rPr>
          <w:i/>
          <w:iCs/>
          <w:lang w:bidi="ar-SA"/>
        </w:rPr>
        <w:t>Curveball</w:t>
      </w:r>
      <w:r w:rsidR="00510F80">
        <w:rPr>
          <w:rFonts w:ascii="Times New Roman" w:eastAsia="Times New Roman" w:hAnsi="Times New Roman"/>
        </w:rPr>
        <w:t xml:space="preserve">, </w:t>
      </w:r>
      <w:r w:rsidRPr="000A28AB">
        <w:rPr>
          <w:lang w:bidi="ar-SA"/>
        </w:rPr>
        <w:t xml:space="preserve">a new computational </w:t>
      </w:r>
      <w:r w:rsidR="00DF7C4C">
        <w:rPr>
          <w:lang w:bidi="ar-SA"/>
        </w:rPr>
        <w:t>approach</w:t>
      </w:r>
      <w:r w:rsidR="00DF7C4C" w:rsidRPr="000A28AB">
        <w:rPr>
          <w:lang w:bidi="ar-SA"/>
        </w:rPr>
        <w:t xml:space="preserve"> </w:t>
      </w:r>
      <w:r w:rsidR="00186EFA" w:rsidRPr="000A28AB">
        <w:rPr>
          <w:lang w:bidi="ar-SA"/>
        </w:rPr>
        <w:t>implement</w:t>
      </w:r>
      <w:r w:rsidR="00510F80">
        <w:rPr>
          <w:lang w:bidi="ar-SA"/>
        </w:rPr>
        <w:t>ed</w:t>
      </w:r>
      <w:r w:rsidR="00186EFA" w:rsidRPr="000A28AB">
        <w:rPr>
          <w:lang w:bidi="ar-SA"/>
        </w:rPr>
        <w:t xml:space="preserve"> in </w:t>
      </w:r>
      <w:r w:rsidRPr="000A28AB">
        <w:rPr>
          <w:rFonts w:ascii="Times New Roman" w:eastAsia="Times New Roman" w:hAnsi="Times New Roman"/>
        </w:rPr>
        <w:t>an open-source software package (</w:t>
      </w:r>
      <w:hyperlink r:id="rId11" w:history="1">
        <w:r w:rsidRPr="000A28AB">
          <w:rPr>
            <w:rStyle w:val="Hyperlink"/>
            <w:rFonts w:ascii="Times New Roman" w:eastAsia="Times New Roman" w:hAnsi="Times New Roman"/>
          </w:rPr>
          <w:t>http://curveball.yoavram.com</w:t>
        </w:r>
      </w:hyperlink>
      <w:r w:rsidR="001076CD" w:rsidRPr="000A28AB">
        <w:rPr>
          <w:rFonts w:ascii="Times New Roman" w:eastAsia="Times New Roman" w:hAnsi="Times New Roman"/>
        </w:rPr>
        <w:t>)</w:t>
      </w:r>
      <w:r w:rsidR="00510F80">
        <w:rPr>
          <w:rFonts w:ascii="Times New Roman" w:eastAsia="Times New Roman" w:hAnsi="Times New Roman"/>
        </w:rPr>
        <w:t xml:space="preserve">. </w:t>
      </w:r>
      <w:r w:rsidR="00510F80">
        <w:rPr>
          <w:rFonts w:ascii="Times New Roman" w:eastAsia="Times New Roman" w:hAnsi="Times New Roman"/>
          <w:i/>
        </w:rPr>
        <w:t xml:space="preserve">Curveball </w:t>
      </w:r>
      <w:r w:rsidR="00510F80">
        <w:rPr>
          <w:rFonts w:ascii="Times New Roman" w:eastAsia="Times New Roman" w:hAnsi="Times New Roman"/>
        </w:rPr>
        <w:t>provides</w:t>
      </w:r>
      <w:r w:rsidR="001076CD" w:rsidRPr="000A28AB">
        <w:rPr>
          <w:rFonts w:ascii="Times New Roman" w:eastAsia="Times New Roman" w:hAnsi="Times New Roman"/>
        </w:rPr>
        <w:t xml:space="preserve"> </w:t>
      </w:r>
      <w:r w:rsidRPr="000A28AB">
        <w:t xml:space="preserve">a predictive and descriptive framework for estimating growth </w:t>
      </w:r>
      <w:r w:rsidR="00DF7C4C">
        <w:t>parameters</w:t>
      </w:r>
      <w:r w:rsidR="00DF7C4C" w:rsidRPr="000A28AB">
        <w:t xml:space="preserve"> </w:t>
      </w:r>
      <w:r w:rsidRPr="000A28AB">
        <w:t>from growth dynamics</w:t>
      </w:r>
      <w:del w:id="93" w:author="Yoav Ram" w:date="2017-10-19T14:04:00Z">
        <w:r w:rsidRPr="000A28AB" w:rsidDel="008A4790">
          <w:delText xml:space="preserve">, </w:delText>
        </w:r>
      </w:del>
      <w:ins w:id="94" w:author="Yoav Ram" w:date="2017-10-19T14:04:00Z">
        <w:r w:rsidR="008A4790">
          <w:t xml:space="preserve"> and</w:t>
        </w:r>
        <w:r w:rsidR="008A4790" w:rsidRPr="000A28AB">
          <w:t xml:space="preserve"> </w:t>
        </w:r>
      </w:ins>
      <w:r w:rsidRPr="000A28AB">
        <w:t xml:space="preserve">predicting </w:t>
      </w:r>
      <w:r w:rsidR="00DF7C4C">
        <w:t xml:space="preserve">relative </w:t>
      </w:r>
      <w:r w:rsidRPr="000A28AB">
        <w:t>growth in mixed culture</w:t>
      </w:r>
      <w:r w:rsidR="00AB7E08" w:rsidRPr="000A28AB">
        <w:t>s</w:t>
      </w:r>
      <w:del w:id="95" w:author="Yoav Ram" w:date="2017-10-19T14:04:00Z">
        <w:r w:rsidRPr="000A28AB" w:rsidDel="008A4790">
          <w:delText>, and inferring relative fitness</w:delText>
        </w:r>
      </w:del>
      <w:r w:rsidRPr="000A28AB">
        <w:t>.</w:t>
      </w:r>
    </w:p>
    <w:p w14:paraId="681E0D12" w14:textId="77777777" w:rsidR="007A7F01" w:rsidRPr="000A28AB" w:rsidRDefault="007A7F01">
      <w:pPr>
        <w:pStyle w:val="Heading1"/>
      </w:pPr>
      <w:r w:rsidRPr="000A28AB">
        <w:t xml:space="preserve">Results </w:t>
      </w:r>
    </w:p>
    <w:p w14:paraId="63E868BE" w14:textId="0968871A" w:rsidR="00D96F6C" w:rsidRDefault="00E0314D" w:rsidP="00CD2955">
      <w:pPr>
        <w:rPr>
          <w:ins w:id="96" w:author="Yoav Ram" w:date="2017-10-19T13:53:00Z"/>
        </w:rPr>
      </w:pPr>
      <w:r>
        <w:rPr>
          <w:i/>
        </w:rPr>
        <w:t>Curveball</w:t>
      </w:r>
      <w:r w:rsidRPr="000A28AB">
        <w:t xml:space="preserve"> </w:t>
      </w:r>
      <w:r w:rsidR="00530425">
        <w:t xml:space="preserve">consists of </w:t>
      </w:r>
      <w:del w:id="97" w:author="Yoav Ram" w:date="2017-10-18T17:09:00Z">
        <w:r w:rsidR="00530425" w:rsidDel="00F534A6">
          <w:delText>three</w:delText>
        </w:r>
        <w:r w:rsidR="007A7F01" w:rsidRPr="000A28AB" w:rsidDel="00F534A6">
          <w:delText xml:space="preserve"> </w:delText>
        </w:r>
      </w:del>
      <w:ins w:id="98" w:author="Yoav Ram" w:date="2017-10-19T13:47:00Z">
        <w:r w:rsidR="00D24F1C">
          <w:t>three</w:t>
        </w:r>
      </w:ins>
      <w:ins w:id="99" w:author="Yoav Ram" w:date="2017-10-18T17:09:00Z">
        <w:r w:rsidR="00F534A6" w:rsidRPr="000A28AB">
          <w:t xml:space="preserve"> </w:t>
        </w:r>
      </w:ins>
      <w:r w:rsidR="007A7F01" w:rsidRPr="000A28AB">
        <w:t>stages: (</w:t>
      </w:r>
      <w:r w:rsidR="00AE79DE">
        <w:t>a</w:t>
      </w:r>
      <w:r w:rsidR="007A7F01" w:rsidRPr="000A28AB">
        <w:t>) fitting growth models to monoculture growth curve data, (</w:t>
      </w:r>
      <w:r w:rsidR="00AE79DE">
        <w:t>b</w:t>
      </w:r>
      <w:r w:rsidR="007A7F01" w:rsidRPr="000A28AB">
        <w:t>) fitting competition models to mixed culture growth curve data</w:t>
      </w:r>
      <w:ins w:id="100" w:author="Yoav Ram" w:date="2017-10-19T13:48:00Z">
        <w:r w:rsidR="00D24F1C">
          <w:t>,</w:t>
        </w:r>
      </w:ins>
      <w:r w:rsidR="006C449D">
        <w:t xml:space="preserve"> and</w:t>
      </w:r>
      <w:ins w:id="101" w:author="Yoav Ram" w:date="2017-10-19T13:48:00Z">
        <w:r w:rsidR="00D24F1C">
          <w:t xml:space="preserve"> (c)</w:t>
        </w:r>
      </w:ins>
      <w:r w:rsidR="007A7F01" w:rsidRPr="000A28AB">
        <w:t xml:space="preserve"> </w:t>
      </w:r>
      <w:del w:id="102" w:author="Yoav Ram" w:date="2017-10-19T13:55:00Z">
        <w:r w:rsidR="007A7F01" w:rsidRPr="000A28AB" w:rsidDel="00DC3BC6">
          <w:delText xml:space="preserve">using the estimated growth and competition parameters to </w:delText>
        </w:r>
      </w:del>
      <w:r w:rsidR="007A7F01" w:rsidRPr="000A28AB">
        <w:t xml:space="preserve">predict </w:t>
      </w:r>
      <w:r w:rsidR="00DF7C4C">
        <w:t xml:space="preserve">relative </w:t>
      </w:r>
      <w:r w:rsidR="007A7F01" w:rsidRPr="000A28AB">
        <w:t>growth in a mixed culture</w:t>
      </w:r>
      <w:ins w:id="103" w:author="Yoav Ram" w:date="2017-10-19T13:55:00Z">
        <w:r w:rsidR="00DC3BC6">
          <w:t xml:space="preserve"> </w:t>
        </w:r>
        <w:r w:rsidR="00DC3BC6" w:rsidRPr="000A28AB">
          <w:t>using the estimated growth and competition parameters to</w:t>
        </w:r>
      </w:ins>
      <w:del w:id="104" w:author="Yoav Ram" w:date="2017-10-19T13:55:00Z">
        <w:r w:rsidR="007A7F01" w:rsidRPr="000A28AB" w:rsidDel="00DC3BC6">
          <w:delText xml:space="preserve">, </w:delText>
        </w:r>
      </w:del>
      <w:ins w:id="105" w:author="Yoav Ram" w:date="2017-10-19T13:55:00Z">
        <w:r w:rsidR="00DC3BC6">
          <w:t xml:space="preserve">. The predicted relative growth can be used to estimate, for example, </w:t>
        </w:r>
      </w:ins>
      <w:del w:id="106" w:author="Yoav Ram" w:date="2017-10-19T13:48:00Z">
        <w:r w:rsidR="007A7F01" w:rsidRPr="000A28AB" w:rsidDel="00D24F1C">
          <w:delText>and (</w:delText>
        </w:r>
        <w:r w:rsidR="00AE79DE" w:rsidDel="00D24F1C">
          <w:delText>c</w:delText>
        </w:r>
        <w:r w:rsidR="007A7F01" w:rsidRPr="000A28AB" w:rsidDel="00D24F1C">
          <w:delText xml:space="preserve">) inferring </w:delText>
        </w:r>
      </w:del>
      <w:r w:rsidR="007A7F01" w:rsidRPr="000A28AB">
        <w:t xml:space="preserve">relative fitness </w:t>
      </w:r>
      <w:del w:id="107" w:author="Yoav Ram" w:date="2017-10-19T13:48:00Z">
        <w:r w:rsidR="007A7F01" w:rsidRPr="000A28AB" w:rsidDel="00D24F1C">
          <w:delText>from the predicted</w:delText>
        </w:r>
        <w:r w:rsidR="00DF7C4C" w:rsidDel="00D24F1C">
          <w:delText xml:space="preserve"> relative</w:delText>
        </w:r>
        <w:r w:rsidR="007A7F01" w:rsidRPr="000A28AB" w:rsidDel="00D24F1C">
          <w:delText xml:space="preserve"> growth</w:delText>
        </w:r>
      </w:del>
      <w:ins w:id="108" w:author="Yoav Ram" w:date="2017-10-19T13:48:00Z">
        <w:r w:rsidR="00D24F1C">
          <w:t>and population composition</w:t>
        </w:r>
      </w:ins>
      <w:r w:rsidR="007A7F01" w:rsidRPr="000A28AB">
        <w:t>.</w:t>
      </w:r>
      <w:r>
        <w:t xml:space="preserve"> </w:t>
      </w:r>
      <w:ins w:id="109" w:author="Yoav Ram" w:date="2017-10-24T12:09:00Z">
        <w:r w:rsidR="00A221E2">
          <w:t>Throughout the manuscript, mark</w:t>
        </w:r>
        <w:r w:rsidR="00E35D71">
          <w:t>ers represent experimental data</w:t>
        </w:r>
      </w:ins>
      <w:ins w:id="110" w:author="Yoav Ram" w:date="2017-10-24T12:11:00Z">
        <w:r w:rsidR="00E35D71">
          <w:t xml:space="preserve">, solid </w:t>
        </w:r>
      </w:ins>
      <w:ins w:id="111" w:author="Yoav Ram" w:date="2017-10-24T12:09:00Z">
        <w:r w:rsidR="00A221E2">
          <w:t xml:space="preserve">lines represent </w:t>
        </w:r>
      </w:ins>
      <w:ins w:id="112" w:author="Yoav Ram" w:date="2017-10-24T12:11:00Z">
        <w:r w:rsidR="00E35D71">
          <w:t xml:space="preserve">results of </w:t>
        </w:r>
      </w:ins>
      <w:ins w:id="113" w:author="Yoav Ram" w:date="2017-10-24T12:09:00Z">
        <w:r w:rsidR="00A221E2">
          <w:t>model fit</w:t>
        </w:r>
      </w:ins>
      <w:ins w:id="114" w:author="Yoav Ram" w:date="2017-10-24T12:12:00Z">
        <w:r w:rsidR="00E35D71">
          <w:t>ting, and dashed lines represent model predictions.</w:t>
        </w:r>
      </w:ins>
      <w:del w:id="115" w:author="Yoav Ram" w:date="2017-10-19T13:53:00Z">
        <w:r w:rsidDel="00DC3BC6">
          <w:delText>The</w:delText>
        </w:r>
        <w:r w:rsidR="00D96F6C" w:rsidRPr="000A28AB" w:rsidDel="00DC3BC6">
          <w:delText xml:space="preserve"> following experimental setting</w:delText>
        </w:r>
        <w:r w:rsidDel="00DC3BC6">
          <w:delText xml:space="preserve"> was used to test</w:delText>
        </w:r>
        <w:r w:rsidR="00DF7C4C" w:rsidDel="00DC3BC6">
          <w:delText xml:space="preserve"> </w:delText>
        </w:r>
      </w:del>
      <w:del w:id="116" w:author="Yoav Ram" w:date="2017-10-19T13:48:00Z">
        <w:r w:rsidR="00DF7C4C" w:rsidDel="00D07844">
          <w:delText>this approach</w:delText>
        </w:r>
        <w:r w:rsidR="00D96F6C" w:rsidRPr="000A28AB" w:rsidDel="00D07844">
          <w:delText>.</w:delText>
        </w:r>
      </w:del>
    </w:p>
    <w:p w14:paraId="1066DB4C" w14:textId="2499D8E4" w:rsidR="00DC3BC6" w:rsidRPr="000A28AB" w:rsidDel="00DC3BC6" w:rsidRDefault="00DC3BC6" w:rsidP="008B4B21">
      <w:pPr>
        <w:rPr>
          <w:del w:id="117" w:author="Yoav Ram" w:date="2017-10-19T13:53:00Z"/>
        </w:rPr>
        <w:pPrChange w:id="118" w:author="Yoav Ram" w:date="2017-10-24T12:08:00Z">
          <w:pPr/>
        </w:pPrChange>
      </w:pPr>
      <w:ins w:id="119" w:author="Yoav Ram" w:date="2017-10-19T13:53:00Z">
        <w:r w:rsidRPr="000A28AB">
          <w:t xml:space="preserve">To </w:t>
        </w:r>
        <w:r>
          <w:t>tes</w:t>
        </w:r>
      </w:ins>
      <w:ins w:id="120" w:author="Yoav Ram" w:date="2017-10-19T13:54:00Z">
        <w:r>
          <w:t>t this approach</w:t>
        </w:r>
      </w:ins>
      <w:ins w:id="121" w:author="Yoav Ram" w:date="2017-10-19T13:53:00Z">
        <w:r w:rsidRPr="000A28AB">
          <w:t xml:space="preserve">, we performed growth curve and competition experiments with two different sets of </w:t>
        </w:r>
        <w:r w:rsidRPr="000A28AB">
          <w:rPr>
            <w:i/>
            <w:iCs/>
          </w:rPr>
          <w:t xml:space="preserve">E. coli </w:t>
        </w:r>
        <w:r w:rsidRPr="000A28AB">
          <w:t xml:space="preserve">strains marked with fluorescent proteins. In experiments A and B we </w:t>
        </w:r>
      </w:ins>
      <w:ins w:id="122" w:author="Yoav Ram" w:date="2017-10-24T12:06:00Z">
        <w:r w:rsidR="001939B9">
          <w:t>grew</w:t>
        </w:r>
      </w:ins>
      <w:ins w:id="123" w:author="Yoav Ram" w:date="2017-10-19T13:53:00Z">
        <w:r w:rsidR="001939B9">
          <w:t xml:space="preserve"> DH5α-GFP </w:t>
        </w:r>
      </w:ins>
      <w:ins w:id="124" w:author="Yoav Ram" w:date="2017-10-24T12:06:00Z">
        <w:r w:rsidR="001939B9">
          <w:t>and</w:t>
        </w:r>
      </w:ins>
      <w:ins w:id="125" w:author="Yoav Ram" w:date="2017-10-19T13:53:00Z">
        <w:r w:rsidRPr="000A28AB">
          <w:t xml:space="preserve"> TG1-RFP</w:t>
        </w:r>
      </w:ins>
      <w:ins w:id="126" w:author="Yoav Ram" w:date="2017-10-24T12:06:00Z">
        <w:r w:rsidR="001939B9">
          <w:t xml:space="preserve"> in mono- and mixed culture</w:t>
        </w:r>
      </w:ins>
      <w:ins w:id="127" w:author="Yoav Ram" w:date="2017-10-19T13:53:00Z">
        <w:r w:rsidRPr="000A28AB">
          <w:t xml:space="preserve">; in experiment </w:t>
        </w:r>
        <w:proofErr w:type="gramStart"/>
        <w:r w:rsidRPr="000A28AB">
          <w:t>C</w:t>
        </w:r>
        <w:proofErr w:type="gramEnd"/>
        <w:r w:rsidRPr="000A28AB">
          <w:t xml:space="preserve"> we </w:t>
        </w:r>
      </w:ins>
      <w:ins w:id="128" w:author="Yoav Ram" w:date="2017-10-24T12:06:00Z">
        <w:r w:rsidR="001939B9">
          <w:t xml:space="preserve">grew </w:t>
        </w:r>
      </w:ins>
      <w:ins w:id="129" w:author="Yoav Ram" w:date="2017-10-19T13:53:00Z">
        <w:r w:rsidRPr="000A28AB">
          <w:t xml:space="preserve">JM109-GFP </w:t>
        </w:r>
      </w:ins>
      <w:ins w:id="130" w:author="Yoav Ram" w:date="2017-10-24T12:06:00Z">
        <w:r w:rsidR="001939B9">
          <w:t xml:space="preserve">and </w:t>
        </w:r>
      </w:ins>
      <w:ins w:id="131" w:author="Yoav Ram" w:date="2017-10-19T13:53:00Z">
        <w:r w:rsidRPr="000A28AB">
          <w:t>MG1655-Δfnr-RFP</w:t>
        </w:r>
        <w:r>
          <w:t xml:space="preserve"> (see </w:t>
        </w:r>
        <w:r>
          <w:fldChar w:fldCharType="begin"/>
        </w:r>
        <w:r>
          <w:instrText xml:space="preserve"> REF _Ref439852214 \h </w:instrText>
        </w:r>
      </w:ins>
      <w:ins w:id="132" w:author="Yoav Ram" w:date="2017-10-19T13:53:00Z">
        <w:r>
          <w:fldChar w:fldCharType="separate"/>
        </w:r>
      </w:ins>
      <w:r w:rsidRPr="000A28AB">
        <w:t xml:space="preserve">Figure </w:t>
      </w:r>
      <w:r>
        <w:rPr>
          <w:noProof/>
        </w:rPr>
        <w:t>2</w:t>
      </w:r>
      <w:ins w:id="133" w:author="Yoav Ram" w:date="2017-10-19T13:53:00Z">
        <w:r>
          <w:fldChar w:fldCharType="end"/>
        </w:r>
        <w:r w:rsidR="001939B9">
          <w:t>A</w:t>
        </w:r>
      </w:ins>
      <w:ins w:id="134" w:author="Yoav Ram" w:date="2017-10-24T12:08:00Z">
        <w:r w:rsidR="008B4B21">
          <w:t>-</w:t>
        </w:r>
      </w:ins>
      <w:ins w:id="135" w:author="Yoav Ram" w:date="2017-10-24T12:07:00Z">
        <w:r w:rsidR="001939B9">
          <w:t>C, respectively</w:t>
        </w:r>
      </w:ins>
      <w:ins w:id="136" w:author="Yoav Ram" w:date="2017-10-19T13:53:00Z">
        <w:r>
          <w:t>)</w:t>
        </w:r>
        <w:r w:rsidRPr="000A28AB">
          <w:t>. In each experiment, 32</w:t>
        </w:r>
        <w:r>
          <w:t xml:space="preserve"> replicate</w:t>
        </w:r>
        <w:r w:rsidRPr="000A28AB">
          <w:t xml:space="preserve"> monocultures of the </w:t>
        </w:r>
        <w:r>
          <w:t>GFP</w:t>
        </w:r>
        <w:r w:rsidRPr="000A28AB">
          <w:t xml:space="preserve"> strain, 30 </w:t>
        </w:r>
        <w:r>
          <w:lastRenderedPageBreak/>
          <w:t xml:space="preserve">replicate </w:t>
        </w:r>
        <w:r w:rsidRPr="000A28AB">
          <w:t xml:space="preserve">monocultures of the </w:t>
        </w:r>
        <w:r>
          <w:t>RFP</w:t>
        </w:r>
        <w:r w:rsidRPr="000A28AB">
          <w:t xml:space="preserve"> strain alone, and 32</w:t>
        </w:r>
        <w:r>
          <w:t xml:space="preserve"> replicate</w:t>
        </w:r>
        <w:r w:rsidRPr="000A28AB">
          <w:t xml:space="preserve"> mixed cultures </w:t>
        </w:r>
        <w:r>
          <w:t xml:space="preserve">containing the GFP and RFP </w:t>
        </w:r>
        <w:r w:rsidRPr="000A28AB">
          <w:t>strain</w:t>
        </w:r>
        <w:r>
          <w:t>s</w:t>
        </w:r>
        <w:r w:rsidRPr="000A28AB">
          <w:t xml:space="preserve"> together,</w:t>
        </w:r>
        <w:r>
          <w:t xml:space="preserve"> were grown</w:t>
        </w:r>
        <w:r w:rsidRPr="000A28AB">
          <w:t xml:space="preserve"> in a 96-well plate, </w:t>
        </w:r>
        <w:r>
          <w:t>under</w:t>
        </w:r>
        <w:r w:rsidRPr="000A28AB">
          <w:t xml:space="preserve"> the same experimental conditions. The optical density of each culture was measured every 15 minutes using a</w:t>
        </w:r>
        <w:r>
          <w:t>n automatic</w:t>
        </w:r>
        <w:r w:rsidRPr="000A28AB">
          <w:t xml:space="preserve"> plate reader</w:t>
        </w:r>
      </w:ins>
      <w:ins w:id="137" w:author="Yoav Ram" w:date="2017-10-19T13:56:00Z">
        <w:r w:rsidR="00C02003">
          <w:t xml:space="preserve"> for at least 7 hours</w:t>
        </w:r>
      </w:ins>
      <w:ins w:id="138" w:author="Yoav Ram" w:date="2017-10-19T13:53:00Z">
        <w:r w:rsidRPr="000A28AB">
          <w:t xml:space="preserve">. </w:t>
        </w:r>
        <w:r>
          <w:t>S</w:t>
        </w:r>
        <w:r w:rsidRPr="000A28AB">
          <w:t>ample</w:t>
        </w:r>
        <w:r>
          <w:t>s</w:t>
        </w:r>
        <w:r w:rsidRPr="000A28AB">
          <w:t xml:space="preserve"> </w:t>
        </w:r>
        <w:r>
          <w:t>were</w:t>
        </w:r>
        <w:r w:rsidRPr="000A28AB">
          <w:t xml:space="preserve"> </w:t>
        </w:r>
        <w:r>
          <w:t>collected</w:t>
        </w:r>
        <w:r w:rsidRPr="000A28AB">
          <w:t xml:space="preserve"> from the mixed cultures every hour for the first 7-8 hours, and the </w:t>
        </w:r>
        <w:r>
          <w:t xml:space="preserve">relative </w:t>
        </w:r>
        <w:r w:rsidRPr="000A28AB">
          <w:t xml:space="preserve">frequencies of the two strains were </w:t>
        </w:r>
        <w:r>
          <w:t>measured using flow cytometry</w:t>
        </w:r>
      </w:ins>
      <w:ins w:id="139" w:author="Yoav Ram" w:date="2017-10-19T13:54:00Z">
        <w:r>
          <w:t>. S</w:t>
        </w:r>
      </w:ins>
      <w:ins w:id="140" w:author="Yoav Ram" w:date="2017-10-19T13:53:00Z">
        <w:r w:rsidRPr="000A28AB">
          <w:t>ee</w:t>
        </w:r>
        <w:r>
          <w:t xml:space="preserve"> </w:t>
        </w:r>
        <w:r w:rsidRPr="000A28AB">
          <w:fldChar w:fldCharType="begin"/>
        </w:r>
        <w:r w:rsidRPr="000A28AB">
          <w:instrText xml:space="preserve"> REF _Ref439853427 \h </w:instrText>
        </w:r>
        <w:r>
          <w:instrText xml:space="preserve"> \* MERGEFORMAT </w:instrText>
        </w:r>
      </w:ins>
      <w:ins w:id="141" w:author="Yoav Ram" w:date="2017-10-19T13:53:00Z">
        <w:r w:rsidRPr="000A28AB">
          <w:fldChar w:fldCharType="separate"/>
        </w:r>
      </w:ins>
    </w:p>
    <w:p w14:paraId="1A246307" w14:textId="27F68A20" w:rsidR="00DC3BC6" w:rsidRPr="000A28AB" w:rsidRDefault="00DC3BC6" w:rsidP="00DC3BC6">
      <w:r w:rsidRPr="000A28AB">
        <w:t>Materials and Methods</w:t>
      </w:r>
      <w:ins w:id="142" w:author="Yoav Ram" w:date="2017-10-19T13:53:00Z">
        <w:r w:rsidRPr="000A28AB">
          <w:fldChar w:fldCharType="end"/>
        </w:r>
      </w:ins>
      <w:ins w:id="143" w:author="Yoav Ram" w:date="2017-10-19T13:54:00Z">
        <w:r>
          <w:t xml:space="preserve"> for more details.</w:t>
        </w:r>
      </w:ins>
    </w:p>
    <w:p w14:paraId="66072EDE" w14:textId="0D84F923" w:rsidR="007A7F01" w:rsidRPr="000A28AB" w:rsidRDefault="00F31589" w:rsidP="00C02003">
      <w:pPr>
        <w:pStyle w:val="Heading2"/>
      </w:pPr>
      <w:r>
        <w:t>a</w:t>
      </w:r>
      <w:r w:rsidR="00745FCB">
        <w:t xml:space="preserve">. </w:t>
      </w:r>
      <w:ins w:id="144" w:author="Yoav Ram" w:date="2017-10-19T13:56:00Z">
        <w:r w:rsidR="00C02003">
          <w:t xml:space="preserve">Estimate </w:t>
        </w:r>
      </w:ins>
      <w:ins w:id="145" w:author="Yoav Ram" w:date="2017-10-19T13:57:00Z">
        <w:r w:rsidR="00C02003">
          <w:t>g</w:t>
        </w:r>
      </w:ins>
      <w:ins w:id="146" w:author="Yoav Ram" w:date="2017-10-19T13:49:00Z">
        <w:r w:rsidR="008140DF">
          <w:t xml:space="preserve">rowth </w:t>
        </w:r>
      </w:ins>
      <w:ins w:id="147" w:author="Yoav Ram" w:date="2017-10-19T13:57:00Z">
        <w:r w:rsidR="00C02003">
          <w:t>parameters</w:t>
        </w:r>
      </w:ins>
      <w:del w:id="148" w:author="Yoav Ram" w:date="2017-10-19T13:49:00Z">
        <w:r w:rsidR="006C449D" w:rsidDel="008140DF">
          <w:delText>Monoculture growth</w:delText>
        </w:r>
      </w:del>
    </w:p>
    <w:p w14:paraId="33D0C7A6" w14:textId="7A2527CE" w:rsidR="007A7F01" w:rsidRPr="000A28AB" w:rsidDel="00C02003" w:rsidRDefault="007A7F01" w:rsidP="00F027FA">
      <w:pPr>
        <w:rPr>
          <w:del w:id="149" w:author="Yoav Ram" w:date="2017-10-19T13:56:00Z"/>
        </w:rPr>
      </w:pPr>
      <w:del w:id="150" w:author="Yoav Ram" w:date="2017-10-19T13:56:00Z">
        <w:r w:rsidRPr="000A28AB" w:rsidDel="00C02003">
          <w:delText>In each experiment</w:delText>
        </w:r>
        <w:r w:rsidR="00651E9E" w:rsidDel="00C02003">
          <w:delText>,</w:delText>
        </w:r>
        <w:r w:rsidRPr="000A28AB" w:rsidDel="00C02003">
          <w:delText xml:space="preserve"> two </w:delText>
        </w:r>
        <w:r w:rsidRPr="000A28AB" w:rsidDel="00C02003">
          <w:rPr>
            <w:i/>
            <w:iCs/>
          </w:rPr>
          <w:delText>Escherichia coli</w:delText>
        </w:r>
        <w:r w:rsidRPr="000A28AB" w:rsidDel="00C02003">
          <w:delText xml:space="preserve"> strains, each labeled with a </w:delText>
        </w:r>
        <w:r w:rsidR="00651E9E" w:rsidDel="00C02003">
          <w:delText xml:space="preserve">green </w:delText>
        </w:r>
        <w:r w:rsidR="00B02278" w:rsidDel="00C02003">
          <w:delText xml:space="preserve">or red </w:delText>
        </w:r>
        <w:r w:rsidR="00651E9E" w:rsidDel="00C02003">
          <w:delText>fluorescent protein</w:delText>
        </w:r>
        <w:r w:rsidR="00651E9E" w:rsidRPr="000A28AB" w:rsidDel="00C02003">
          <w:delText xml:space="preserve"> </w:delText>
        </w:r>
        <w:r w:rsidR="00B02278" w:rsidDel="00C02003">
          <w:delText xml:space="preserve">(GFP </w:delText>
        </w:r>
        <w:r w:rsidRPr="000A28AB" w:rsidDel="00C02003">
          <w:delText xml:space="preserve">or </w:delText>
        </w:r>
        <w:r w:rsidR="00517B55" w:rsidDel="00C02003">
          <w:delText>RFP</w:delText>
        </w:r>
        <w:r w:rsidR="00B02278" w:rsidDel="00C02003">
          <w:delText>)</w:delText>
        </w:r>
        <w:r w:rsidRPr="000A28AB" w:rsidDel="00C02003">
          <w:delText xml:space="preserve">, </w:delText>
        </w:r>
        <w:r w:rsidR="00E0314D" w:rsidDel="00C02003">
          <w:delText xml:space="preserve">were propagated </w:delText>
        </w:r>
        <w:r w:rsidRPr="000A28AB" w:rsidDel="00C02003">
          <w:delText xml:space="preserve">in a monoculture and </w:delText>
        </w:r>
        <w:r w:rsidR="00651E9E" w:rsidDel="00C02003">
          <w:delText xml:space="preserve">in </w:delText>
        </w:r>
        <w:r w:rsidRPr="000A28AB" w:rsidDel="00C02003">
          <w:delText xml:space="preserve">a mixed culture, and </w:delText>
        </w:r>
        <w:r w:rsidR="00E0314D" w:rsidDel="00C02003">
          <w:delText xml:space="preserve">the cell </w:delText>
        </w:r>
        <w:r w:rsidRPr="000A28AB" w:rsidDel="00C02003">
          <w:delText xml:space="preserve">density </w:delText>
        </w:r>
        <w:r w:rsidR="00E0314D" w:rsidDel="00C02003">
          <w:delText xml:space="preserve">was measured for each strain </w:delText>
        </w:r>
        <w:r w:rsidR="00651E9E" w:rsidDel="00C02003">
          <w:delText xml:space="preserve">for at least </w:delText>
        </w:r>
        <w:r w:rsidR="00B02278" w:rsidDel="00C02003">
          <w:delText xml:space="preserve">7 </w:delText>
        </w:r>
        <w:r w:rsidR="00651E9E" w:rsidDel="00C02003">
          <w:delText>h</w:delText>
        </w:r>
        <w:r w:rsidR="00B02278" w:rsidDel="00C02003">
          <w:delText>ours</w:delText>
        </w:r>
        <w:r w:rsidR="00E0314D" w:rsidRPr="000A28AB" w:rsidDel="00C02003">
          <w:delText xml:space="preserve"> </w:delText>
        </w:r>
        <w:r w:rsidRPr="000A28AB" w:rsidDel="00C02003">
          <w:delText>(</w:delText>
        </w:r>
        <w:r w:rsidR="00F027FA" w:rsidDel="00C02003">
          <w:fldChar w:fldCharType="begin"/>
        </w:r>
        <w:r w:rsidR="00F027FA" w:rsidDel="00C02003">
          <w:delInstrText xml:space="preserve"> REF _Ref439852214 \h </w:delInstrText>
        </w:r>
        <w:r w:rsidR="00F027FA" w:rsidDel="00C02003">
          <w:fldChar w:fldCharType="separate"/>
        </w:r>
        <w:r w:rsidR="00796A41" w:rsidRPr="000A28AB" w:rsidDel="00C02003">
          <w:delText xml:space="preserve">Figure </w:delText>
        </w:r>
        <w:r w:rsidR="00796A41" w:rsidDel="00C02003">
          <w:rPr>
            <w:noProof/>
          </w:rPr>
          <w:delText>2</w:delText>
        </w:r>
        <w:r w:rsidR="00F027FA" w:rsidDel="00C02003">
          <w:fldChar w:fldCharType="end"/>
        </w:r>
        <w:r w:rsidRPr="000A28AB" w:rsidDel="00C02003">
          <w:delText>).</w:delText>
        </w:r>
      </w:del>
    </w:p>
    <w:p w14:paraId="6B87E79F" w14:textId="77777777" w:rsidR="007A7F01" w:rsidRPr="000A28AB" w:rsidRDefault="007A7F01" w:rsidP="00CB76DE">
      <w:pPr>
        <w:pStyle w:val="Heading3"/>
      </w:pPr>
      <w:r w:rsidRPr="000A28AB">
        <w:t>Growth model</w:t>
      </w:r>
    </w:p>
    <w:p w14:paraId="57CDA111" w14:textId="6A8E441C" w:rsidR="007A7F01" w:rsidRPr="000A28AB" w:rsidRDefault="00651E9E" w:rsidP="00707C5F">
      <w:r>
        <w:t xml:space="preserve">The </w:t>
      </w:r>
      <w:proofErr w:type="spellStart"/>
      <w:r w:rsidR="007A7F01" w:rsidRPr="000A28AB">
        <w:t>Baranyi</w:t>
      </w:r>
      <w:proofErr w:type="spellEnd"/>
      <w:r w:rsidR="007A7F01" w:rsidRPr="000A28AB">
        <w:t>-Roberts m</w:t>
      </w:r>
      <w:r w:rsidR="00E43C55" w:rsidRPr="000A28AB">
        <w:t>odel</w:t>
      </w:r>
      <w:r w:rsidR="007A7F01" w:rsidRPr="000A28AB">
        <w:fldChar w:fldCharType="begin" w:fldLock="1"/>
      </w:r>
      <w:r w:rsidR="00532013">
        <w:instrText>ADDIN CSL_CITATION { "citationItems" : [ { "id" : "ITEM-1", "itemData" : { "DOI" : "10.1016/0168-1605(94)90157-0", "ISSN" : "01681605", "PMID" : "7873331", "abstract" : "A new member of the family of growth models described by Baranyi et al. (1993a) is introduced in which the physiological state of the cells is represented by a single variable. The duration of lag is determined by the value of that variable at inoculation and by the post-inoculation environment. When the subculturing procedure is standardized, as occurs in laboratory experiments leading to models, the physiological state of the inoculum is relatively constant and independent of subsequent growth conditions. It is shown that, with cells with the same pre-inoculation history, the product of the lag parameter and the maximum specific growth rate is a simple transformation of the initial physiological state. An important consequence is that it is sufficient to estimate this constant product and to determine how the environmental factors define the specific growth rate without modelling the environment dependence of the lag separately. Assuming that the specific growth rate follows the environmental changes instantaneously, the new model can also describe the bacterial growth in an environment where the factors, such as temperature, pH and a(w), change with time.", "author" : [ { "dropping-particle" : "", "family" : "Baranyi", "given" : "J\u00f3zsef", "non-dropping-particle" : "", "parse-names" : false, "suffix" : "" }, { "dropping-particle" : "", "family" : "Roberts", "given" : "Terry A.", "non-dropping-particle" : "", "parse-names" : false, "suffix" : "" } ], "container-title" : "International Journal of Food Microbiology", "id" : "ITEM-1", "issued" : { "date-parts" : [ [ "1994" ] ] }, "page" : "277-294", "title" : "A dynamic approach to predicting bacterial growth in food", "type" : "article-journal", "volume" : "23" }, "uris" : [ "http://www.mendeley.com/documents/?uuid=4a4a90f6-8019-47cf-aa0a-4aa3d269b6ab" ] } ], "mendeley" : { "formattedCitation" : "&lt;sup&gt;11&lt;/sup&gt;", "plainTextFormattedCitation" : "11", "previouslyFormattedCitation" : "&lt;sup&gt;11&lt;/sup&gt;" }, "properties" : { "noteIndex" : 0 }, "schema" : "https://github.com/citation-style-language/schema/raw/master/csl-citation.json" }</w:instrText>
      </w:r>
      <w:r w:rsidR="007A7F01" w:rsidRPr="000A28AB">
        <w:fldChar w:fldCharType="separate"/>
      </w:r>
      <w:r w:rsidR="00C35103" w:rsidRPr="00C35103">
        <w:rPr>
          <w:noProof/>
          <w:vertAlign w:val="superscript"/>
        </w:rPr>
        <w:t>11</w:t>
      </w:r>
      <w:r w:rsidR="007A7F01" w:rsidRPr="000A28AB">
        <w:fldChar w:fldCharType="end"/>
      </w:r>
      <w:r w:rsidR="00E42EF9">
        <w:t xml:space="preserve"> </w:t>
      </w:r>
      <w:del w:id="151" w:author="Yoav Ram" w:date="2017-10-18T16:28:00Z">
        <w:r w:rsidR="00E42EF9" w:rsidDel="007115C2">
          <w:delText xml:space="preserve">is </w:delText>
        </w:r>
      </w:del>
      <w:ins w:id="152" w:author="Yoav Ram" w:date="2017-10-18T16:28:00Z">
        <w:r w:rsidR="007115C2">
          <w:t xml:space="preserve">can be </w:t>
        </w:r>
      </w:ins>
      <w:r>
        <w:t xml:space="preserve">used </w:t>
      </w:r>
      <w:r w:rsidR="00AB7E08" w:rsidRPr="000A28AB">
        <w:t xml:space="preserve">to model growth composed of several </w:t>
      </w:r>
      <w:r w:rsidR="00E42EF9">
        <w:t>phases</w:t>
      </w:r>
      <w:r w:rsidR="00AB7E08" w:rsidRPr="000A28AB">
        <w:t>: lag phase, exponential phase,</w:t>
      </w:r>
      <w:r w:rsidR="00E42EF9">
        <w:t xml:space="preserve"> deceleration phase,</w:t>
      </w:r>
      <w:r w:rsidR="00AB7E08" w:rsidRPr="000A28AB">
        <w:t xml:space="preserve"> and stationary phase</w:t>
      </w:r>
      <w:r w:rsidR="00E42EF9">
        <w:fldChar w:fldCharType="begin" w:fldLock="1"/>
      </w:r>
      <w:r w:rsidR="00DF6B35">
        <w:instrText>ADDIN CSL_CITATION { "citationItems" : [ { "id" : "ITEM-1", "itemData" : { "DOI" : "10.1093/molbev/mst187", "ISBN" : "0737-4038", "ISSN" : "07374038", "PMID" : "24170494", "abstract" : "In the 1960s-1980s, determination of bacterial growth rates was an important tool in microbial genetics, biochemistry, molecular biology, and microbial physiology. The exciting technical developments of the 1990s and the 2000s eclipsed that tool; as a result, many investigators today lack experience with growth rate measurements. Recently, investigators in a number of areas have started to use measurements of bacterial growth rates for a variety of purposes. Those measurements have been greatly facilitated by the availability of microwell plate readers that permit the simultaneous measurements on up to 384 different cultures. Only the exponential (logarithmic) portions of the resulting growth curves are useful for determining growth rates, and manual determination of that portion and calculation of growth rates can be tedious for high-throughput purposes. Here, we introduce the program GrowthRates that uses plate reader output files to automatically determine the exponential portion of the curve and to automatically calculate the growth rate, the maximum culture density, and the duration of the growth lag phase. GrowthRates is freely available for Macintosh, Windows, and Linux. We discuss the effects of culture volume, the classical bacterial growth curve, and the differences between determinations in rich media and minimal (mineral salts) media. This protocol covers calibration of the plate reader, growth of culture inocula for both rich and minimal media, and experimental setup. As a guide to reliability, we report typical day-to-day variation in growth rates and variation within experiments with respect to position of wells within the plates.", "author" : [ { "dropping-particle" : "", "family" : "Hall", "given" : "Barry G.", "non-dropping-particle" : "", "parse-names" : false, "suffix" : "" }, { "dropping-particle" : "", "family" : "Acar", "given" : "Hande", "non-dropping-particle" : "", "parse-names" : false, "suffix" : "" }, { "dropping-particle" : "", "family" : "Nandipati", "given" : "Anna", "non-dropping-particle" : "", "parse-names" : false, "suffix" : "" }, { "dropping-particle" : "", "family" : "Barlow", "given" : "Miriam", "non-dropping-particle" : "", "parse-names" : false, "suffix" : "" } ], "container-title" : "Molecular Biology and Evolution", "id" : "ITEM-1", "issue" : "1", "issued" : { "date-parts" : [ [ "2014" ] ] }, "page" : "232-238", "title" : "Growth rates made easy", "type" : "article-journal", "volume" : "31" }, "uris" : [ "http://www.mendeley.com/documents/?uuid=f081921d-ea2b-4792-ba44-f8184b796e8d" ] } ], "mendeley" : { "formattedCitation" : "&lt;sup&gt;1&lt;/sup&gt;", "plainTextFormattedCitation" : "1", "previouslyFormattedCitation" : "&lt;sup&gt;1&lt;/sup&gt;" }, "properties" : { "noteIndex" : 0 }, "schema" : "https://github.com/citation-style-language/schema/raw/master/csl-citation.json" }</w:instrText>
      </w:r>
      <w:r w:rsidR="00E42EF9">
        <w:fldChar w:fldCharType="separate"/>
      </w:r>
      <w:r w:rsidR="00E42EF9" w:rsidRPr="00E42EF9">
        <w:rPr>
          <w:noProof/>
          <w:vertAlign w:val="superscript"/>
        </w:rPr>
        <w:t>1</w:t>
      </w:r>
      <w:r w:rsidR="00E42EF9">
        <w:fldChar w:fldCharType="end"/>
      </w:r>
      <w:r w:rsidR="007A7F01" w:rsidRPr="000A28AB">
        <w:t>.</w:t>
      </w:r>
      <w:r w:rsidR="00E43C55" w:rsidRPr="000A28AB">
        <w:t xml:space="preserve"> </w:t>
      </w:r>
      <w:r w:rsidR="008179CB">
        <w:t>The model</w:t>
      </w:r>
      <w:r w:rsidR="00515701" w:rsidRPr="000A28AB">
        <w:t xml:space="preserve"> </w:t>
      </w:r>
      <w:ins w:id="153" w:author="Yoav Ram" w:date="2017-10-18T15:47:00Z">
        <w:r w:rsidR="00313013">
          <w:t>implic</w:t>
        </w:r>
      </w:ins>
      <w:ins w:id="154" w:author="Yoav Ram" w:date="2017-10-18T15:48:00Z">
        <w:r w:rsidR="00F77DCF">
          <w:t xml:space="preserve">itly </w:t>
        </w:r>
      </w:ins>
      <w:r w:rsidR="00515701" w:rsidRPr="000A28AB">
        <w:t xml:space="preserve">assumes that </w:t>
      </w:r>
      <w:r w:rsidR="007A7F01" w:rsidRPr="000A28AB">
        <w:t xml:space="preserve">growth </w:t>
      </w:r>
      <w:del w:id="155" w:author="Yoav Ram" w:date="2017-10-18T17:11:00Z">
        <w:r w:rsidR="007A7F01" w:rsidRPr="000A28AB" w:rsidDel="00707C5F">
          <w:delText xml:space="preserve">rate </w:delText>
        </w:r>
      </w:del>
      <w:r w:rsidR="007A7F01" w:rsidRPr="000A28AB">
        <w:t xml:space="preserve">accelerates as </w:t>
      </w:r>
      <w:r w:rsidR="008179CB">
        <w:t xml:space="preserve">cells </w:t>
      </w:r>
      <w:r w:rsidR="007A7F01" w:rsidRPr="000A28AB">
        <w:t xml:space="preserve">adjust to </w:t>
      </w:r>
      <w:r w:rsidR="00C11F86" w:rsidRPr="000A28AB">
        <w:t xml:space="preserve">new </w:t>
      </w:r>
      <w:r w:rsidR="007A7F01" w:rsidRPr="000A28AB">
        <w:t>growth conditions, then decelerates as resource</w:t>
      </w:r>
      <w:r w:rsidR="00E43C55" w:rsidRPr="000A28AB">
        <w:t>s</w:t>
      </w:r>
      <w:r w:rsidR="007A7F01" w:rsidRPr="000A28AB">
        <w:t xml:space="preserve"> become scarce, and finally halts when resource</w:t>
      </w:r>
      <w:r w:rsidR="00E43C55" w:rsidRPr="000A28AB">
        <w:t>s</w:t>
      </w:r>
      <w:r w:rsidR="007A7F01" w:rsidRPr="000A28AB">
        <w:t xml:space="preserve"> </w:t>
      </w:r>
      <w:r w:rsidR="00E43C55" w:rsidRPr="000A28AB">
        <w:t xml:space="preserve">are </w:t>
      </w:r>
      <w:r w:rsidR="007A7F01" w:rsidRPr="000A28AB">
        <w:t>depleted</w:t>
      </w:r>
      <w:ins w:id="156" w:author="Yoav Ram" w:date="2017-10-18T16:24:00Z">
        <w:r w:rsidR="00DF6B35">
          <w:fldChar w:fldCharType="begin" w:fldLock="1"/>
        </w:r>
      </w:ins>
      <w:r w:rsidR="00DF6B35">
        <w:instrText>ADDIN CSL_CITATION { "citationItems" : [ { "id" : "ITEM-1", "itemData" : { "DOI" : "10.1016/0022-5193(67)90200-7", "ISSN" : "00225193", "PMID" : "6032798", "abstract" : "A simple two-stage cell growth model accounts for many universal features of cell behavior. A cell is assumed to comprise two basic compartments, a synthetic one (s) and a structural/genetic one (n). A doubling of n is a necessary and sufficient condition for cell division, regardless of the state of s. It is argued that confirmation of a cell model based on single cell growth curves is of little value\u2014that more sensitive tests can be obtained by studying simulated populations of the model cells. A population model based on the above assumptions shows a close similarity in dynamic behavior to that of actual cell populations. Phenomena accounted for include lag and stationary phases, increased cell size and changed chemical composition of cells at higher growth rates, absence of lag phase from inocula of rapidly growing cells, continuation of cell division after removal from nutrient, cell division response lag, and other dynamic and steady state properties including temperature effects. The possible chemical identities of the compartments are explored in the light of current experimental evidence. Shortcomings of the model are discussed.", "author" : [ { "dropping-particle" : "", "family" : "Williams", "given" : "F.M.", "non-dropping-particle" : "", "parse-names" : false, "suffix" : "" } ], "container-title" : "Journal of Theoretical Biology", "id" : "ITEM-1", "issue" : "2", "issued" : { "date-parts" : [ [ "1967", "5" ] ] }, "page" : "190-207", "title" : "A model of cell growth dynamics", "type" : "article-journal", "volume" : "15" }, "uris" : [ "http://www.mendeley.com/documents/?uuid=fc7c8b3a-9632-4c9a-ac43-ccfad940fa5d" ] } ], "mendeley" : { "formattedCitation" : "&lt;sup&gt;12&lt;/sup&gt;", "plainTextFormattedCitation" : "12" }, "properties" : { "noteIndex" : 0 }, "schema" : "https://github.com/citation-style-language/schema/raw/master/csl-citation.json" }</w:instrText>
      </w:r>
      <w:r w:rsidR="00DF6B35">
        <w:fldChar w:fldCharType="separate"/>
      </w:r>
      <w:r w:rsidR="00DF6B35" w:rsidRPr="00DF6B35">
        <w:rPr>
          <w:noProof/>
          <w:vertAlign w:val="superscript"/>
        </w:rPr>
        <w:t>12</w:t>
      </w:r>
      <w:ins w:id="157" w:author="Yoav Ram" w:date="2017-10-18T16:24:00Z">
        <w:r w:rsidR="00DF6B35">
          <w:fldChar w:fldCharType="end"/>
        </w:r>
      </w:ins>
      <w:r w:rsidR="007A7F01" w:rsidRPr="000A28AB">
        <w:t>. The model is described by the followin</w:t>
      </w:r>
      <w:r w:rsidR="00C11F86" w:rsidRPr="000A28AB">
        <w:t xml:space="preserve">g ordinary differential equation </w:t>
      </w:r>
      <w:ins w:id="158" w:author="Yoav Ram" w:date="2017-10-18T17:11:00Z">
        <w:r w:rsidR="00707C5F">
          <w:t>(</w:t>
        </w:r>
      </w:ins>
      <w:del w:id="159" w:author="Yoav Ram" w:date="2017-10-18T17:11:00Z">
        <w:r w:rsidR="00C11F86" w:rsidRPr="000A28AB" w:rsidDel="00707C5F">
          <w:delText>[</w:delText>
        </w:r>
      </w:del>
      <w:r w:rsidR="00C11F86" w:rsidRPr="000A28AB">
        <w:t xml:space="preserve">see </w:t>
      </w:r>
      <w:proofErr w:type="spellStart"/>
      <w:r w:rsidR="00C11F86" w:rsidRPr="000A28AB">
        <w:t>eqs</w:t>
      </w:r>
      <w:proofErr w:type="spellEnd"/>
      <w:r w:rsidR="00C11F86" w:rsidRPr="000A28AB">
        <w:t>. 1c, 3a, and 5a in</w:t>
      </w:r>
      <w:r w:rsidR="007A7F01" w:rsidRPr="000A28AB">
        <w:fldChar w:fldCharType="begin" w:fldLock="1"/>
      </w:r>
      <w:r w:rsidR="00532013">
        <w:instrText>ADDIN CSL_CITATION { "citationItems" : [ { "id" : "ITEM-1", "itemData" : { "DOI" : "10.1016/0168-1605(94)90157-0", "ISSN" : "01681605", "PMID" : "7873331", "abstract" : "A new member of the family of growth models described by Baranyi et al. (1993a) is introduced in which the physiological state of the cells is represented by a single variable. The duration of lag is determined by the value of that variable at inoculation and by the post-inoculation environment. When the subculturing procedure is standardized, as occurs in laboratory experiments leading to models, the physiological state of the inoculum is relatively constant and independent of subsequent growth conditions. It is shown that, with cells with the same pre-inoculation history, the product of the lag parameter and the maximum specific growth rate is a simple transformation of the initial physiological state. An important consequence is that it is sufficient to estimate this constant product and to determine how the environmental factors define the specific growth rate without modelling the environment dependence of the lag separately. Assuming that the specific growth rate follows the environmental changes instantaneously, the new model can also describe the bacterial growth in an environment where the factors, such as temperature, pH and a(w), change with time.", "author" : [ { "dropping-particle" : "", "family" : "Baranyi", "given" : "J\u00f3zsef", "non-dropping-particle" : "", "parse-names" : false, "suffix" : "" }, { "dropping-particle" : "", "family" : "Roberts", "given" : "Terry A.", "non-dropping-particle" : "", "parse-names" : false, "suffix" : "" } ], "container-title" : "International Journal of Food Microbiology", "id" : "ITEM-1", "issued" : { "date-parts" : [ [ "1994" ] ] }, "page" : "277-294", "title" : "A dynamic approach to predicting bacterial growth in food", "type" : "article-journal", "volume" : "23" }, "uris" : [ "http://www.mendeley.com/documents/?uuid=4a4a90f6-8019-47cf-aa0a-4aa3d269b6ab" ] } ], "mendeley" : { "formattedCitation" : "&lt;sup&gt;11&lt;/sup&gt;", "plainTextFormattedCitation" : "11", "previouslyFormattedCitation" : "&lt;sup&gt;11&lt;/sup&gt;" }, "properties" : { "noteIndex" : 0 }, "schema" : "https://github.com/citation-style-language/schema/raw/master/csl-citation.json" }</w:instrText>
      </w:r>
      <w:r w:rsidR="007A7F01" w:rsidRPr="000A28AB">
        <w:fldChar w:fldCharType="separate"/>
      </w:r>
      <w:r w:rsidR="00C35103" w:rsidRPr="00C35103">
        <w:rPr>
          <w:noProof/>
          <w:vertAlign w:val="superscript"/>
        </w:rPr>
        <w:t>11</w:t>
      </w:r>
      <w:r w:rsidR="007A7F01" w:rsidRPr="000A28AB">
        <w:fldChar w:fldCharType="end"/>
      </w:r>
      <w:ins w:id="160" w:author="Yoav Ram" w:date="2017-10-18T17:12:00Z">
        <w:r w:rsidR="00707C5F">
          <w:t>; f</w:t>
        </w:r>
        <w:r w:rsidR="00707C5F" w:rsidRPr="000A28AB">
          <w:t xml:space="preserve">or a derivation of eq. 1 and further details, see Supporting </w:t>
        </w:r>
        <w:r w:rsidR="00707C5F">
          <w:t>T</w:t>
        </w:r>
        <w:r w:rsidR="00707C5F" w:rsidRPr="000A28AB">
          <w:t>ext 1</w:t>
        </w:r>
      </w:ins>
      <w:ins w:id="161" w:author="Yoav Ram" w:date="2017-10-18T17:11:00Z">
        <w:r w:rsidR="00707C5F">
          <w:t>)</w:t>
        </w:r>
      </w:ins>
      <w:del w:id="162" w:author="Yoav Ram" w:date="2017-10-18T17:11:00Z">
        <w:r w:rsidR="007A7F01" w:rsidRPr="000A28AB" w:rsidDel="00707C5F">
          <w:delText>]</w:delText>
        </w:r>
      </w:del>
      <w:r w:rsidR="007A7F01" w:rsidRPr="000A28AB">
        <w:t>:</w:t>
      </w:r>
    </w:p>
    <w:p w14:paraId="06A8EF02" w14:textId="77777777" w:rsidR="007A7F01" w:rsidRPr="000A28AB" w:rsidRDefault="007A7F01"/>
    <w:p w14:paraId="19E5CD6F" w14:textId="77777777" w:rsidR="007A7F01" w:rsidRPr="000A28AB" w:rsidRDefault="00AC117E" w:rsidP="00D96F6C">
      <w:pPr>
        <w:jc w:val="right"/>
      </w:pPr>
      <m:oMath>
        <m:f>
          <m:fPr>
            <m:ctrlPr>
              <w:rPr>
                <w:rFonts w:ascii="Cambria Math" w:hAnsi="Cambria Math"/>
                <w:i/>
              </w:rPr>
            </m:ctrlPr>
          </m:fPr>
          <m:num>
            <m:r>
              <w:rPr>
                <w:rFonts w:ascii="Cambria Math" w:hAnsi="Cambria Math"/>
              </w:rPr>
              <m:t>dN</m:t>
            </m:r>
          </m:num>
          <m:den>
            <m:r>
              <w:rPr>
                <w:rFonts w:ascii="Cambria Math" w:hAnsi="Cambria Math"/>
              </w:rPr>
              <m:t>dt</m:t>
            </m:r>
          </m:den>
        </m:f>
        <m:r>
          <w:rPr>
            <w:rFonts w:ascii="Cambria Math" w:hAnsi="Cambria Math"/>
          </w:rPr>
          <m:t>=r⋅α</m:t>
        </m:r>
        <m:d>
          <m:dPr>
            <m:ctrlPr>
              <w:rPr>
                <w:rFonts w:ascii="Cambria Math" w:hAnsi="Cambria Math"/>
                <w:i/>
              </w:rPr>
            </m:ctrlPr>
          </m:dPr>
          <m:e>
            <m:r>
              <w:rPr>
                <w:rFonts w:ascii="Cambria Math" w:hAnsi="Cambria Math"/>
              </w:rPr>
              <m:t>t</m:t>
            </m:r>
          </m:e>
        </m:d>
        <m:r>
          <w:rPr>
            <w:rFonts w:ascii="Cambria Math" w:hAnsi="Cambria Math"/>
          </w:rPr>
          <m:t>⋅N</m:t>
        </m:r>
        <m:d>
          <m:dPr>
            <m:ctrlPr>
              <w:rPr>
                <w:rFonts w:ascii="Cambria Math" w:hAnsi="Cambria Math"/>
                <w:i/>
              </w:rPr>
            </m:ctrlPr>
          </m:dPr>
          <m:e>
            <m:r>
              <w:rPr>
                <w:rFonts w:ascii="Cambria Math" w:hAnsi="Cambria Math"/>
              </w:rPr>
              <m:t>1-</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K</m:t>
                        </m:r>
                      </m:den>
                    </m:f>
                  </m:e>
                </m:d>
              </m:e>
              <m:sup>
                <m:r>
                  <w:rPr>
                    <w:rFonts w:ascii="Cambria Math" w:hAnsi="Cambria Math"/>
                  </w:rPr>
                  <m:t>ν</m:t>
                </m:r>
              </m:sup>
            </m:sSup>
          </m:e>
        </m:d>
      </m:oMath>
      <w:r w:rsidR="007A7F01" w:rsidRPr="000A28AB">
        <w:t xml:space="preserve">                                           </w:t>
      </w:r>
      <w:r w:rsidR="00B57EC6" w:rsidRPr="000A28AB">
        <w:t>[1]</w:t>
      </w:r>
    </w:p>
    <w:p w14:paraId="2006ED86" w14:textId="77777777" w:rsidR="009D7074" w:rsidRPr="000A28AB" w:rsidRDefault="009D7074" w:rsidP="00C11F86"/>
    <w:p w14:paraId="44D2EB1F" w14:textId="72E5FFD4" w:rsidR="007A7F01" w:rsidRPr="000A28AB" w:rsidDel="00707C5F" w:rsidRDefault="007A7F01" w:rsidP="00707C5F">
      <w:pPr>
        <w:ind w:firstLine="0"/>
        <w:rPr>
          <w:del w:id="163" w:author="Yoav Ram" w:date="2017-10-18T17:12:00Z"/>
        </w:rPr>
      </w:pPr>
      <w:r w:rsidRPr="000A28AB">
        <w:t xml:space="preserve">where </w:t>
      </w:r>
      <m:oMath>
        <m:r>
          <w:rPr>
            <w:rFonts w:ascii="Cambria Math" w:hAnsi="Cambria Math"/>
          </w:rPr>
          <m:t>t</m:t>
        </m:r>
      </m:oMath>
      <w:r w:rsidRPr="000A28AB">
        <w:t xml:space="preserve"> is time,</w:t>
      </w:r>
      <w:r w:rsidR="00C11F86" w:rsidRPr="000A28AB">
        <w:t xml:space="preserve"> </w:t>
      </w:r>
      <m:oMath>
        <m:r>
          <w:rPr>
            <w:rFonts w:ascii="Cambria Math" w:hAnsi="Cambria Math"/>
          </w:rPr>
          <m:t>N=N(t)</m:t>
        </m:r>
      </m:oMath>
      <w:r w:rsidR="00C11F86" w:rsidRPr="000A28AB">
        <w:t xml:space="preserve"> is the </w:t>
      </w:r>
      <w:del w:id="164" w:author="Yoav Ram" w:date="2017-10-18T17:11:00Z">
        <w:r w:rsidR="00C11F86" w:rsidRPr="000A28AB" w:rsidDel="00707C5F">
          <w:delText xml:space="preserve">population </w:delText>
        </w:r>
      </w:del>
      <w:ins w:id="165" w:author="Yoav Ram" w:date="2017-10-18T17:11:00Z">
        <w:r w:rsidR="00707C5F">
          <w:t>cell</w:t>
        </w:r>
        <w:r w:rsidR="00707C5F" w:rsidRPr="000A28AB">
          <w:t xml:space="preserve"> </w:t>
        </w:r>
      </w:ins>
      <w:r w:rsidR="00C11F86" w:rsidRPr="000A28AB">
        <w:t xml:space="preserve">density at time </w:t>
      </w:r>
      <m:oMath>
        <m:r>
          <w:rPr>
            <w:rFonts w:ascii="Cambria Math" w:hAnsi="Cambria Math"/>
          </w:rPr>
          <m:t>t</m:t>
        </m:r>
      </m:oMath>
      <w:r w:rsidR="00C11F86" w:rsidRPr="000A28AB">
        <w:t>,</w:t>
      </w:r>
      <w:del w:id="166" w:author="Yoav Ram" w:date="2017-10-18T17:11:00Z">
        <w:r w:rsidR="00C11F86" w:rsidRPr="000A28AB" w:rsidDel="00707C5F">
          <w:delText xml:space="preserve"> </w:delText>
        </w:r>
      </w:del>
      <w:r w:rsidRPr="000A28AB">
        <w:t xml:space="preserve"> </w:t>
      </w:r>
      <m:oMath>
        <m:r>
          <w:rPr>
            <w:rFonts w:ascii="Cambria Math" w:hAnsi="Cambria Math"/>
          </w:rPr>
          <m:t>r</m:t>
        </m:r>
      </m:oMath>
      <w:r w:rsidRPr="000A28AB">
        <w:t xml:space="preserve"> is the specific growth rate in low density, </w:t>
      </w:r>
      <m:oMath>
        <m:r>
          <w:rPr>
            <w:rFonts w:ascii="Cambria Math" w:hAnsi="Cambria Math"/>
          </w:rPr>
          <m:t>K</m:t>
        </m:r>
      </m:oMath>
      <w:r w:rsidRPr="000A28AB">
        <w:t xml:space="preserve"> is the maximum </w:t>
      </w:r>
      <w:ins w:id="167" w:author="Yoav Ram" w:date="2017-10-18T17:11:00Z">
        <w:r w:rsidR="00707C5F">
          <w:t xml:space="preserve">cell </w:t>
        </w:r>
      </w:ins>
      <w:r w:rsidRPr="000A28AB">
        <w:t xml:space="preserve">density, </w:t>
      </w:r>
      <m:oMath>
        <m:r>
          <w:rPr>
            <w:rFonts w:ascii="Cambria Math" w:hAnsi="Cambria Math"/>
          </w:rPr>
          <m:t>ν</m:t>
        </m:r>
      </m:oMath>
      <w:r w:rsidRPr="000A28AB">
        <w:t xml:space="preserve"> </w:t>
      </w:r>
      <w:r w:rsidRPr="000A28AB">
        <w:rPr>
          <w:iCs/>
        </w:rPr>
        <w:t>is a deceleration parameter</w:t>
      </w:r>
      <w:r w:rsidR="00C11F86" w:rsidRPr="000A28AB">
        <w:rPr>
          <w:iCs/>
        </w:rPr>
        <w:t xml:space="preserve">, and </w:t>
      </w:r>
      <m:oMath>
        <m:r>
          <w:rPr>
            <w:rFonts w:ascii="Cambria Math" w:hAnsi="Cambria Math"/>
          </w:rPr>
          <m:t>α</m:t>
        </m:r>
        <m:d>
          <m:dPr>
            <m:ctrlPr>
              <w:rPr>
                <w:rFonts w:ascii="Cambria Math" w:hAnsi="Cambria Math"/>
                <w:i/>
              </w:rPr>
            </m:ctrlPr>
          </m:dPr>
          <m:e>
            <m:r>
              <w:rPr>
                <w:rFonts w:ascii="Cambria Math" w:hAnsi="Cambria Math"/>
              </w:rPr>
              <m:t>t</m:t>
            </m:r>
          </m:e>
        </m:d>
      </m:oMath>
      <w:r w:rsidR="00C11F86" w:rsidRPr="000A28AB">
        <w:t xml:space="preserve"> is the adjustment function</w:t>
      </w:r>
      <w:del w:id="168" w:author="Yoav Ram" w:date="2017-10-18T17:12:00Z">
        <w:r w:rsidRPr="000A28AB" w:rsidDel="00707C5F">
          <w:delText xml:space="preserve">. </w:delText>
        </w:r>
      </w:del>
      <w:ins w:id="169" w:author="Yoav Ram" w:date="2017-10-18T17:12:00Z">
        <w:r w:rsidR="00707C5F">
          <w:t>,</w:t>
        </w:r>
        <w:r w:rsidR="00707C5F" w:rsidRPr="000A28AB">
          <w:t xml:space="preserve"> </w:t>
        </w:r>
        <w:r w:rsidR="00707C5F">
          <w:t xml:space="preserve">which </w:t>
        </w:r>
      </w:ins>
      <w:del w:id="170" w:author="Yoav Ram" w:date="2017-10-18T17:12:00Z">
        <w:r w:rsidRPr="000A28AB" w:rsidDel="00707C5F">
          <w:delText xml:space="preserve">For a derivation of eq. 1 and further details, see </w:delText>
        </w:r>
        <w:r w:rsidR="00756174" w:rsidRPr="000A28AB" w:rsidDel="00707C5F">
          <w:delText xml:space="preserve">Supporting </w:delText>
        </w:r>
      </w:del>
      <w:del w:id="171" w:author="Yoav Ram" w:date="2017-10-18T16:25:00Z">
        <w:r w:rsidR="00756174" w:rsidRPr="000A28AB" w:rsidDel="007115C2">
          <w:delText>t</w:delText>
        </w:r>
      </w:del>
      <w:del w:id="172" w:author="Yoav Ram" w:date="2017-10-18T17:12:00Z">
        <w:r w:rsidR="00756174" w:rsidRPr="000A28AB" w:rsidDel="00707C5F">
          <w:delText>ext 1</w:delText>
        </w:r>
        <w:r w:rsidRPr="000A28AB" w:rsidDel="00707C5F">
          <w:delText>.</w:delText>
        </w:r>
      </w:del>
    </w:p>
    <w:p w14:paraId="6A92DC00" w14:textId="7C9953E1" w:rsidR="007A7F01" w:rsidRPr="000A28AB" w:rsidRDefault="007A7F01">
      <w:pPr>
        <w:ind w:firstLine="0"/>
        <w:pPrChange w:id="173" w:author="Yoav Ram" w:date="2017-10-18T17:15:00Z">
          <w:pPr/>
        </w:pPrChange>
      </w:pPr>
      <w:del w:id="174" w:author="Yoav Ram" w:date="2017-10-18T17:12:00Z">
        <w:r w:rsidRPr="000A28AB" w:rsidDel="00707C5F">
          <w:delText xml:space="preserve">The adjustment function </w:delText>
        </w:r>
        <m:oMath>
          <m:r>
            <w:rPr>
              <w:rFonts w:ascii="Cambria Math" w:hAnsi="Cambria Math"/>
            </w:rPr>
            <m:t>α(t)=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0</m:t>
                  </m:r>
                </m:sub>
              </m:sSub>
            </m:num>
            <m:den>
              <m:sSub>
                <m:sSubPr>
                  <m:ctrlPr>
                    <w:rPr>
                      <w:rFonts w:ascii="Cambria Math" w:hAnsi="Cambria Math"/>
                      <w:i/>
                    </w:rPr>
                  </m:ctrlPr>
                </m:sSubPr>
                <m:e>
                  <m:r>
                    <w:rPr>
                      <w:rFonts w:ascii="Cambria Math" w:hAnsi="Cambria Math"/>
                    </w:rPr>
                    <m:t>q</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m:t>
                  </m:r>
                </m:sup>
              </m:sSup>
            </m:den>
          </m:f>
        </m:oMath>
        <w:r w:rsidRPr="000A28AB" w:rsidDel="00707C5F">
          <w:delText xml:space="preserve"> </w:delText>
        </w:r>
      </w:del>
      <w:r w:rsidRPr="000A28AB">
        <w:t xml:space="preserve">describes the fraction of the population that </w:t>
      </w:r>
      <w:r w:rsidR="00651E9E">
        <w:t xml:space="preserve">has adjusted to the new </w:t>
      </w:r>
      <w:r w:rsidR="00B02278">
        <w:t xml:space="preserve">growth </w:t>
      </w:r>
      <w:r w:rsidR="00651E9E">
        <w:t>conditions</w:t>
      </w:r>
      <w:r w:rsidRPr="000A28AB">
        <w:t xml:space="preserve"> </w:t>
      </w:r>
      <w:r w:rsidR="00E42EF9">
        <w:t>by</w:t>
      </w:r>
      <w:r w:rsidR="00E42EF9" w:rsidRPr="000A28AB">
        <w:t xml:space="preserve"> </w:t>
      </w:r>
      <w:r w:rsidRPr="000A28AB">
        <w:t xml:space="preserve">time </w:t>
      </w:r>
      <m:oMath>
        <m:r>
          <w:rPr>
            <w:rFonts w:ascii="Cambria Math" w:hAnsi="Cambria Math"/>
          </w:rPr>
          <m:t>t</m:t>
        </m:r>
      </m:oMath>
      <w:r w:rsidRPr="000A28AB">
        <w:t xml:space="preserve"> (</w:t>
      </w:r>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≤1</m:t>
        </m:r>
      </m:oMath>
      <w:r w:rsidRPr="000A28AB">
        <w:t xml:space="preserve">). </w:t>
      </w:r>
      <w:del w:id="175" w:author="Yoav Ram" w:date="2017-10-18T17:15:00Z">
        <w:r w:rsidRPr="000A28AB" w:rsidDel="00707C5F">
          <w:delText>Typically</w:delText>
        </w:r>
      </w:del>
      <w:ins w:id="176" w:author="Yoav Ram" w:date="2017-10-18T17:15:00Z">
        <w:r w:rsidR="00707C5F">
          <w:t xml:space="preserve">In </w:t>
        </w:r>
      </w:ins>
      <w:ins w:id="177" w:author="Yoav Ram" w:date="2017-10-18T17:13:00Z">
        <w:r w:rsidR="00707C5F">
          <w:t>microbial experiments</w:t>
        </w:r>
      </w:ins>
      <w:r w:rsidRPr="000A28AB">
        <w:t xml:space="preserve">, </w:t>
      </w:r>
      <w:r w:rsidR="005E5D76">
        <w:t xml:space="preserve">an </w:t>
      </w:r>
      <w:r w:rsidRPr="000A28AB">
        <w:t>overnight liquid culture</w:t>
      </w:r>
      <w:r w:rsidR="005E5D76">
        <w:t xml:space="preserve"> of microorganisms that has</w:t>
      </w:r>
      <w:r w:rsidR="005E5D76" w:rsidRPr="000A28AB">
        <w:t xml:space="preserve"> reach</w:t>
      </w:r>
      <w:r w:rsidR="005E5D76">
        <w:t>ed</w:t>
      </w:r>
      <w:r w:rsidR="005E5D76" w:rsidRPr="000A28AB">
        <w:t xml:space="preserve"> </w:t>
      </w:r>
      <w:r w:rsidRPr="000A28AB">
        <w:t>stationary phase</w:t>
      </w:r>
      <w:r w:rsidR="005E5D76">
        <w:t xml:space="preserve"> is</w:t>
      </w:r>
      <w:ins w:id="178" w:author="Yoav Ram" w:date="2017-10-18T17:15:00Z">
        <w:r w:rsidR="00707C5F">
          <w:t xml:space="preserve"> typically</w:t>
        </w:r>
      </w:ins>
      <w:r w:rsidRPr="000A28AB">
        <w:t xml:space="preserve"> diluted into fresh media. </w:t>
      </w:r>
      <w:r w:rsidR="00D96F6C" w:rsidRPr="000A28AB">
        <w:t xml:space="preserve">Following dilution, </w:t>
      </w:r>
      <w:r w:rsidR="00C11F86" w:rsidRPr="000A28AB">
        <w:t xml:space="preserve">cells </w:t>
      </w:r>
      <w:r w:rsidR="005E5D76">
        <w:t>enter</w:t>
      </w:r>
      <w:r w:rsidR="005E5D76" w:rsidRPr="008179CB">
        <w:t xml:space="preserve"> </w:t>
      </w:r>
      <w:r w:rsidR="005E5D76" w:rsidRPr="00CB76DE">
        <w:t xml:space="preserve">lag phase </w:t>
      </w:r>
      <w:r w:rsidR="00651E9E" w:rsidRPr="008179CB">
        <w:t>until</w:t>
      </w:r>
      <w:r w:rsidR="005E5D76" w:rsidRPr="008179CB">
        <w:t xml:space="preserve"> they adjust to the new </w:t>
      </w:r>
      <w:r w:rsidR="005E5D76">
        <w:t>growth conditions.</w:t>
      </w:r>
      <w:r w:rsidRPr="000A28AB">
        <w:t xml:space="preserve"> </w:t>
      </w:r>
      <w:r w:rsidR="005E5D76">
        <w:t>We chose the</w:t>
      </w:r>
      <w:r w:rsidR="005E5D76" w:rsidRPr="000A28AB">
        <w:t xml:space="preserve"> </w:t>
      </w:r>
      <w:r w:rsidRPr="000A28AB">
        <w:t>specific a</w:t>
      </w:r>
      <w:r w:rsidR="00C11F86" w:rsidRPr="000A28AB">
        <w:t xml:space="preserve">djustment function </w:t>
      </w:r>
      <w:r w:rsidRPr="000A28AB">
        <w:t xml:space="preserve">suggested by </w:t>
      </w:r>
      <w:proofErr w:type="spellStart"/>
      <w:r w:rsidRPr="000A28AB">
        <w:t>Baranyi</w:t>
      </w:r>
      <w:proofErr w:type="spellEnd"/>
      <w:r w:rsidRPr="000A28AB">
        <w:t xml:space="preserve"> and Roberts</w:t>
      </w:r>
      <w:r w:rsidRPr="000A28AB">
        <w:fldChar w:fldCharType="begin" w:fldLock="1"/>
      </w:r>
      <w:r w:rsidR="00532013">
        <w:instrText>ADDIN CSL_CITATION { "citationItems" : [ { "id" : "ITEM-1", "itemData" : { "DOI" : "10.1016/0168-1605(94)90157-0", "ISSN" : "01681605", "PMID" : "7873331", "abstract" : "A new member of the family of growth models described by Baranyi et al. (1993a) is introduced in which the physiological state of the cells is represented by a single variable. The duration of lag is determined by the value of that variable at inoculation and by the post-inoculation environment. When the subculturing procedure is standardized, as occurs in laboratory experiments leading to models, the physiological state of the inoculum is relatively constant and independent of subsequent growth conditions. It is shown that, with cells with the same pre-inoculation history, the product of the lag parameter and the maximum specific growth rate is a simple transformation of the initial physiological state. An important consequence is that it is sufficient to estimate this constant product and to determine how the environmental factors define the specific growth rate without modelling the environment dependence of the lag separately. Assuming that the specific growth rate follows the environmental changes instantaneously, the new model can also describe the bacterial growth in an environment where the factors, such as temperature, pH and a(w), change with time.", "author" : [ { "dropping-particle" : "", "family" : "Baranyi", "given" : "J\u00f3zsef", "non-dropping-particle" : "", "parse-names" : false, "suffix" : "" }, { "dropping-particle" : "", "family" : "Roberts", "given" : "Terry A.", "non-dropping-particle" : "", "parse-names" : false, "suffix" : "" } ], "container-title" : "International Journal of Food Microbiology", "id" : "ITEM-1", "issued" : { "date-parts" : [ [ "1994" ] ] }, "page" : "277-294", "title" : "A dynamic approach to predicting bacterial growth in food", "type" : "article-journal", "volume" : "23" }, "suppress-author" : 1, "uris" : [ "http://www.mendeley.com/documents/?uuid=4a4a90f6-8019-47cf-aa0a-4aa3d269b6ab" ] } ], "mendeley" : { "formattedCitation" : "&lt;sup&gt;11&lt;/sup&gt;", "plainTextFormattedCitation" : "11", "previouslyFormattedCitation" : "&lt;sup&gt;11&lt;/sup&gt;" }, "properties" : { "noteIndex" : 0 }, "schema" : "https://github.com/citation-style-language/schema/raw/master/csl-citation.json" }</w:instrText>
      </w:r>
      <w:r w:rsidRPr="000A28AB">
        <w:fldChar w:fldCharType="separate"/>
      </w:r>
      <w:r w:rsidR="00C35103" w:rsidRPr="00C35103">
        <w:rPr>
          <w:noProof/>
          <w:vertAlign w:val="superscript"/>
        </w:rPr>
        <w:t>11</w:t>
      </w:r>
      <w:r w:rsidRPr="000A28AB">
        <w:fldChar w:fldCharType="end"/>
      </w:r>
      <w:r w:rsidR="005E5D76">
        <w:t>, which is</w:t>
      </w:r>
      <w:r w:rsidRPr="000A28AB">
        <w:t xml:space="preserve"> both computationally convenient and biological</w:t>
      </w:r>
      <w:r w:rsidR="005E5D76">
        <w:t xml:space="preserve">ly </w:t>
      </w:r>
      <w:r w:rsidRPr="000A28AB">
        <w:t xml:space="preserve"> </w:t>
      </w:r>
      <w:r w:rsidR="005E5D76" w:rsidRPr="000A28AB">
        <w:t>interpreta</w:t>
      </w:r>
      <w:r w:rsidR="005E5D76">
        <w:t>ble</w:t>
      </w:r>
      <w:ins w:id="179" w:author="Yoav Ram" w:date="2017-10-18T17:12:00Z">
        <w:r w:rsidR="00707C5F">
          <w:t xml:space="preserve">: </w:t>
        </w:r>
        <m:oMath>
          <m:r>
            <w:rPr>
              <w:rFonts w:ascii="Cambria Math" w:hAnsi="Cambria Math"/>
            </w:rPr>
            <m:t>α(t)=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0</m:t>
                  </m:r>
                </m:sub>
              </m:sSub>
            </m:num>
            <m:den>
              <m:sSub>
                <m:sSubPr>
                  <m:ctrlPr>
                    <w:rPr>
                      <w:rFonts w:ascii="Cambria Math" w:hAnsi="Cambria Math"/>
                      <w:i/>
                    </w:rPr>
                  </m:ctrlPr>
                </m:sSubPr>
                <m:e>
                  <m:r>
                    <w:rPr>
                      <w:rFonts w:ascii="Cambria Math" w:hAnsi="Cambria Math"/>
                    </w:rPr>
                    <m:t>q</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m:t>
                  </m:r>
                </m:sup>
              </m:sSup>
            </m:den>
          </m:f>
        </m:oMath>
        <w:r w:rsidR="00707C5F">
          <w:t>, where</w:t>
        </w:r>
      </w:ins>
      <w:del w:id="180" w:author="Yoav Ram" w:date="2017-10-18T17:12:00Z">
        <w:r w:rsidRPr="000A28AB" w:rsidDel="00707C5F">
          <w:delText>:</w:delText>
        </w:r>
      </w:del>
      <w:r w:rsidRPr="000A28AB">
        <w:t xml:space="preserve"> </w:t>
      </w:r>
      <m:oMath>
        <m:sSub>
          <m:sSubPr>
            <m:ctrlPr>
              <w:rPr>
                <w:rFonts w:ascii="Cambria Math" w:hAnsi="Cambria Math"/>
                <w:i/>
              </w:rPr>
            </m:ctrlPr>
          </m:sSubPr>
          <m:e>
            <m:r>
              <w:rPr>
                <w:rFonts w:ascii="Cambria Math" w:hAnsi="Cambria Math"/>
              </w:rPr>
              <m:t>q</m:t>
            </m:r>
          </m:e>
          <m:sub>
            <m:r>
              <w:rPr>
                <w:rFonts w:ascii="Cambria Math" w:hAnsi="Cambria Math"/>
              </w:rPr>
              <m:t>0</m:t>
            </m:r>
          </m:sub>
        </m:sSub>
      </m:oMath>
      <w:r w:rsidRPr="000A28AB">
        <w:t xml:space="preserve"> characterizes the physiological state of the initial population, and </w:t>
      </w:r>
      <m:oMath>
        <m:r>
          <w:rPr>
            <w:rFonts w:ascii="Cambria Math" w:hAnsi="Cambria Math"/>
          </w:rPr>
          <m:t>m</m:t>
        </m:r>
      </m:oMath>
      <w:r w:rsidRPr="000A28AB">
        <w:t xml:space="preserve"> is the rate at which the physiological state adjusts to </w:t>
      </w:r>
      <w:r w:rsidR="00651E9E">
        <w:t xml:space="preserve">the new </w:t>
      </w:r>
      <w:r w:rsidRPr="000A28AB">
        <w:t>growth conditions.</w:t>
      </w:r>
    </w:p>
    <w:p w14:paraId="1F0EE0BE" w14:textId="77777777" w:rsidR="007A7F01" w:rsidRPr="000A28AB" w:rsidRDefault="007A7F01">
      <w:r w:rsidRPr="000A28AB">
        <w:t xml:space="preserve">The </w:t>
      </w:r>
      <w:proofErr w:type="spellStart"/>
      <w:r w:rsidRPr="000A28AB">
        <w:t>Baranyi</w:t>
      </w:r>
      <w:proofErr w:type="spellEnd"/>
      <w:r w:rsidRPr="000A28AB">
        <w:t>-Roberts differential equation (eq. 1) has a closed form solution:</w:t>
      </w:r>
    </w:p>
    <w:p w14:paraId="18D08C5A" w14:textId="77777777" w:rsidR="007A7F01" w:rsidRPr="000A28AB" w:rsidRDefault="007A7F01"/>
    <w:p w14:paraId="13A51C6F" w14:textId="6CCF7080" w:rsidR="007A7F01" w:rsidRPr="000A28AB" w:rsidRDefault="00707C5F" w:rsidP="00707C5F">
      <w:pPr>
        <w:jc w:val="right"/>
      </w:pPr>
      <m:oMath>
        <m:r>
          <w:rPr>
            <w:rFonts w:ascii="Cambria Math" w:hAnsi="Cambria Math"/>
          </w:rPr>
          <m:t>N</m:t>
        </m:r>
        <m:d>
          <m:dPr>
            <m:ctrlPr>
              <w:rPr>
                <w:rFonts w:ascii="Cambria Math" w:hAnsi="Cambria Math"/>
              </w:rPr>
            </m:ctrlPr>
          </m:dPr>
          <m:e>
            <m:r>
              <w:rPr>
                <w:rFonts w:ascii="Cambria Math" w:hAnsi="Cambria Math"/>
              </w:rPr>
              <m:t>t</m:t>
            </m:r>
          </m:e>
        </m:d>
        <m:r>
          <m:rPr>
            <m:sty m:val="p"/>
          </m:rPr>
          <w:rPr>
            <w:rFonts w:ascii="Cambria Math" w:hAnsi="Cambria Math"/>
          </w:rPr>
          <m:t>=</m:t>
        </m:r>
        <m:f>
          <m:fPr>
            <m:type m:val="lin"/>
            <m:ctrlPr>
              <w:rPr>
                <w:rFonts w:ascii="Cambria Math" w:hAnsi="Cambria Math"/>
              </w:rPr>
            </m:ctrlPr>
          </m:fPr>
          <m:num>
            <m:r>
              <w:rPr>
                <w:rFonts w:ascii="Cambria Math" w:hAnsi="Cambria Math"/>
              </w:rPr>
              <m:t>K</m:t>
            </m:r>
          </m:num>
          <m:den>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1-</m:t>
                    </m:r>
                    <m:d>
                      <m:dPr>
                        <m:ctrlPr>
                          <w:rPr>
                            <w:rFonts w:ascii="Cambria Math" w:hAnsi="Cambria Math"/>
                          </w:rPr>
                        </m:ctrlPr>
                      </m:dPr>
                      <m:e>
                        <m:r>
                          <m:rPr>
                            <m:sty m:val="p"/>
                          </m:rPr>
                          <w:rPr>
                            <w:rFonts w:ascii="Cambria Math" w:hAnsi="Cambria Math"/>
                          </w:rPr>
                          <m:t>1-</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K</m:t>
                                    </m:r>
                                  </m:num>
                                  <m:den>
                                    <m:sSub>
                                      <m:sSubPr>
                                        <m:ctrlPr>
                                          <w:rPr>
                                            <w:rFonts w:ascii="Cambria Math" w:hAnsi="Cambria Math"/>
                                          </w:rPr>
                                        </m:ctrlPr>
                                      </m:sSubPr>
                                      <m:e>
                                        <m:r>
                                          <w:rPr>
                                            <w:rFonts w:ascii="Cambria Math" w:hAnsi="Cambria Math"/>
                                          </w:rPr>
                                          <m:t>N</m:t>
                                        </m:r>
                                      </m:e>
                                      <m:sub>
                                        <m:r>
                                          <m:rPr>
                                            <m:sty m:val="p"/>
                                          </m:rPr>
                                          <w:rPr>
                                            <w:rFonts w:ascii="Cambria Math" w:hAnsi="Cambria Math"/>
                                          </w:rPr>
                                          <m:t>0</m:t>
                                        </m:r>
                                      </m:sub>
                                    </m:sSub>
                                  </m:den>
                                </m:f>
                              </m:e>
                            </m:d>
                          </m:e>
                          <m:sup>
                            <m:r>
                              <w:rPr>
                                <w:rFonts w:ascii="Cambria Math" w:hAnsi="Cambria Math"/>
                              </w:rPr>
                              <m:t>ν</m:t>
                            </m:r>
                          </m:sup>
                        </m:sSup>
                      </m:e>
                    </m:d>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r</m:t>
                        </m:r>
                        <m:r>
                          <m:rPr>
                            <m:sty m:val="p"/>
                          </m:rPr>
                          <w:rPr>
                            <w:rFonts w:ascii="Cambria Math" w:hAnsi="Cambria Math"/>
                          </w:rPr>
                          <m:t xml:space="preserve"> </m:t>
                        </m:r>
                        <m:r>
                          <w:rPr>
                            <w:rFonts w:ascii="Cambria Math" w:hAnsi="Cambria Math"/>
                          </w:rPr>
                          <m:t>νA</m:t>
                        </m:r>
                        <m:d>
                          <m:dPr>
                            <m:ctrlPr>
                              <w:rPr>
                                <w:rFonts w:ascii="Cambria Math" w:hAnsi="Cambria Math"/>
                              </w:rPr>
                            </m:ctrlPr>
                          </m:dPr>
                          <m:e>
                            <m:r>
                              <w:rPr>
                                <w:rFonts w:ascii="Cambria Math" w:hAnsi="Cambria Math"/>
                              </w:rPr>
                              <m:t>t</m:t>
                            </m:r>
                          </m:e>
                        </m:d>
                      </m:sup>
                    </m:sSup>
                    <m:r>
                      <m:rPr>
                        <m:sty m:val="p"/>
                      </m:rPr>
                      <w:rPr>
                        <w:rFonts w:ascii="Cambria Math" w:hAnsi="Cambria Math"/>
                      </w:rPr>
                      <m:t xml:space="preserve"> </m:t>
                    </m:r>
                  </m:e>
                </m:d>
              </m:e>
              <m:sup>
                <m:f>
                  <m:fPr>
                    <m:type m:val="skw"/>
                    <m:ctrlPr>
                      <w:rPr>
                        <w:rFonts w:ascii="Cambria Math" w:hAnsi="Cambria Math"/>
                      </w:rPr>
                    </m:ctrlPr>
                  </m:fPr>
                  <m:num>
                    <m:r>
                      <m:rPr>
                        <m:sty m:val="p"/>
                      </m:rPr>
                      <w:rPr>
                        <w:rFonts w:ascii="Cambria Math" w:hAnsi="Cambria Math"/>
                      </w:rPr>
                      <m:t>1</m:t>
                    </m:r>
                  </m:num>
                  <m:den>
                    <m:r>
                      <w:rPr>
                        <w:rFonts w:ascii="Cambria Math" w:hAnsi="Cambria Math"/>
                      </w:rPr>
                      <m:t>ν</m:t>
                    </m:r>
                  </m:den>
                </m:f>
              </m:sup>
            </m:sSup>
          </m:den>
        </m:f>
        <w:ins w:id="181" w:author="Yoav Ram" w:date="2017-10-18T17:14:00Z">
          <m:r>
            <w:rPr>
              <w:rFonts w:ascii="Cambria Math" w:hAnsi="Cambria Math"/>
            </w:rPr>
            <m:t xml:space="preserve">                             </m:t>
          </m:r>
        </w:ins>
      </m:oMath>
      <w:del w:id="182" w:author="Yoav Ram" w:date="2017-10-18T17:14:00Z">
        <w:r w:rsidR="007A7F01" w:rsidRPr="000A28AB" w:rsidDel="00707C5F">
          <w:delText xml:space="preserve">                                                 </w:delText>
        </w:r>
      </w:del>
      <w:r w:rsidR="00B57EC6" w:rsidRPr="000A28AB">
        <w:t>[2]</w:t>
      </w:r>
    </w:p>
    <w:p w14:paraId="40408998" w14:textId="77777777" w:rsidR="007A7F01" w:rsidRPr="000A28AB" w:rsidRDefault="007A7F01">
      <w:pPr>
        <w:ind w:firstLine="0"/>
        <w:pPrChange w:id="183" w:author="Yoav Ram" w:date="2017-10-18T17:14:00Z">
          <w:pPr/>
        </w:pPrChange>
      </w:pPr>
    </w:p>
    <w:p w14:paraId="06EB59B3" w14:textId="21594CA4" w:rsidR="007A7F01" w:rsidRPr="000A28AB" w:rsidRDefault="007A7F01" w:rsidP="00707C5F">
      <w:pPr>
        <w:ind w:firstLine="0"/>
      </w:pPr>
      <w:r w:rsidRPr="000A28AB">
        <w:t xml:space="preserve">where </w:t>
      </w:r>
      <m:oMath>
        <m:sSub>
          <m:sSubPr>
            <m:ctrlPr>
              <w:rPr>
                <w:rFonts w:ascii="Cambria Math" w:hAnsi="Cambria Math"/>
                <w:i/>
              </w:rPr>
            </m:ctrlPr>
          </m:sSubPr>
          <m:e>
            <m:r>
              <w:rPr>
                <w:rFonts w:ascii="Cambria Math" w:hAnsi="Cambria Math"/>
              </w:rPr>
              <m:t>N</m:t>
            </m:r>
          </m:e>
          <m:sub>
            <m:r>
              <w:rPr>
                <w:rFonts w:ascii="Cambria Math" w:hAnsi="Cambria Math"/>
              </w:rPr>
              <m:t>0</m:t>
            </m:r>
          </m:sub>
        </m:sSub>
        <m:r>
          <w:rPr>
            <w:rFonts w:ascii="Cambria Math" w:hAnsi="Cambria Math"/>
          </w:rPr>
          <m:t>=</m:t>
        </m:r>
        <w:proofErr w:type="gramStart"/>
        <m:r>
          <w:rPr>
            <w:rFonts w:ascii="Cambria Math" w:hAnsi="Cambria Math"/>
          </w:rPr>
          <m:t>N(</m:t>
        </m:r>
        <w:proofErr w:type="gramEnd"/>
        <m:r>
          <w:rPr>
            <w:rFonts w:ascii="Cambria Math" w:hAnsi="Cambria Math"/>
          </w:rPr>
          <m:t>0)</m:t>
        </m:r>
      </m:oMath>
      <w:r w:rsidRPr="000A28AB">
        <w:t xml:space="preserve"> is the initial population density. For </w:t>
      </w:r>
      <w:r w:rsidR="00C11F86" w:rsidRPr="000A28AB">
        <w:t xml:space="preserve">a </w:t>
      </w:r>
      <w:r w:rsidRPr="000A28AB">
        <w:t xml:space="preserve">derivation of eq. 2 from eq. 1, see </w:t>
      </w:r>
      <w:r w:rsidR="00756174" w:rsidRPr="000A28AB">
        <w:t xml:space="preserve">Supporting </w:t>
      </w:r>
      <w:del w:id="184" w:author="Yoav Ram" w:date="2017-10-18T17:15:00Z">
        <w:r w:rsidR="00756174" w:rsidRPr="000A28AB" w:rsidDel="00707C5F">
          <w:delText xml:space="preserve">text </w:delText>
        </w:r>
      </w:del>
      <w:ins w:id="185" w:author="Yoav Ram" w:date="2017-10-18T17:15:00Z">
        <w:r w:rsidR="00707C5F">
          <w:t>T</w:t>
        </w:r>
        <w:r w:rsidR="00707C5F" w:rsidRPr="000A28AB">
          <w:t xml:space="preserve">ext </w:t>
        </w:r>
      </w:ins>
      <w:r w:rsidR="00756174" w:rsidRPr="000A28AB">
        <w:t>1</w:t>
      </w:r>
      <w:r w:rsidRPr="000A28AB">
        <w:t>.</w:t>
      </w:r>
    </w:p>
    <w:p w14:paraId="0DDCD477" w14:textId="77777777" w:rsidR="007A7F01" w:rsidRPr="000A28AB" w:rsidRDefault="007A7F01" w:rsidP="00CB76DE">
      <w:pPr>
        <w:pStyle w:val="Heading3"/>
      </w:pPr>
      <w:r w:rsidRPr="000A28AB">
        <w:t>Model fitting</w:t>
      </w:r>
    </w:p>
    <w:p w14:paraId="6BCF81B0" w14:textId="3F3DA1B0" w:rsidR="00617C36" w:rsidRPr="000A28AB" w:rsidRDefault="007A7F01" w:rsidP="00122802">
      <w:r w:rsidRPr="000A28AB">
        <w:t>We</w:t>
      </w:r>
      <w:r w:rsidR="00374F99" w:rsidRPr="000A28AB">
        <w:t xml:space="preserve"> estimate</w:t>
      </w:r>
      <w:r w:rsidR="00651E9E">
        <w:t>d</w:t>
      </w:r>
      <w:r w:rsidR="00374F99" w:rsidRPr="000A28AB">
        <w:t xml:space="preserve"> the </w:t>
      </w:r>
      <w:r w:rsidR="008179CB">
        <w:t xml:space="preserve">growth </w:t>
      </w:r>
      <w:r w:rsidR="00374F99" w:rsidRPr="000A28AB">
        <w:t>model parameters by</w:t>
      </w:r>
      <w:r w:rsidRPr="000A28AB">
        <w:t xml:space="preserve"> fit</w:t>
      </w:r>
      <w:r w:rsidR="00374F99" w:rsidRPr="000A28AB">
        <w:t>ting</w:t>
      </w:r>
      <w:r w:rsidRPr="000A28AB">
        <w:t xml:space="preserve"> </w:t>
      </w:r>
      <w:r w:rsidR="00257358" w:rsidRPr="000A28AB">
        <w:t>the model (eq. 2) to</w:t>
      </w:r>
      <w:r w:rsidRPr="000A28AB">
        <w:t xml:space="preserve"> the monoculture growth curve data of each strain. The </w:t>
      </w:r>
      <w:ins w:id="186" w:author="Yoav Ram" w:date="2017-10-19T12:12:00Z">
        <w:r w:rsidR="00B126A0">
          <w:t>best</w:t>
        </w:r>
      </w:ins>
      <w:ins w:id="187" w:author="Yoav Ram" w:date="2017-10-19T12:13:00Z">
        <w:r w:rsidR="00B126A0">
          <w:t>-</w:t>
        </w:r>
      </w:ins>
      <w:ins w:id="188" w:author="Yoav Ram" w:date="2017-10-19T12:12:00Z">
        <w:r w:rsidR="00B126A0">
          <w:t>fit model</w:t>
        </w:r>
      </w:ins>
      <w:ins w:id="189" w:author="Yoav Ram" w:date="2017-10-19T12:13:00Z">
        <w:r w:rsidR="00B126A0">
          <w:t>s</w:t>
        </w:r>
      </w:ins>
      <w:ins w:id="190" w:author="Yoav Ram" w:date="2017-10-19T12:12:00Z">
        <w:r w:rsidR="00B126A0">
          <w:t xml:space="preserve"> (black line</w:t>
        </w:r>
      </w:ins>
      <w:ins w:id="191" w:author="Yoav Ram" w:date="2017-10-19T12:13:00Z">
        <w:r w:rsidR="00B126A0">
          <w:t>s</w:t>
        </w:r>
      </w:ins>
      <w:ins w:id="192" w:author="Yoav Ram" w:date="2017-10-19T12:12:00Z">
        <w:r w:rsidR="00B126A0">
          <w:t xml:space="preserve">) and experimental data (markers) are </w:t>
        </w:r>
      </w:ins>
      <w:del w:id="193" w:author="Yoav Ram" w:date="2017-10-19T12:12:00Z">
        <w:r w:rsidRPr="000A28AB" w:rsidDel="00B126A0">
          <w:delText xml:space="preserve">best </w:delText>
        </w:r>
      </w:del>
      <w:del w:id="194" w:author="Yoav Ram" w:date="2017-10-19T12:11:00Z">
        <w:r w:rsidRPr="000A28AB" w:rsidDel="00B126A0">
          <w:delText xml:space="preserve">fit </w:delText>
        </w:r>
      </w:del>
      <w:del w:id="195" w:author="Yoav Ram" w:date="2017-10-19T12:12:00Z">
        <w:r w:rsidRPr="000A28AB" w:rsidDel="00B126A0">
          <w:delText xml:space="preserve">is </w:delText>
        </w:r>
      </w:del>
      <w:r w:rsidRPr="000A28AB">
        <w:t xml:space="preserve">shown in </w:t>
      </w:r>
      <w:r w:rsidRPr="000A28AB">
        <w:fldChar w:fldCharType="begin"/>
      </w:r>
      <w:r w:rsidRPr="000A28AB">
        <w:instrText xml:space="preserve"> REF _Ref439852214 \h </w:instrText>
      </w:r>
      <w:r w:rsidR="000A28AB">
        <w:instrText xml:space="preserve"> \* MERGEFORMAT </w:instrText>
      </w:r>
      <w:r w:rsidRPr="000A28AB">
        <w:fldChar w:fldCharType="separate"/>
      </w:r>
      <w:r w:rsidR="00796A41" w:rsidRPr="000A28AB">
        <w:t xml:space="preserve">Figure </w:t>
      </w:r>
      <w:r w:rsidR="00796A41">
        <w:rPr>
          <w:noProof/>
        </w:rPr>
        <w:t>2</w:t>
      </w:r>
      <w:r w:rsidRPr="000A28AB">
        <w:fldChar w:fldCharType="end"/>
      </w:r>
      <w:ins w:id="196" w:author="Yoav Ram" w:date="2017-10-24T12:07:00Z">
        <w:r w:rsidR="00412F63">
          <w:t>A-C</w:t>
        </w:r>
      </w:ins>
      <w:del w:id="197" w:author="Yoav Ram" w:date="2017-10-24T12:07:00Z">
        <w:r w:rsidR="003B757D" w:rsidDel="00412F63">
          <w:delText>D-F</w:delText>
        </w:r>
      </w:del>
      <w:ins w:id="198" w:author="Yoav Ram" w:date="2017-10-19T12:12:00Z">
        <w:r w:rsidR="00B126A0">
          <w:t xml:space="preserve">; </w:t>
        </w:r>
      </w:ins>
      <w:del w:id="199" w:author="Yoav Ram" w:date="2017-10-19T12:12:00Z">
        <w:r w:rsidRPr="000A28AB" w:rsidDel="00B126A0">
          <w:delText xml:space="preserve"> </w:delText>
        </w:r>
        <w:r w:rsidR="008A27DB" w:rsidDel="00B126A0">
          <w:delText>(</w:delText>
        </w:r>
      </w:del>
      <w:r w:rsidR="008A27DB">
        <w:t xml:space="preserve">see Table S1 for </w:t>
      </w:r>
      <w:r w:rsidRPr="000A28AB">
        <w:t>the estimated growth parameters</w:t>
      </w:r>
      <w:del w:id="200" w:author="Yoav Ram" w:date="2017-10-19T12:12:00Z">
        <w:r w:rsidR="008A27DB" w:rsidDel="00B126A0">
          <w:delText>)</w:delText>
        </w:r>
      </w:del>
      <w:r w:rsidRPr="000A28AB">
        <w:t>.</w:t>
      </w:r>
      <w:r w:rsidR="00C13924" w:rsidRPr="000A28AB">
        <w:t xml:space="preserve"> From th</w:t>
      </w:r>
      <w:ins w:id="201" w:author="Yoav Ram" w:date="2017-10-19T12:13:00Z">
        <w:r w:rsidR="00B126A0">
          <w:t>e</w:t>
        </w:r>
      </w:ins>
      <w:del w:id="202" w:author="Yoav Ram" w:date="2017-10-19T12:13:00Z">
        <w:r w:rsidR="00C13924" w:rsidRPr="000A28AB" w:rsidDel="00B126A0">
          <w:delText>i</w:delText>
        </w:r>
      </w:del>
      <w:r w:rsidR="00C13924" w:rsidRPr="000A28AB">
        <w:t>s</w:t>
      </w:r>
      <w:ins w:id="203" w:author="Yoav Ram" w:date="2017-10-19T12:13:00Z">
        <w:r w:rsidR="00B126A0">
          <w:t>e best-fit</w:t>
        </w:r>
      </w:ins>
      <w:r w:rsidR="00C13924" w:rsidRPr="000A28AB">
        <w:t xml:space="preserve"> model</w:t>
      </w:r>
      <w:ins w:id="204" w:author="Yoav Ram" w:date="2017-10-19T12:13:00Z">
        <w:r w:rsidR="00B126A0">
          <w:t>s</w:t>
        </w:r>
      </w:ins>
      <w:del w:id="205" w:author="Yoav Ram" w:date="2017-10-19T12:13:00Z">
        <w:r w:rsidR="00C13924" w:rsidRPr="000A28AB" w:rsidDel="00B126A0">
          <w:delText xml:space="preserve"> </w:delText>
        </w:r>
      </w:del>
      <w:ins w:id="206" w:author="Yoav Ram" w:date="2017-10-19T12:13:00Z">
        <w:r w:rsidR="00B126A0">
          <w:t xml:space="preserve"> </w:t>
        </w:r>
      </w:ins>
      <w:del w:id="207" w:author="Yoav Ram" w:date="2017-10-19T12:13:00Z">
        <w:r w:rsidR="00C13924" w:rsidRPr="000A28AB" w:rsidDel="00B126A0">
          <w:delText xml:space="preserve">fit </w:delText>
        </w:r>
      </w:del>
      <w:r w:rsidR="00C13924" w:rsidRPr="000A28AB">
        <w:t>we also estimate</w:t>
      </w:r>
      <w:ins w:id="208" w:author="Yoav Ram" w:date="2017-10-19T12:13:00Z">
        <w:r w:rsidR="00B126A0">
          <w:t>d</w:t>
        </w:r>
      </w:ins>
      <w:r w:rsidR="00C13924" w:rsidRPr="000A28AB">
        <w:t xml:space="preserve"> the maximum specific growth rate </w:t>
      </w:r>
      <m:oMath>
        <m:d>
          <m:dPr>
            <m:ctrlPr>
              <w:rPr>
                <w:rFonts w:ascii="Cambria Math" w:hAnsi="Cambria Math"/>
                <w:i/>
              </w:rPr>
            </m:ctrlPr>
          </m:dPr>
          <m:e>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f>
                      <m:fPr>
                        <m:ctrlPr>
                          <w:rPr>
                            <w:rFonts w:ascii="Cambria Math" w:hAnsi="Cambria Math"/>
                            <w:i/>
                          </w:rPr>
                        </m:ctrlPr>
                      </m:fPr>
                      <m:num>
                        <m:r>
                          <w:rPr>
                            <w:rFonts w:ascii="Cambria Math" w:hAnsi="Cambria Math"/>
                          </w:rPr>
                          <m:t>dN</m:t>
                        </m:r>
                      </m:num>
                      <m:den>
                        <m:r>
                          <w:rPr>
                            <w:rFonts w:ascii="Cambria Math" w:hAnsi="Cambria Math"/>
                          </w:rPr>
                          <m:t>dt</m:t>
                        </m:r>
                      </m:den>
                    </m:f>
                  </m:e>
                </m:d>
                <m:r>
                  <w:rPr>
                    <w:rFonts w:ascii="Cambria Math" w:hAnsi="Cambria Math"/>
                  </w:rPr>
                  <m:t xml:space="preserve"> </m:t>
                </m:r>
              </m:e>
            </m:func>
          </m:e>
        </m:d>
      </m:oMath>
      <w:r w:rsidR="00C13924" w:rsidRPr="000A28AB">
        <w:t>, the minimal specific doubling time</w:t>
      </w:r>
      <w:ins w:id="209" w:author="Yoav Ram" w:date="2017-10-19T12:13:00Z">
        <w:r w:rsidR="00B126A0">
          <w:t xml:space="preserve"> (</w:t>
        </w:r>
        <w:proofErr w:type="spellStart"/>
        <w:r w:rsidR="00B126A0">
          <w:t>minial</w:t>
        </w:r>
        <w:proofErr w:type="spellEnd"/>
        <w:r w:rsidR="00B126A0">
          <w:t xml:space="preserve"> time required for </w:t>
        </w:r>
      </w:ins>
      <w:ins w:id="210" w:author="Yoav Ram" w:date="2017-10-19T12:14:00Z">
        <w:r w:rsidR="00B126A0">
          <w:t>cell density to double)</w:t>
        </w:r>
      </w:ins>
      <w:r w:rsidR="00C13924" w:rsidRPr="000A28AB">
        <w:t>, and the lag duration</w:t>
      </w:r>
      <w:ins w:id="211" w:author="Yoav Ram" w:date="2017-10-19T12:14:00Z">
        <w:r w:rsidR="00113BA6">
          <w:t>;</w:t>
        </w:r>
        <w:r w:rsidR="00B126A0">
          <w:t xml:space="preserve"> see</w:t>
        </w:r>
      </w:ins>
      <w:r w:rsidR="00C13924" w:rsidRPr="000A28AB">
        <w:t xml:space="preserve"> </w:t>
      </w:r>
      <w:del w:id="212" w:author="Yoav Ram" w:date="2017-10-19T12:14:00Z">
        <w:r w:rsidR="00C13924" w:rsidRPr="000A28AB" w:rsidDel="00B126A0">
          <w:delText>(</w:delText>
        </w:r>
      </w:del>
      <w:r w:rsidR="00C13924" w:rsidRPr="000A28AB">
        <w:fldChar w:fldCharType="begin"/>
      </w:r>
      <w:r w:rsidR="00C13924" w:rsidRPr="000A28AB">
        <w:instrText xml:space="preserve"> REF _Ref453680217 \h </w:instrText>
      </w:r>
      <w:r w:rsidR="000A28AB">
        <w:instrText xml:space="preserve"> \* MERGEFORMAT </w:instrText>
      </w:r>
      <w:r w:rsidR="00C13924" w:rsidRPr="000A28AB">
        <w:fldChar w:fldCharType="separate"/>
      </w:r>
      <w:r w:rsidR="00796A41" w:rsidRPr="000A28AB">
        <w:t xml:space="preserve">Table </w:t>
      </w:r>
      <w:r w:rsidR="00796A41">
        <w:t>1</w:t>
      </w:r>
      <w:r w:rsidR="00C13924" w:rsidRPr="000A28AB">
        <w:fldChar w:fldCharType="end"/>
      </w:r>
      <w:del w:id="213" w:author="Yoav Ram" w:date="2017-10-19T12:14:00Z">
        <w:r w:rsidR="00C13924" w:rsidRPr="000A28AB" w:rsidDel="00B126A0">
          <w:delText>)</w:delText>
        </w:r>
      </w:del>
      <w:r w:rsidR="00C13924" w:rsidRPr="000A28AB">
        <w:t>.</w:t>
      </w:r>
      <w:r w:rsidR="00D538FA">
        <w:t xml:space="preserve"> </w:t>
      </w:r>
      <w:r w:rsidR="008179CB">
        <w:t>T</w:t>
      </w:r>
      <w:r w:rsidR="00D538FA">
        <w:t>he strains differ in their growth parameters</w:t>
      </w:r>
      <w:ins w:id="214" w:author="Yoav Ram" w:date="2017-10-19T12:15:00Z">
        <w:r w:rsidR="00585F86">
          <w:t>:</w:t>
        </w:r>
      </w:ins>
      <w:del w:id="215" w:author="Yoav Ram" w:date="2017-10-19T12:15:00Z">
        <w:r w:rsidR="00D538FA" w:rsidDel="00585F86">
          <w:delText>;</w:delText>
        </w:r>
      </w:del>
      <w:r w:rsidR="00D538FA">
        <w:t xml:space="preserve"> for example, in experiment A</w:t>
      </w:r>
      <w:r w:rsidR="00DB709C">
        <w:t xml:space="preserve"> (</w:t>
      </w:r>
      <w:r w:rsidR="00DB709C" w:rsidRPr="000A28AB">
        <w:fldChar w:fldCharType="begin"/>
      </w:r>
      <w:r w:rsidR="00DB709C" w:rsidRPr="000A28AB">
        <w:instrText xml:space="preserve"> REF _Ref439852214 \h </w:instrText>
      </w:r>
      <w:r w:rsidR="00DB709C">
        <w:instrText xml:space="preserve"> \* MERGEFORMAT </w:instrText>
      </w:r>
      <w:r w:rsidR="00DB709C" w:rsidRPr="000A28AB">
        <w:fldChar w:fldCharType="separate"/>
      </w:r>
      <w:r w:rsidR="00796A41" w:rsidRPr="000A28AB">
        <w:t xml:space="preserve">Figure </w:t>
      </w:r>
      <w:r w:rsidR="00796A41">
        <w:rPr>
          <w:noProof/>
        </w:rPr>
        <w:t>2</w:t>
      </w:r>
      <w:r w:rsidR="00DB709C" w:rsidRPr="000A28AB">
        <w:fldChar w:fldCharType="end"/>
      </w:r>
      <w:r w:rsidR="00DB709C">
        <w:t>A</w:t>
      </w:r>
      <w:del w:id="216" w:author="Yoav Ram" w:date="2017-10-24T12:07:00Z">
        <w:r w:rsidR="00DB709C" w:rsidDel="00412F63">
          <w:delText>,D</w:delText>
        </w:r>
      </w:del>
      <w:r w:rsidR="00DB709C">
        <w:t>)</w:t>
      </w:r>
      <w:r w:rsidR="00D538FA">
        <w:t xml:space="preserve">, the red strain grows </w:t>
      </w:r>
      <w:del w:id="217" w:author="Yoav Ram" w:date="2017-10-19T12:16:00Z">
        <w:r w:rsidR="00D538FA" w:rsidDel="00122802">
          <w:delText>40</w:delText>
        </w:r>
      </w:del>
      <w:ins w:id="218" w:author="Yoav Ram" w:date="2017-10-19T12:16:00Z">
        <w:r w:rsidR="00122802">
          <w:t>41</w:t>
        </w:r>
      </w:ins>
      <w:r w:rsidR="00D538FA">
        <w:t>% faste</w:t>
      </w:r>
      <w:r w:rsidR="008179CB">
        <w:t>r than the green strain, has 23% higher maximum density, and a 60% shorter lag phase.</w:t>
      </w:r>
    </w:p>
    <w:p w14:paraId="12AF4071" w14:textId="22FF85D5" w:rsidR="004F5215" w:rsidRPr="000A28AB" w:rsidRDefault="004F5215"/>
    <w:p w14:paraId="6847DA22" w14:textId="559FD056" w:rsidR="004F5215" w:rsidRPr="000A28AB" w:rsidRDefault="007A44A4" w:rsidP="00141D97">
      <w:pPr>
        <w:keepNext/>
        <w:jc w:val="center"/>
      </w:pPr>
      <w:ins w:id="219" w:author="Yoav Ram" w:date="2017-10-24T12:13:00Z">
        <w:r>
          <w:rPr>
            <w:noProof/>
          </w:rPr>
          <w:drawing>
            <wp:inline distT="0" distB="0" distL="0" distR="0" wp14:anchorId="17F71E74" wp14:editId="603E6B1B">
              <wp:extent cx="5271770" cy="1205865"/>
              <wp:effectExtent l="0" t="0" r="11430" b="0"/>
              <wp:docPr id="9" name="Picture 9" descr="Fig-model_fit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g-model_fitting.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1770" cy="1205865"/>
                      </a:xfrm>
                      <a:prstGeom prst="rect">
                        <a:avLst/>
                      </a:prstGeom>
                      <a:noFill/>
                      <a:ln>
                        <a:noFill/>
                      </a:ln>
                    </pic:spPr>
                  </pic:pic>
                </a:graphicData>
              </a:graphic>
            </wp:inline>
          </w:drawing>
        </w:r>
      </w:ins>
    </w:p>
    <w:p w14:paraId="6FBC24DC" w14:textId="6AE0FAB5" w:rsidR="00B85306" w:rsidRPr="00B85306" w:rsidRDefault="004F5215" w:rsidP="00CD2955">
      <w:pPr>
        <w:pStyle w:val="Caption"/>
        <w:jc w:val="center"/>
        <w:rPr>
          <w:b w:val="0"/>
          <w:bCs w:val="0"/>
          <w:color w:val="auto"/>
        </w:rPr>
      </w:pPr>
      <w:bookmarkStart w:id="220" w:name="_Ref439852214"/>
      <w:r w:rsidRPr="000A28AB">
        <w:rPr>
          <w:color w:val="auto"/>
        </w:rPr>
        <w:t xml:space="preserve">Figure </w:t>
      </w:r>
      <w:r w:rsidRPr="000A28AB">
        <w:rPr>
          <w:color w:val="auto"/>
        </w:rPr>
        <w:fldChar w:fldCharType="begin"/>
      </w:r>
      <w:r w:rsidRPr="000A28AB">
        <w:rPr>
          <w:color w:val="auto"/>
        </w:rPr>
        <w:instrText xml:space="preserve"> SEQ Figure \* ARABIC </w:instrText>
      </w:r>
      <w:r w:rsidRPr="000A28AB">
        <w:rPr>
          <w:color w:val="auto"/>
        </w:rPr>
        <w:fldChar w:fldCharType="separate"/>
      </w:r>
      <w:r w:rsidR="00796A41">
        <w:rPr>
          <w:noProof/>
          <w:color w:val="auto"/>
        </w:rPr>
        <w:t>2</w:t>
      </w:r>
      <w:r w:rsidRPr="000A28AB">
        <w:rPr>
          <w:color w:val="auto"/>
        </w:rPr>
        <w:fldChar w:fldCharType="end"/>
      </w:r>
      <w:bookmarkEnd w:id="220"/>
      <w:r w:rsidRPr="000A28AB">
        <w:rPr>
          <w:color w:val="auto"/>
        </w:rPr>
        <w:t xml:space="preserve">. </w:t>
      </w:r>
      <w:r w:rsidR="00AA4D85" w:rsidRPr="000A28AB">
        <w:rPr>
          <w:color w:val="auto"/>
        </w:rPr>
        <w:t xml:space="preserve">Fitting </w:t>
      </w:r>
      <w:r w:rsidR="00DB709C">
        <w:rPr>
          <w:color w:val="auto"/>
        </w:rPr>
        <w:t>the</w:t>
      </w:r>
      <w:r w:rsidR="00AA4D85" w:rsidRPr="000A28AB">
        <w:rPr>
          <w:color w:val="auto"/>
        </w:rPr>
        <w:t xml:space="preserve"> growth model to </w:t>
      </w:r>
      <w:del w:id="221" w:author="Yoav Ram" w:date="2017-10-19T12:17:00Z">
        <w:r w:rsidR="00AA4D85" w:rsidDel="00D8567A">
          <w:rPr>
            <w:color w:val="auto"/>
          </w:rPr>
          <w:delText>g</w:delText>
        </w:r>
        <w:r w:rsidR="00B85306" w:rsidRPr="000A28AB" w:rsidDel="00D8567A">
          <w:rPr>
            <w:color w:val="auto"/>
          </w:rPr>
          <w:delText xml:space="preserve">rowth curve </w:delText>
        </w:r>
      </w:del>
      <w:r w:rsidR="00B85306" w:rsidRPr="000A28AB">
        <w:rPr>
          <w:color w:val="auto"/>
        </w:rPr>
        <w:t xml:space="preserve">data from three </w:t>
      </w:r>
      <w:ins w:id="222" w:author="Yoav Ram" w:date="2017-10-19T12:17:00Z">
        <w:r w:rsidR="00D8567A">
          <w:rPr>
            <w:color w:val="auto"/>
          </w:rPr>
          <w:t>g</w:t>
        </w:r>
        <w:r w:rsidR="00D8567A" w:rsidRPr="000A28AB">
          <w:rPr>
            <w:color w:val="auto"/>
          </w:rPr>
          <w:t xml:space="preserve">rowth curve </w:t>
        </w:r>
      </w:ins>
      <w:r w:rsidR="00B85306" w:rsidRPr="000A28AB">
        <w:rPr>
          <w:color w:val="auto"/>
        </w:rPr>
        <w:t xml:space="preserve">experiments with </w:t>
      </w:r>
      <w:r w:rsidR="00B85306" w:rsidRPr="000A28AB">
        <w:rPr>
          <w:i/>
          <w:iCs/>
          <w:color w:val="auto"/>
        </w:rPr>
        <w:t>E. coli</w:t>
      </w:r>
      <w:r w:rsidR="00B85306" w:rsidRPr="000A28AB">
        <w:rPr>
          <w:color w:val="auto"/>
        </w:rPr>
        <w:t xml:space="preserve">. </w:t>
      </w:r>
      <w:del w:id="223" w:author="Yoav Ram" w:date="2017-10-24T11:59:00Z">
        <w:r w:rsidR="00BA0E0D" w:rsidDel="00F47776">
          <w:rPr>
            <w:color w:val="auto"/>
          </w:rPr>
          <w:delText>(A-C)</w:delText>
        </w:r>
        <w:r w:rsidR="00494E7D" w:rsidDel="00F47776">
          <w:rPr>
            <w:b w:val="0"/>
            <w:bCs w:val="0"/>
            <w:color w:val="auto"/>
          </w:rPr>
          <w:delText xml:space="preserve"> </w:delText>
        </w:r>
      </w:del>
      <w:del w:id="224" w:author="Yoav Ram" w:date="2017-10-24T12:03:00Z">
        <w:r w:rsidR="00DB709C" w:rsidDel="002173A7">
          <w:rPr>
            <w:b w:val="0"/>
            <w:bCs w:val="0"/>
            <w:color w:val="auto"/>
          </w:rPr>
          <w:delText>The</w:delText>
        </w:r>
      </w:del>
      <w:del w:id="225" w:author="Yoav Ram" w:date="2017-10-24T11:59:00Z">
        <w:r w:rsidR="00DB709C" w:rsidDel="00F47776">
          <w:rPr>
            <w:b w:val="0"/>
            <w:bCs w:val="0"/>
            <w:color w:val="auto"/>
          </w:rPr>
          <w:delText xml:space="preserve"> top panels </w:delText>
        </w:r>
      </w:del>
      <w:ins w:id="226" w:author="Yoav Ram" w:date="2017-10-24T12:03:00Z">
        <w:r w:rsidR="002173A7">
          <w:rPr>
            <w:color w:val="auto"/>
          </w:rPr>
          <w:t xml:space="preserve"> </w:t>
        </w:r>
      </w:ins>
      <w:ins w:id="227" w:author="Yoav Ram" w:date="2017-10-24T12:13:00Z">
        <w:r w:rsidR="007A44A4">
          <w:rPr>
            <w:b w:val="0"/>
            <w:bCs w:val="0"/>
            <w:color w:val="auto"/>
          </w:rPr>
          <w:t>M</w:t>
        </w:r>
      </w:ins>
      <w:ins w:id="228" w:author="Yoav Ram" w:date="2017-10-24T12:03:00Z">
        <w:r w:rsidR="002173A7" w:rsidRPr="002173A7">
          <w:rPr>
            <w:b w:val="0"/>
            <w:bCs w:val="0"/>
            <w:color w:val="auto"/>
            <w:rPrChange w:id="229" w:author="Yoav Ram" w:date="2017-10-24T12:03:00Z">
              <w:rPr>
                <w:color w:val="auto"/>
              </w:rPr>
            </w:rPrChange>
          </w:rPr>
          <w:t>arkers show</w:t>
        </w:r>
      </w:ins>
      <w:ins w:id="230" w:author="Yoav Ram" w:date="2017-10-24T11:59:00Z">
        <w:r w:rsidR="00F47776">
          <w:rPr>
            <w:b w:val="0"/>
            <w:bCs w:val="0"/>
            <w:color w:val="auto"/>
          </w:rPr>
          <w:t xml:space="preserve"> </w:t>
        </w:r>
      </w:ins>
      <w:del w:id="231" w:author="Yoav Ram" w:date="2017-10-24T12:03:00Z">
        <w:r w:rsidR="00494E7D" w:rsidDel="002173A7">
          <w:rPr>
            <w:b w:val="0"/>
            <w:bCs w:val="0"/>
            <w:color w:val="auto"/>
          </w:rPr>
          <w:delText xml:space="preserve">show </w:delText>
        </w:r>
      </w:del>
      <w:r w:rsidR="00494E7D">
        <w:rPr>
          <w:b w:val="0"/>
          <w:bCs w:val="0"/>
          <w:color w:val="auto"/>
        </w:rPr>
        <w:t xml:space="preserve">the </w:t>
      </w:r>
      <w:r w:rsidR="00B85306" w:rsidRPr="000A28AB">
        <w:rPr>
          <w:b w:val="0"/>
          <w:bCs w:val="0"/>
          <w:color w:val="auto"/>
        </w:rPr>
        <w:t xml:space="preserve">optical density (OD) of two strains growing </w:t>
      </w:r>
      <w:ins w:id="232" w:author="Yoav Ram" w:date="2017-10-24T12:03:00Z">
        <w:r w:rsidR="002173A7">
          <w:rPr>
            <w:b w:val="0"/>
            <w:bCs w:val="0"/>
            <w:color w:val="auto"/>
          </w:rPr>
          <w:t xml:space="preserve">separately </w:t>
        </w:r>
      </w:ins>
      <w:r w:rsidR="00B85306" w:rsidRPr="000A28AB">
        <w:rPr>
          <w:b w:val="0"/>
          <w:bCs w:val="0"/>
          <w:color w:val="auto"/>
        </w:rPr>
        <w:t>in a monoculture</w:t>
      </w:r>
      <w:ins w:id="233" w:author="Yoav Ram" w:date="2017-10-24T12:05:00Z">
        <w:r w:rsidR="002173A7">
          <w:rPr>
            <w:b w:val="0"/>
            <w:bCs w:val="0"/>
            <w:color w:val="auto"/>
          </w:rPr>
          <w:t xml:space="preserve"> </w:t>
        </w:r>
        <w:r w:rsidR="002173A7">
          <w:rPr>
            <w:b w:val="0"/>
            <w:bCs w:val="0"/>
            <w:color w:val="auto"/>
          </w:rPr>
          <w:t>in three experiments</w:t>
        </w:r>
      </w:ins>
      <w:ins w:id="234" w:author="Yoav Ram" w:date="2017-10-24T12:00:00Z">
        <w:r w:rsidR="00F47776">
          <w:rPr>
            <w:b w:val="0"/>
            <w:bCs w:val="0"/>
            <w:color w:val="auto"/>
          </w:rPr>
          <w:t xml:space="preserve"> </w:t>
        </w:r>
      </w:ins>
      <w:del w:id="235" w:author="Yoav Ram" w:date="2017-10-24T12:00:00Z">
        <w:r w:rsidR="00B85306" w:rsidRPr="000A28AB" w:rsidDel="00F47776">
          <w:rPr>
            <w:b w:val="0"/>
            <w:bCs w:val="0"/>
            <w:color w:val="auto"/>
          </w:rPr>
          <w:delText xml:space="preserve"> </w:delText>
        </w:r>
      </w:del>
      <w:r w:rsidR="00B85306" w:rsidRPr="000A28AB">
        <w:rPr>
          <w:b w:val="0"/>
          <w:bCs w:val="0"/>
          <w:color w:val="auto"/>
        </w:rPr>
        <w:t xml:space="preserve">(green </w:t>
      </w:r>
      <w:del w:id="236" w:author="Yoav Ram" w:date="2017-10-24T11:59:00Z">
        <w:r w:rsidR="00B85306" w:rsidRPr="000A28AB" w:rsidDel="00F47776">
          <w:rPr>
            <w:b w:val="0"/>
            <w:bCs w:val="0"/>
            <w:color w:val="auto"/>
          </w:rPr>
          <w:delText xml:space="preserve">lines </w:delText>
        </w:r>
      </w:del>
      <w:ins w:id="237" w:author="Yoav Ram" w:date="2017-10-24T11:59:00Z">
        <w:r w:rsidR="00F47776">
          <w:rPr>
            <w:b w:val="0"/>
            <w:bCs w:val="0"/>
            <w:color w:val="auto"/>
          </w:rPr>
          <w:t>markers</w:t>
        </w:r>
        <w:r w:rsidR="00F47776" w:rsidRPr="000A28AB">
          <w:rPr>
            <w:b w:val="0"/>
            <w:bCs w:val="0"/>
            <w:color w:val="auto"/>
          </w:rPr>
          <w:t xml:space="preserve"> </w:t>
        </w:r>
      </w:ins>
      <w:r w:rsidR="00B85306" w:rsidRPr="000A28AB">
        <w:rPr>
          <w:b w:val="0"/>
          <w:bCs w:val="0"/>
          <w:color w:val="auto"/>
        </w:rPr>
        <w:t xml:space="preserve">for </w:t>
      </w:r>
      <w:r w:rsidR="00B85306">
        <w:rPr>
          <w:b w:val="0"/>
          <w:bCs w:val="0"/>
          <w:color w:val="auto"/>
        </w:rPr>
        <w:t xml:space="preserve">GFP </w:t>
      </w:r>
      <w:r w:rsidR="00B85306" w:rsidRPr="000A28AB">
        <w:rPr>
          <w:b w:val="0"/>
          <w:bCs w:val="0"/>
          <w:color w:val="auto"/>
        </w:rPr>
        <w:t xml:space="preserve">labeled strain; red </w:t>
      </w:r>
      <w:del w:id="238" w:author="Yoav Ram" w:date="2017-10-24T11:59:00Z">
        <w:r w:rsidR="00B85306" w:rsidRPr="000A28AB" w:rsidDel="00F47776">
          <w:rPr>
            <w:b w:val="0"/>
            <w:bCs w:val="0"/>
            <w:color w:val="auto"/>
          </w:rPr>
          <w:delText xml:space="preserve">lines </w:delText>
        </w:r>
      </w:del>
      <w:ins w:id="239" w:author="Yoav Ram" w:date="2017-10-24T11:59:00Z">
        <w:r w:rsidR="00F47776">
          <w:rPr>
            <w:b w:val="0"/>
            <w:bCs w:val="0"/>
            <w:color w:val="auto"/>
          </w:rPr>
          <w:t>markers</w:t>
        </w:r>
        <w:r w:rsidR="00F47776" w:rsidRPr="000A28AB">
          <w:rPr>
            <w:b w:val="0"/>
            <w:bCs w:val="0"/>
            <w:color w:val="auto"/>
          </w:rPr>
          <w:t xml:space="preserve"> </w:t>
        </w:r>
      </w:ins>
      <w:r w:rsidR="00B85306" w:rsidRPr="000A28AB">
        <w:rPr>
          <w:b w:val="0"/>
          <w:bCs w:val="0"/>
          <w:color w:val="auto"/>
        </w:rPr>
        <w:t xml:space="preserve">for </w:t>
      </w:r>
      <w:r w:rsidR="00B85306">
        <w:rPr>
          <w:b w:val="0"/>
          <w:bCs w:val="0"/>
          <w:color w:val="auto"/>
        </w:rPr>
        <w:t>RFP</w:t>
      </w:r>
      <w:r w:rsidR="00B85306" w:rsidRPr="000A28AB">
        <w:rPr>
          <w:b w:val="0"/>
          <w:bCs w:val="0"/>
          <w:color w:val="auto"/>
        </w:rPr>
        <w:t xml:space="preserve"> labeled strains)</w:t>
      </w:r>
      <w:ins w:id="240" w:author="Yoav Ram" w:date="2017-10-24T12:03:00Z">
        <w:r w:rsidR="002173A7">
          <w:rPr>
            <w:b w:val="0"/>
            <w:bCs w:val="0"/>
            <w:color w:val="auto"/>
          </w:rPr>
          <w:t xml:space="preserve">. </w:t>
        </w:r>
      </w:ins>
      <w:ins w:id="241" w:author="Yoav Ram" w:date="2017-10-24T12:13:00Z">
        <w:r w:rsidR="007A44A4">
          <w:rPr>
            <w:b w:val="0"/>
            <w:bCs w:val="0"/>
            <w:color w:val="auto"/>
          </w:rPr>
          <w:t>L</w:t>
        </w:r>
      </w:ins>
      <w:ins w:id="242" w:author="Yoav Ram" w:date="2017-10-24T12:03:00Z">
        <w:r w:rsidR="002173A7">
          <w:rPr>
            <w:b w:val="0"/>
            <w:bCs w:val="0"/>
            <w:color w:val="auto"/>
          </w:rPr>
          <w:t>ines represent t</w:t>
        </w:r>
        <w:r w:rsidR="002173A7" w:rsidRPr="000A28AB">
          <w:rPr>
            <w:b w:val="0"/>
            <w:bCs w:val="0"/>
            <w:color w:val="auto"/>
          </w:rPr>
          <w:t>he best</w:t>
        </w:r>
        <w:r w:rsidR="002173A7">
          <w:rPr>
            <w:b w:val="0"/>
            <w:bCs w:val="0"/>
            <w:color w:val="auto"/>
          </w:rPr>
          <w:t>-fit</w:t>
        </w:r>
        <w:r w:rsidR="002173A7" w:rsidRPr="000A28AB">
          <w:rPr>
            <w:b w:val="0"/>
            <w:bCs w:val="0"/>
            <w:color w:val="auto"/>
          </w:rPr>
          <w:t xml:space="preserve"> model</w:t>
        </w:r>
        <w:r w:rsidR="002173A7">
          <w:rPr>
            <w:b w:val="0"/>
            <w:bCs w:val="0"/>
            <w:color w:val="auto"/>
          </w:rPr>
          <w:t xml:space="preserve"> for each strain in each experiment</w:t>
        </w:r>
      </w:ins>
      <w:ins w:id="243" w:author="Yoav Ram" w:date="2017-10-24T12:05:00Z">
        <w:r w:rsidR="002173A7">
          <w:rPr>
            <w:b w:val="0"/>
            <w:bCs w:val="0"/>
            <w:color w:val="auto"/>
          </w:rPr>
          <w:t>.</w:t>
        </w:r>
      </w:ins>
      <w:del w:id="244" w:author="Yoav Ram" w:date="2017-10-24T12:00:00Z">
        <w:r w:rsidR="00B85306" w:rsidRPr="000A28AB" w:rsidDel="00F47776">
          <w:rPr>
            <w:b w:val="0"/>
            <w:bCs w:val="0"/>
            <w:color w:val="auto"/>
          </w:rPr>
          <w:delText xml:space="preserve"> and a mixed culture (blue lines)</w:delText>
        </w:r>
      </w:del>
      <w:del w:id="245" w:author="Yoav Ram" w:date="2017-10-24T12:01:00Z">
        <w:r w:rsidR="00B85306" w:rsidRPr="000A28AB" w:rsidDel="00F47776">
          <w:rPr>
            <w:b w:val="0"/>
            <w:bCs w:val="0"/>
            <w:color w:val="auto"/>
          </w:rPr>
          <w:delText>.</w:delText>
        </w:r>
      </w:del>
      <w:del w:id="246" w:author="Yoav Ram" w:date="2017-10-24T12:05:00Z">
        <w:r w:rsidR="00B85306" w:rsidRPr="000A28AB" w:rsidDel="002173A7">
          <w:rPr>
            <w:b w:val="0"/>
            <w:bCs w:val="0"/>
            <w:color w:val="auto"/>
          </w:rPr>
          <w:delText xml:space="preserve"> </w:delText>
        </w:r>
      </w:del>
      <w:del w:id="247" w:author="Yoav Ram" w:date="2017-10-24T12:00:00Z">
        <w:r w:rsidR="00B85306" w:rsidRPr="000A28AB" w:rsidDel="00F47776">
          <w:rPr>
            <w:b w:val="0"/>
            <w:bCs w:val="0"/>
            <w:color w:val="auto"/>
          </w:rPr>
          <w:delText xml:space="preserve">Each </w:delText>
        </w:r>
        <w:r w:rsidR="00B85306" w:rsidDel="00F47776">
          <w:rPr>
            <w:b w:val="0"/>
            <w:bCs w:val="0"/>
            <w:color w:val="auto"/>
          </w:rPr>
          <w:delText xml:space="preserve">of 30+ </w:delText>
        </w:r>
        <w:r w:rsidR="00B85306" w:rsidRPr="000A28AB" w:rsidDel="00F47776">
          <w:rPr>
            <w:b w:val="0"/>
            <w:bCs w:val="0"/>
            <w:color w:val="auto"/>
          </w:rPr>
          <w:delText>experimental replicate</w:delText>
        </w:r>
        <w:r w:rsidR="00B85306" w:rsidDel="00F47776">
          <w:rPr>
            <w:b w:val="0"/>
            <w:bCs w:val="0"/>
            <w:color w:val="auto"/>
          </w:rPr>
          <w:delText>s</w:delText>
        </w:r>
        <w:r w:rsidR="00B85306" w:rsidRPr="000A28AB" w:rsidDel="00F47776">
          <w:rPr>
            <w:b w:val="0"/>
            <w:bCs w:val="0"/>
            <w:color w:val="auto"/>
          </w:rPr>
          <w:delText xml:space="preserve"> is represented by a separate line.</w:delText>
        </w:r>
        <w:r w:rsidR="00494E7D" w:rsidDel="00F47776">
          <w:rPr>
            <w:b w:val="0"/>
            <w:bCs w:val="0"/>
            <w:color w:val="auto"/>
          </w:rPr>
          <w:delText xml:space="preserve"> </w:delText>
        </w:r>
        <w:r w:rsidR="00BA0E0D" w:rsidDel="00F47776">
          <w:rPr>
            <w:color w:val="auto"/>
          </w:rPr>
          <w:delText xml:space="preserve">(D-F) </w:delText>
        </w:r>
      </w:del>
      <w:del w:id="248" w:author="Yoav Ram" w:date="2017-10-19T12:18:00Z">
        <w:r w:rsidR="00DB709C" w:rsidRPr="00837953" w:rsidDel="00D8567A">
          <w:rPr>
            <w:b w:val="0"/>
            <w:bCs w:val="0"/>
            <w:color w:val="auto"/>
          </w:rPr>
          <w:delText xml:space="preserve">The </w:delText>
        </w:r>
      </w:del>
      <w:del w:id="249" w:author="Yoav Ram" w:date="2017-10-24T12:00:00Z">
        <w:r w:rsidR="00DB709C" w:rsidRPr="00837953" w:rsidDel="00F47776">
          <w:rPr>
            <w:b w:val="0"/>
            <w:bCs w:val="0"/>
            <w:color w:val="auto"/>
          </w:rPr>
          <w:delText>bottom panels</w:delText>
        </w:r>
      </w:del>
      <w:del w:id="250" w:author="Yoav Ram" w:date="2017-10-19T12:18:00Z">
        <w:r w:rsidR="00DB709C" w:rsidDel="00D8567A">
          <w:rPr>
            <w:color w:val="auto"/>
          </w:rPr>
          <w:delText xml:space="preserve"> </w:delText>
        </w:r>
        <w:r w:rsidR="00494E7D" w:rsidDel="00D8567A">
          <w:rPr>
            <w:b w:val="0"/>
            <w:bCs w:val="0"/>
            <w:color w:val="auto"/>
          </w:rPr>
          <w:delText xml:space="preserve">show </w:delText>
        </w:r>
      </w:del>
      <w:del w:id="251" w:author="Yoav Ram" w:date="2017-10-24T12:01:00Z">
        <w:r w:rsidR="00DB709C" w:rsidDel="00F47776">
          <w:rPr>
            <w:b w:val="0"/>
            <w:bCs w:val="0"/>
            <w:color w:val="auto"/>
          </w:rPr>
          <w:delText>t</w:delText>
        </w:r>
        <w:r w:rsidR="00DB709C" w:rsidRPr="000A28AB" w:rsidDel="00F47776">
          <w:rPr>
            <w:b w:val="0"/>
            <w:bCs w:val="0"/>
            <w:color w:val="auto"/>
          </w:rPr>
          <w:delText xml:space="preserve">he </w:delText>
        </w:r>
        <w:r w:rsidR="00494E7D" w:rsidRPr="000A28AB" w:rsidDel="00F47776">
          <w:rPr>
            <w:b w:val="0"/>
            <w:bCs w:val="0"/>
            <w:color w:val="auto"/>
          </w:rPr>
          <w:delText xml:space="preserve">best model </w:delText>
        </w:r>
      </w:del>
      <w:del w:id="252" w:author="Yoav Ram" w:date="2017-10-19T12:18:00Z">
        <w:r w:rsidR="00494E7D" w:rsidRPr="000A28AB" w:rsidDel="00D8567A">
          <w:rPr>
            <w:b w:val="0"/>
            <w:bCs w:val="0"/>
            <w:color w:val="auto"/>
          </w:rPr>
          <w:delText xml:space="preserve">fit (solid </w:delText>
        </w:r>
        <w:r w:rsidR="00494E7D" w:rsidDel="00D8567A">
          <w:rPr>
            <w:b w:val="0"/>
            <w:bCs w:val="0"/>
            <w:color w:val="auto"/>
          </w:rPr>
          <w:delText xml:space="preserve">black </w:delText>
        </w:r>
        <w:r w:rsidR="00494E7D" w:rsidRPr="000A28AB" w:rsidDel="00D8567A">
          <w:rPr>
            <w:b w:val="0"/>
            <w:bCs w:val="0"/>
            <w:color w:val="auto"/>
          </w:rPr>
          <w:delText>line</w:delText>
        </w:r>
        <w:r w:rsidR="00494E7D" w:rsidDel="00D8567A">
          <w:rPr>
            <w:b w:val="0"/>
            <w:bCs w:val="0"/>
            <w:color w:val="auto"/>
          </w:rPr>
          <w:delText>s</w:delText>
        </w:r>
        <w:r w:rsidR="00494E7D" w:rsidRPr="000A28AB" w:rsidDel="00D8567A">
          <w:rPr>
            <w:b w:val="0"/>
            <w:bCs w:val="0"/>
            <w:color w:val="auto"/>
          </w:rPr>
          <w:delText xml:space="preserve">) for the </w:delText>
        </w:r>
      </w:del>
      <w:del w:id="253" w:author="Yoav Ram" w:date="2017-10-24T12:00:00Z">
        <w:r w:rsidR="00494E7D" w:rsidRPr="000A28AB" w:rsidDel="00F47776">
          <w:rPr>
            <w:b w:val="0"/>
            <w:bCs w:val="0"/>
            <w:color w:val="auto"/>
          </w:rPr>
          <w:delText xml:space="preserve">growth curve </w:delText>
        </w:r>
      </w:del>
      <w:del w:id="254" w:author="Yoav Ram" w:date="2017-10-19T12:18:00Z">
        <w:r w:rsidR="00494E7D" w:rsidRPr="000A28AB" w:rsidDel="00D8567A">
          <w:rPr>
            <w:b w:val="0"/>
            <w:bCs w:val="0"/>
            <w:color w:val="auto"/>
          </w:rPr>
          <w:delText xml:space="preserve">data </w:delText>
        </w:r>
      </w:del>
      <w:del w:id="255" w:author="Yoav Ram" w:date="2017-10-24T12:00:00Z">
        <w:r w:rsidR="00494E7D" w:rsidRPr="000A28AB" w:rsidDel="00F47776">
          <w:rPr>
            <w:b w:val="0"/>
            <w:bCs w:val="0"/>
            <w:color w:val="auto"/>
          </w:rPr>
          <w:delText>(</w:delText>
        </w:r>
      </w:del>
      <w:del w:id="256" w:author="Yoav Ram" w:date="2017-10-19T12:19:00Z">
        <w:r w:rsidR="00494E7D" w:rsidRPr="000A28AB" w:rsidDel="00D8567A">
          <w:rPr>
            <w:b w:val="0"/>
            <w:bCs w:val="0"/>
            <w:color w:val="auto"/>
          </w:rPr>
          <w:delText>markers</w:delText>
        </w:r>
        <w:r w:rsidR="00494E7D" w:rsidDel="00D8567A">
          <w:rPr>
            <w:b w:val="0"/>
            <w:bCs w:val="0"/>
            <w:color w:val="auto"/>
          </w:rPr>
          <w:delText xml:space="preserve">, data </w:delText>
        </w:r>
      </w:del>
      <w:del w:id="257" w:author="Yoav Ram" w:date="2017-10-24T12:00:00Z">
        <w:r w:rsidR="00494E7D" w:rsidDel="00F47776">
          <w:rPr>
            <w:b w:val="0"/>
            <w:bCs w:val="0"/>
            <w:color w:val="auto"/>
          </w:rPr>
          <w:delText>correspond</w:delText>
        </w:r>
      </w:del>
      <w:del w:id="258" w:author="Yoav Ram" w:date="2017-10-19T12:19:00Z">
        <w:r w:rsidR="00494E7D" w:rsidDel="00D8567A">
          <w:rPr>
            <w:b w:val="0"/>
            <w:bCs w:val="0"/>
            <w:color w:val="auto"/>
          </w:rPr>
          <w:delText xml:space="preserve">s </w:delText>
        </w:r>
      </w:del>
      <w:del w:id="259" w:author="Yoav Ram" w:date="2017-10-24T12:00:00Z">
        <w:r w:rsidR="00494E7D" w:rsidDel="00F47776">
          <w:rPr>
            <w:b w:val="0"/>
            <w:bCs w:val="0"/>
            <w:color w:val="auto"/>
          </w:rPr>
          <w:delText xml:space="preserve">to the curves in the top </w:delText>
        </w:r>
        <w:r w:rsidR="00DB709C" w:rsidDel="00F47776">
          <w:rPr>
            <w:b w:val="0"/>
            <w:bCs w:val="0"/>
            <w:color w:val="auto"/>
          </w:rPr>
          <w:delText>panels</w:delText>
        </w:r>
        <w:r w:rsidR="00494E7D" w:rsidRPr="000A28AB" w:rsidDel="00F47776">
          <w:rPr>
            <w:b w:val="0"/>
            <w:bCs w:val="0"/>
            <w:color w:val="auto"/>
          </w:rPr>
          <w:delText>) of two strains (green and red) growing in monoculture.</w:delText>
        </w:r>
      </w:del>
      <w:r w:rsidR="00494E7D">
        <w:rPr>
          <w:b w:val="0"/>
          <w:bCs w:val="0"/>
          <w:color w:val="auto"/>
        </w:rPr>
        <w:t xml:space="preserve"> </w:t>
      </w:r>
      <w:r w:rsidR="00B85306" w:rsidRPr="000A28AB">
        <w:rPr>
          <w:color w:val="auto"/>
        </w:rPr>
        <w:t>(A</w:t>
      </w:r>
      <w:del w:id="260" w:author="Yoav Ram" w:date="2017-10-24T12:01:00Z">
        <w:r w:rsidR="00494E7D" w:rsidDel="00F47776">
          <w:rPr>
            <w:color w:val="auto"/>
          </w:rPr>
          <w:delText>,D</w:delText>
        </w:r>
      </w:del>
      <w:r w:rsidR="00B85306" w:rsidRPr="000A28AB">
        <w:rPr>
          <w:color w:val="auto"/>
        </w:rPr>
        <w:t>)</w:t>
      </w:r>
      <w:r w:rsidR="00B85306" w:rsidRPr="000A28AB">
        <w:rPr>
          <w:b w:val="0"/>
          <w:bCs w:val="0"/>
          <w:color w:val="auto"/>
        </w:rPr>
        <w:t xml:space="preserve"> Strain DH5α labeled </w:t>
      </w:r>
      <w:r w:rsidR="00B85306">
        <w:rPr>
          <w:b w:val="0"/>
          <w:bCs w:val="0"/>
          <w:color w:val="auto"/>
        </w:rPr>
        <w:t>with GFP</w:t>
      </w:r>
      <w:r w:rsidR="00B85306" w:rsidRPr="000A28AB">
        <w:rPr>
          <w:b w:val="0"/>
          <w:bCs w:val="0"/>
          <w:color w:val="auto"/>
        </w:rPr>
        <w:t xml:space="preserve">, strain TG1 labeled </w:t>
      </w:r>
      <w:r w:rsidR="00B85306">
        <w:rPr>
          <w:b w:val="0"/>
          <w:bCs w:val="0"/>
          <w:color w:val="auto"/>
        </w:rPr>
        <w:t>with RFP</w:t>
      </w:r>
      <w:r w:rsidR="00B85306" w:rsidRPr="000A28AB">
        <w:rPr>
          <w:b w:val="0"/>
          <w:bCs w:val="0"/>
          <w:color w:val="auto"/>
        </w:rPr>
        <w:t>. Experiment started by diluting stationary phase</w:t>
      </w:r>
      <w:r w:rsidR="00B85306">
        <w:rPr>
          <w:b w:val="0"/>
          <w:bCs w:val="0"/>
          <w:color w:val="auto"/>
        </w:rPr>
        <w:t xml:space="preserve"> bacteria</w:t>
      </w:r>
      <w:r w:rsidR="00B85306" w:rsidRPr="000A28AB">
        <w:rPr>
          <w:b w:val="0"/>
          <w:bCs w:val="0"/>
          <w:color w:val="auto"/>
        </w:rPr>
        <w:t xml:space="preserve"> into fresh media</w:t>
      </w:r>
      <w:r w:rsidR="00B85306">
        <w:rPr>
          <w:b w:val="0"/>
          <w:bCs w:val="0"/>
          <w:color w:val="auto"/>
        </w:rPr>
        <w:t>, yielding a lag phase culture in which</w:t>
      </w:r>
      <w:r w:rsidR="00B85306" w:rsidRPr="000A28AB">
        <w:rPr>
          <w:b w:val="0"/>
          <w:bCs w:val="0"/>
          <w:color w:val="auto"/>
        </w:rPr>
        <w:t xml:space="preserve"> lag phase is longer for the green strain. </w:t>
      </w:r>
      <w:r w:rsidR="00B85306" w:rsidRPr="000A28AB">
        <w:rPr>
          <w:color w:val="auto"/>
        </w:rPr>
        <w:t>(B</w:t>
      </w:r>
      <w:del w:id="261" w:author="Yoav Ram" w:date="2017-10-24T12:01:00Z">
        <w:r w:rsidR="00494E7D" w:rsidDel="00F47776">
          <w:rPr>
            <w:color w:val="auto"/>
          </w:rPr>
          <w:delText>,E</w:delText>
        </w:r>
      </w:del>
      <w:r w:rsidR="00B85306" w:rsidRPr="000A28AB">
        <w:rPr>
          <w:color w:val="auto"/>
        </w:rPr>
        <w:t>)</w:t>
      </w:r>
      <w:r w:rsidR="00B85306" w:rsidRPr="000A28AB">
        <w:rPr>
          <w:b w:val="0"/>
          <w:bCs w:val="0"/>
          <w:color w:val="auto"/>
        </w:rPr>
        <w:t xml:space="preserve"> Strain DH5α labeled </w:t>
      </w:r>
      <w:r w:rsidR="00B85306">
        <w:rPr>
          <w:b w:val="0"/>
          <w:bCs w:val="0"/>
          <w:color w:val="auto"/>
        </w:rPr>
        <w:t>with GFP</w:t>
      </w:r>
      <w:r w:rsidR="00B85306" w:rsidRPr="000A28AB">
        <w:rPr>
          <w:b w:val="0"/>
          <w:bCs w:val="0"/>
          <w:color w:val="auto"/>
        </w:rPr>
        <w:t xml:space="preserve">, strain TG1 labeled </w:t>
      </w:r>
      <w:r w:rsidR="00B85306">
        <w:rPr>
          <w:b w:val="0"/>
          <w:bCs w:val="0"/>
          <w:color w:val="auto"/>
        </w:rPr>
        <w:t>with RFP</w:t>
      </w:r>
      <w:r w:rsidR="00B85306" w:rsidRPr="000A28AB">
        <w:rPr>
          <w:b w:val="0"/>
          <w:bCs w:val="0"/>
          <w:color w:val="auto"/>
        </w:rPr>
        <w:t>. Bacteria were pre-grown in fresh media for 4 hours before the experiment</w:t>
      </w:r>
      <w:r w:rsidR="00B85306">
        <w:rPr>
          <w:b w:val="0"/>
          <w:bCs w:val="0"/>
          <w:color w:val="auto"/>
        </w:rPr>
        <w:t xml:space="preserve"> and</w:t>
      </w:r>
      <w:r w:rsidR="00B85306" w:rsidRPr="000A28AB">
        <w:rPr>
          <w:b w:val="0"/>
          <w:bCs w:val="0"/>
          <w:color w:val="auto"/>
        </w:rPr>
        <w:t xml:space="preserve"> then diluted into fresh media</w:t>
      </w:r>
      <w:r w:rsidR="00B85306">
        <w:rPr>
          <w:b w:val="0"/>
          <w:bCs w:val="0"/>
          <w:color w:val="auto"/>
        </w:rPr>
        <w:t xml:space="preserve">, such that </w:t>
      </w:r>
      <w:r w:rsidR="00B85306" w:rsidRPr="000A28AB">
        <w:rPr>
          <w:b w:val="0"/>
          <w:bCs w:val="0"/>
          <w:color w:val="auto"/>
        </w:rPr>
        <w:t xml:space="preserve">there is no observable lag phase. </w:t>
      </w:r>
      <w:r w:rsidR="00B85306" w:rsidRPr="000A28AB">
        <w:rPr>
          <w:color w:val="auto"/>
        </w:rPr>
        <w:t>(C</w:t>
      </w:r>
      <w:del w:id="262" w:author="Yoav Ram" w:date="2017-10-24T12:01:00Z">
        <w:r w:rsidR="00494E7D" w:rsidDel="00F47776">
          <w:rPr>
            <w:color w:val="auto"/>
          </w:rPr>
          <w:delText>,F</w:delText>
        </w:r>
      </w:del>
      <w:r w:rsidR="00B85306" w:rsidRPr="000A28AB">
        <w:rPr>
          <w:color w:val="auto"/>
        </w:rPr>
        <w:t xml:space="preserve">) </w:t>
      </w:r>
      <w:r w:rsidR="00B85306" w:rsidRPr="000A28AB">
        <w:rPr>
          <w:b w:val="0"/>
          <w:bCs w:val="0"/>
          <w:color w:val="auto"/>
        </w:rPr>
        <w:t xml:space="preserve">Strain JM109 labeled </w:t>
      </w:r>
      <w:r w:rsidR="00B85306">
        <w:rPr>
          <w:b w:val="0"/>
          <w:bCs w:val="0"/>
          <w:color w:val="auto"/>
        </w:rPr>
        <w:t>with GFP and</w:t>
      </w:r>
      <w:r w:rsidR="00B85306" w:rsidRPr="000A28AB">
        <w:rPr>
          <w:b w:val="0"/>
          <w:bCs w:val="0"/>
          <w:color w:val="auto"/>
        </w:rPr>
        <w:t xml:space="preserve">, strain K12 MG1655-Δfnr labeled </w:t>
      </w:r>
      <w:r w:rsidR="00B85306">
        <w:rPr>
          <w:b w:val="0"/>
          <w:bCs w:val="0"/>
          <w:color w:val="auto"/>
        </w:rPr>
        <w:t>with RFP</w:t>
      </w:r>
      <w:del w:id="263" w:author="Yoav Ram" w:date="2017-10-24T12:05:00Z">
        <w:r w:rsidR="00B85306" w:rsidRPr="000A28AB" w:rsidDel="002173A7">
          <w:rPr>
            <w:b w:val="0"/>
            <w:bCs w:val="0"/>
            <w:color w:val="auto"/>
          </w:rPr>
          <w:delText xml:space="preserve">. </w:delText>
        </w:r>
      </w:del>
      <w:ins w:id="264" w:author="Yoav Ram" w:date="2017-10-24T12:05:00Z">
        <w:r w:rsidR="002173A7">
          <w:rPr>
            <w:b w:val="0"/>
            <w:bCs w:val="0"/>
            <w:color w:val="auto"/>
          </w:rPr>
          <w:t>,</w:t>
        </w:r>
        <w:r w:rsidR="002173A7" w:rsidRPr="000A28AB">
          <w:rPr>
            <w:b w:val="0"/>
            <w:bCs w:val="0"/>
            <w:color w:val="auto"/>
          </w:rPr>
          <w:t xml:space="preserve"> </w:t>
        </w:r>
        <w:r w:rsidR="002173A7">
          <w:rPr>
            <w:b w:val="0"/>
            <w:bCs w:val="0"/>
            <w:color w:val="auto"/>
          </w:rPr>
          <w:t>e</w:t>
        </w:r>
      </w:ins>
      <w:del w:id="265" w:author="Yoav Ram" w:date="2017-10-24T12:05:00Z">
        <w:r w:rsidR="00B85306" w:rsidRPr="000A28AB" w:rsidDel="002173A7">
          <w:rPr>
            <w:b w:val="0"/>
            <w:bCs w:val="0"/>
            <w:color w:val="auto"/>
          </w:rPr>
          <w:delText>E</w:delText>
        </w:r>
      </w:del>
      <w:r w:rsidR="00B85306" w:rsidRPr="000A28AB">
        <w:rPr>
          <w:b w:val="0"/>
          <w:bCs w:val="0"/>
          <w:color w:val="auto"/>
        </w:rPr>
        <w:t xml:space="preserve">xperimental conditions as </w:t>
      </w:r>
      <w:r w:rsidR="00B85306">
        <w:rPr>
          <w:b w:val="0"/>
          <w:bCs w:val="0"/>
          <w:color w:val="auto"/>
        </w:rPr>
        <w:t xml:space="preserve">described </w:t>
      </w:r>
      <w:del w:id="266" w:author="Yoav Ram" w:date="2017-10-24T12:05:00Z">
        <w:r w:rsidR="00DB709C" w:rsidDel="002173A7">
          <w:rPr>
            <w:b w:val="0"/>
            <w:bCs w:val="0"/>
            <w:color w:val="auto"/>
          </w:rPr>
          <w:delText>for</w:delText>
        </w:r>
        <w:r w:rsidR="00DB709C" w:rsidRPr="000A28AB" w:rsidDel="002173A7">
          <w:rPr>
            <w:b w:val="0"/>
            <w:bCs w:val="0"/>
            <w:color w:val="auto"/>
          </w:rPr>
          <w:delText xml:space="preserve"> </w:delText>
        </w:r>
      </w:del>
      <w:ins w:id="267" w:author="Yoav Ram" w:date="2017-10-24T12:05:00Z">
        <w:r w:rsidR="002173A7">
          <w:rPr>
            <w:b w:val="0"/>
            <w:bCs w:val="0"/>
            <w:color w:val="auto"/>
          </w:rPr>
          <w:t>in</w:t>
        </w:r>
        <w:r w:rsidR="002173A7" w:rsidRPr="000A28AB">
          <w:rPr>
            <w:b w:val="0"/>
            <w:bCs w:val="0"/>
            <w:color w:val="auto"/>
          </w:rPr>
          <w:t xml:space="preserve"> </w:t>
        </w:r>
      </w:ins>
      <w:r w:rsidR="00B85306">
        <w:rPr>
          <w:b w:val="0"/>
          <w:bCs w:val="0"/>
          <w:color w:val="auto"/>
        </w:rPr>
        <w:t>(</w:t>
      </w:r>
      <w:r w:rsidR="00B85306" w:rsidRPr="000A28AB">
        <w:rPr>
          <w:b w:val="0"/>
          <w:bCs w:val="0"/>
          <w:color w:val="auto"/>
        </w:rPr>
        <w:t>A</w:t>
      </w:r>
      <w:del w:id="268" w:author="Yoav Ram" w:date="2017-10-24T12:05:00Z">
        <w:r w:rsidR="00494E7D" w:rsidDel="002173A7">
          <w:rPr>
            <w:b w:val="0"/>
            <w:bCs w:val="0"/>
            <w:color w:val="auto"/>
          </w:rPr>
          <w:delText>,D</w:delText>
        </w:r>
      </w:del>
      <w:r w:rsidR="00B85306">
        <w:rPr>
          <w:b w:val="0"/>
          <w:bCs w:val="0"/>
          <w:color w:val="auto"/>
        </w:rPr>
        <w:t>)</w:t>
      </w:r>
      <w:r w:rsidR="00B85306" w:rsidRPr="000A28AB">
        <w:rPr>
          <w:b w:val="0"/>
          <w:bCs w:val="0"/>
          <w:color w:val="auto"/>
        </w:rPr>
        <w:t>.</w:t>
      </w:r>
      <w:ins w:id="269" w:author="Yoav Ram" w:date="2017-10-24T12:01:00Z">
        <w:r w:rsidR="00F47776">
          <w:rPr>
            <w:b w:val="0"/>
            <w:bCs w:val="0"/>
            <w:color w:val="auto"/>
          </w:rPr>
          <w:t xml:space="preserve"> </w:t>
        </w:r>
      </w:ins>
    </w:p>
    <w:p w14:paraId="2F6DC01E" w14:textId="77777777" w:rsidR="00617C36" w:rsidRPr="000A28AB" w:rsidRDefault="00617C36">
      <w:r w:rsidRPr="000A28AB">
        <w:br w:type="page"/>
      </w:r>
    </w:p>
    <w:tbl>
      <w:tblPr>
        <w:tblStyle w:val="LightShading"/>
        <w:tblW w:w="0" w:type="auto"/>
        <w:tblLayout w:type="fixed"/>
        <w:tblLook w:val="04A0" w:firstRow="1" w:lastRow="0" w:firstColumn="1" w:lastColumn="0" w:noHBand="0" w:noVBand="1"/>
      </w:tblPr>
      <w:tblGrid>
        <w:gridCol w:w="1177"/>
        <w:gridCol w:w="1178"/>
        <w:gridCol w:w="1353"/>
        <w:gridCol w:w="1178"/>
        <w:gridCol w:w="1252"/>
        <w:gridCol w:w="1178"/>
        <w:gridCol w:w="1178"/>
      </w:tblGrid>
      <w:tr w:rsidR="00C11F86" w:rsidRPr="000A28AB" w14:paraId="2261C418" w14:textId="77777777" w:rsidTr="00B022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7" w:type="dxa"/>
          </w:tcPr>
          <w:p w14:paraId="20700987" w14:textId="77777777" w:rsidR="00C11F86" w:rsidRPr="000A28AB" w:rsidRDefault="00C11F86" w:rsidP="00C11F86">
            <w:pPr>
              <w:jc w:val="center"/>
              <w:rPr>
                <w:sz w:val="18"/>
                <w:szCs w:val="18"/>
              </w:rPr>
            </w:pPr>
          </w:p>
        </w:tc>
        <w:tc>
          <w:tcPr>
            <w:tcW w:w="2531" w:type="dxa"/>
            <w:gridSpan w:val="2"/>
          </w:tcPr>
          <w:p w14:paraId="052A5697" w14:textId="77777777" w:rsidR="00C11F86" w:rsidRPr="000A28AB" w:rsidRDefault="00C11F86" w:rsidP="00C11F86">
            <w:pPr>
              <w:jc w:val="center"/>
              <w:cnfStyle w:val="100000000000" w:firstRow="1" w:lastRow="0" w:firstColumn="0" w:lastColumn="0" w:oddVBand="0" w:evenVBand="0" w:oddHBand="0" w:evenHBand="0" w:firstRowFirstColumn="0" w:firstRowLastColumn="0" w:lastRowFirstColumn="0" w:lastRowLastColumn="0"/>
              <w:rPr>
                <w:sz w:val="18"/>
                <w:szCs w:val="18"/>
              </w:rPr>
            </w:pPr>
            <w:r w:rsidRPr="000A28AB">
              <w:rPr>
                <w:sz w:val="18"/>
                <w:szCs w:val="18"/>
              </w:rPr>
              <w:t>Experiment A</w:t>
            </w:r>
          </w:p>
        </w:tc>
        <w:tc>
          <w:tcPr>
            <w:tcW w:w="2430" w:type="dxa"/>
            <w:gridSpan w:val="2"/>
          </w:tcPr>
          <w:p w14:paraId="44488A77" w14:textId="77777777" w:rsidR="00C11F86" w:rsidRPr="000A28AB" w:rsidRDefault="00C11F86" w:rsidP="00C11F86">
            <w:pPr>
              <w:jc w:val="center"/>
              <w:cnfStyle w:val="100000000000" w:firstRow="1" w:lastRow="0" w:firstColumn="0" w:lastColumn="0" w:oddVBand="0" w:evenVBand="0" w:oddHBand="0" w:evenHBand="0" w:firstRowFirstColumn="0" w:firstRowLastColumn="0" w:lastRowFirstColumn="0" w:lastRowLastColumn="0"/>
              <w:rPr>
                <w:sz w:val="18"/>
                <w:szCs w:val="18"/>
              </w:rPr>
            </w:pPr>
            <w:r w:rsidRPr="000A28AB">
              <w:rPr>
                <w:sz w:val="18"/>
                <w:szCs w:val="18"/>
              </w:rPr>
              <w:t>Experiment B</w:t>
            </w:r>
          </w:p>
        </w:tc>
        <w:tc>
          <w:tcPr>
            <w:tcW w:w="2356" w:type="dxa"/>
            <w:gridSpan w:val="2"/>
          </w:tcPr>
          <w:p w14:paraId="2DF4C622" w14:textId="77777777" w:rsidR="00C11F86" w:rsidRPr="000A28AB" w:rsidRDefault="00C11F86" w:rsidP="00C11F86">
            <w:pPr>
              <w:jc w:val="center"/>
              <w:cnfStyle w:val="100000000000" w:firstRow="1" w:lastRow="0" w:firstColumn="0" w:lastColumn="0" w:oddVBand="0" w:evenVBand="0" w:oddHBand="0" w:evenHBand="0" w:firstRowFirstColumn="0" w:firstRowLastColumn="0" w:lastRowFirstColumn="0" w:lastRowLastColumn="0"/>
              <w:rPr>
                <w:sz w:val="18"/>
                <w:szCs w:val="18"/>
              </w:rPr>
            </w:pPr>
            <w:r w:rsidRPr="000A28AB">
              <w:rPr>
                <w:sz w:val="18"/>
                <w:szCs w:val="18"/>
              </w:rPr>
              <w:t>Experiment C</w:t>
            </w:r>
          </w:p>
        </w:tc>
      </w:tr>
      <w:tr w:rsidR="00C11F86" w:rsidRPr="000A28AB" w14:paraId="3DE85E53" w14:textId="77777777" w:rsidTr="00B022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7" w:type="dxa"/>
          </w:tcPr>
          <w:p w14:paraId="1BAC99F9" w14:textId="77777777" w:rsidR="00C11F86" w:rsidRPr="000A28AB" w:rsidRDefault="00C11F86" w:rsidP="00CA60FB">
            <w:pPr>
              <w:ind w:firstLine="0"/>
              <w:rPr>
                <w:i/>
                <w:iCs/>
                <w:sz w:val="18"/>
                <w:szCs w:val="18"/>
              </w:rPr>
            </w:pPr>
            <w:r w:rsidRPr="000A28AB">
              <w:rPr>
                <w:i/>
                <w:iCs/>
                <w:sz w:val="18"/>
                <w:szCs w:val="18"/>
              </w:rPr>
              <w:t>Strain</w:t>
            </w:r>
          </w:p>
          <w:p w14:paraId="479BA359" w14:textId="77777777" w:rsidR="00C11F86" w:rsidRPr="000A28AB" w:rsidRDefault="00C11F86" w:rsidP="00CA60FB">
            <w:pPr>
              <w:ind w:firstLine="0"/>
              <w:rPr>
                <w:sz w:val="18"/>
                <w:szCs w:val="18"/>
              </w:rPr>
            </w:pPr>
            <w:r w:rsidRPr="000A28AB">
              <w:rPr>
                <w:i/>
                <w:iCs/>
                <w:sz w:val="18"/>
                <w:szCs w:val="18"/>
              </w:rPr>
              <w:t>Parameter</w:t>
            </w:r>
          </w:p>
        </w:tc>
        <w:tc>
          <w:tcPr>
            <w:tcW w:w="1178" w:type="dxa"/>
          </w:tcPr>
          <w:p w14:paraId="38D66885" w14:textId="77777777" w:rsidR="00C11F86" w:rsidRPr="000A28AB" w:rsidRDefault="00651E9E" w:rsidP="006358EB">
            <w:pPr>
              <w:jc w:val="center"/>
              <w:cnfStyle w:val="000000100000" w:firstRow="0" w:lastRow="0" w:firstColumn="0" w:lastColumn="0" w:oddVBand="0" w:evenVBand="0" w:oddHBand="1" w:evenHBand="0" w:firstRowFirstColumn="0" w:firstRowLastColumn="0" w:lastRowFirstColumn="0" w:lastRowLastColumn="0"/>
              <w:rPr>
                <w:b/>
                <w:bCs/>
                <w:sz w:val="18"/>
                <w:szCs w:val="18"/>
              </w:rPr>
            </w:pPr>
            <w:r>
              <w:rPr>
                <w:b/>
                <w:bCs/>
                <w:sz w:val="18"/>
                <w:szCs w:val="18"/>
              </w:rPr>
              <w:t>GFP</w:t>
            </w:r>
          </w:p>
        </w:tc>
        <w:tc>
          <w:tcPr>
            <w:tcW w:w="1353" w:type="dxa"/>
          </w:tcPr>
          <w:p w14:paraId="14749255" w14:textId="77777777" w:rsidR="00C11F86" w:rsidRPr="000A28AB" w:rsidRDefault="00517B55" w:rsidP="00C11F86">
            <w:pPr>
              <w:jc w:val="center"/>
              <w:cnfStyle w:val="000000100000" w:firstRow="0" w:lastRow="0" w:firstColumn="0" w:lastColumn="0" w:oddVBand="0" w:evenVBand="0" w:oddHBand="1" w:evenHBand="0" w:firstRowFirstColumn="0" w:firstRowLastColumn="0" w:lastRowFirstColumn="0" w:lastRowLastColumn="0"/>
              <w:rPr>
                <w:b/>
                <w:bCs/>
                <w:sz w:val="18"/>
                <w:szCs w:val="18"/>
              </w:rPr>
            </w:pPr>
            <w:r>
              <w:rPr>
                <w:b/>
                <w:bCs/>
                <w:sz w:val="18"/>
                <w:szCs w:val="18"/>
              </w:rPr>
              <w:t>RFP</w:t>
            </w:r>
          </w:p>
        </w:tc>
        <w:tc>
          <w:tcPr>
            <w:tcW w:w="1178" w:type="dxa"/>
          </w:tcPr>
          <w:p w14:paraId="571E7C74" w14:textId="77777777" w:rsidR="00C11F86" w:rsidRPr="000A28AB" w:rsidRDefault="00651E9E" w:rsidP="00C11F86">
            <w:pPr>
              <w:jc w:val="center"/>
              <w:cnfStyle w:val="000000100000" w:firstRow="0" w:lastRow="0" w:firstColumn="0" w:lastColumn="0" w:oddVBand="0" w:evenVBand="0" w:oddHBand="1" w:evenHBand="0" w:firstRowFirstColumn="0" w:firstRowLastColumn="0" w:lastRowFirstColumn="0" w:lastRowLastColumn="0"/>
              <w:rPr>
                <w:b/>
                <w:bCs/>
                <w:sz w:val="18"/>
                <w:szCs w:val="18"/>
              </w:rPr>
            </w:pPr>
            <w:r>
              <w:rPr>
                <w:b/>
                <w:bCs/>
                <w:sz w:val="18"/>
                <w:szCs w:val="18"/>
              </w:rPr>
              <w:t>GFP</w:t>
            </w:r>
          </w:p>
        </w:tc>
        <w:tc>
          <w:tcPr>
            <w:tcW w:w="1252" w:type="dxa"/>
          </w:tcPr>
          <w:p w14:paraId="4799431C" w14:textId="77777777" w:rsidR="00C11F86" w:rsidRPr="000A28AB" w:rsidRDefault="00517B55" w:rsidP="00C11F86">
            <w:pPr>
              <w:jc w:val="center"/>
              <w:cnfStyle w:val="000000100000" w:firstRow="0" w:lastRow="0" w:firstColumn="0" w:lastColumn="0" w:oddVBand="0" w:evenVBand="0" w:oddHBand="1" w:evenHBand="0" w:firstRowFirstColumn="0" w:firstRowLastColumn="0" w:lastRowFirstColumn="0" w:lastRowLastColumn="0"/>
              <w:rPr>
                <w:b/>
                <w:bCs/>
                <w:sz w:val="18"/>
                <w:szCs w:val="18"/>
              </w:rPr>
            </w:pPr>
            <w:r>
              <w:rPr>
                <w:b/>
                <w:bCs/>
                <w:sz w:val="18"/>
                <w:szCs w:val="18"/>
              </w:rPr>
              <w:t>RFP</w:t>
            </w:r>
          </w:p>
        </w:tc>
        <w:tc>
          <w:tcPr>
            <w:tcW w:w="1178" w:type="dxa"/>
          </w:tcPr>
          <w:p w14:paraId="5DB06243" w14:textId="77777777" w:rsidR="00C11F86" w:rsidRPr="000A28AB" w:rsidRDefault="00651E9E" w:rsidP="00C11F86">
            <w:pPr>
              <w:jc w:val="center"/>
              <w:cnfStyle w:val="000000100000" w:firstRow="0" w:lastRow="0" w:firstColumn="0" w:lastColumn="0" w:oddVBand="0" w:evenVBand="0" w:oddHBand="1" w:evenHBand="0" w:firstRowFirstColumn="0" w:firstRowLastColumn="0" w:lastRowFirstColumn="0" w:lastRowLastColumn="0"/>
              <w:rPr>
                <w:b/>
                <w:bCs/>
                <w:sz w:val="18"/>
                <w:szCs w:val="18"/>
              </w:rPr>
            </w:pPr>
            <w:r>
              <w:rPr>
                <w:b/>
                <w:bCs/>
                <w:sz w:val="18"/>
                <w:szCs w:val="18"/>
              </w:rPr>
              <w:t>GFP</w:t>
            </w:r>
          </w:p>
        </w:tc>
        <w:tc>
          <w:tcPr>
            <w:tcW w:w="1178" w:type="dxa"/>
          </w:tcPr>
          <w:p w14:paraId="52B67D0E" w14:textId="77777777" w:rsidR="00C11F86" w:rsidRPr="000A28AB" w:rsidRDefault="00517B55" w:rsidP="00C11F86">
            <w:pPr>
              <w:jc w:val="center"/>
              <w:cnfStyle w:val="000000100000" w:firstRow="0" w:lastRow="0" w:firstColumn="0" w:lastColumn="0" w:oddVBand="0" w:evenVBand="0" w:oddHBand="1" w:evenHBand="0" w:firstRowFirstColumn="0" w:firstRowLastColumn="0" w:lastRowFirstColumn="0" w:lastRowLastColumn="0"/>
              <w:rPr>
                <w:b/>
                <w:bCs/>
                <w:sz w:val="18"/>
                <w:szCs w:val="18"/>
              </w:rPr>
            </w:pPr>
            <w:r>
              <w:rPr>
                <w:b/>
                <w:bCs/>
                <w:sz w:val="18"/>
                <w:szCs w:val="18"/>
              </w:rPr>
              <w:t>RFP</w:t>
            </w:r>
          </w:p>
        </w:tc>
      </w:tr>
      <w:tr w:rsidR="00C11F86" w:rsidRPr="000A28AB" w14:paraId="1EBE4603" w14:textId="77777777" w:rsidTr="00B02278">
        <w:tc>
          <w:tcPr>
            <w:cnfStyle w:val="001000000000" w:firstRow="0" w:lastRow="0" w:firstColumn="1" w:lastColumn="0" w:oddVBand="0" w:evenVBand="0" w:oddHBand="0" w:evenHBand="0" w:firstRowFirstColumn="0" w:firstRowLastColumn="0" w:lastRowFirstColumn="0" w:lastRowLastColumn="0"/>
            <w:tcW w:w="1177" w:type="dxa"/>
          </w:tcPr>
          <w:p w14:paraId="167760A2" w14:textId="77777777" w:rsidR="00C11F86" w:rsidRPr="000A28AB" w:rsidRDefault="00C11F86" w:rsidP="00CA60FB">
            <w:pPr>
              <w:ind w:firstLine="0"/>
              <w:rPr>
                <w:sz w:val="18"/>
                <w:szCs w:val="18"/>
                <w:vertAlign w:val="subscript"/>
              </w:rPr>
            </w:pPr>
            <w:r w:rsidRPr="000A28AB">
              <w:rPr>
                <w:color w:val="auto"/>
                <w:sz w:val="18"/>
                <w:szCs w:val="18"/>
              </w:rPr>
              <w:t xml:space="preserve">Initial density </w:t>
            </w:r>
            <m:oMath>
              <m:d>
                <m:dPr>
                  <m:ctrlPr>
                    <w:rPr>
                      <w:rFonts w:ascii="Cambria Math" w:hAnsi="Cambria Math"/>
                      <w:b w:val="0"/>
                      <w:bCs w:val="0"/>
                      <w:i/>
                      <w:sz w:val="18"/>
                      <w:szCs w:val="18"/>
                    </w:rPr>
                  </m:ctrlPr>
                </m:dPr>
                <m:e>
                  <m:sSub>
                    <m:sSubPr>
                      <m:ctrlPr>
                        <w:rPr>
                          <w:rFonts w:ascii="Cambria Math" w:hAnsi="Cambria Math"/>
                          <w:i/>
                          <w:color w:val="auto"/>
                          <w:sz w:val="18"/>
                          <w:szCs w:val="18"/>
                        </w:rPr>
                      </m:ctrlPr>
                    </m:sSubPr>
                    <m:e>
                      <m:r>
                        <m:rPr>
                          <m:sty m:val="bi"/>
                        </m:rPr>
                        <w:rPr>
                          <w:rFonts w:ascii="Cambria Math" w:hAnsi="Cambria Math"/>
                          <w:color w:val="auto"/>
                          <w:sz w:val="18"/>
                          <w:szCs w:val="18"/>
                        </w:rPr>
                        <m:t>N</m:t>
                      </m:r>
                    </m:e>
                    <m:sub>
                      <m:r>
                        <m:rPr>
                          <m:sty m:val="bi"/>
                        </m:rPr>
                        <w:rPr>
                          <w:rFonts w:ascii="Cambria Math" w:hAnsi="Cambria Math"/>
                          <w:color w:val="auto"/>
                          <w:sz w:val="18"/>
                          <w:szCs w:val="18"/>
                        </w:rPr>
                        <m:t>0</m:t>
                      </m:r>
                    </m:sub>
                  </m:sSub>
                </m:e>
              </m:d>
            </m:oMath>
          </w:p>
        </w:tc>
        <w:tc>
          <w:tcPr>
            <w:tcW w:w="1178" w:type="dxa"/>
          </w:tcPr>
          <w:p w14:paraId="7CC2EF74" w14:textId="77777777" w:rsidR="00C11F86" w:rsidRPr="000A28AB" w:rsidRDefault="006358EB" w:rsidP="009D1A8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0</w:t>
            </w:r>
            <w:r w:rsidR="00C11F86" w:rsidRPr="000A28AB">
              <w:rPr>
                <w:sz w:val="18"/>
                <w:szCs w:val="18"/>
              </w:rPr>
              <w:t>.125</w:t>
            </w:r>
          </w:p>
        </w:tc>
        <w:tc>
          <w:tcPr>
            <w:tcW w:w="1353" w:type="dxa"/>
          </w:tcPr>
          <w:p w14:paraId="5D6935B7" w14:textId="77777777" w:rsidR="00C11F86" w:rsidRPr="000A28AB" w:rsidRDefault="006358EB" w:rsidP="009D1A8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0</w:t>
            </w:r>
            <w:r w:rsidR="00C11F86" w:rsidRPr="000A28AB">
              <w:rPr>
                <w:sz w:val="18"/>
                <w:szCs w:val="18"/>
              </w:rPr>
              <w:t>.124</w:t>
            </w:r>
          </w:p>
        </w:tc>
        <w:tc>
          <w:tcPr>
            <w:tcW w:w="1178" w:type="dxa"/>
          </w:tcPr>
          <w:p w14:paraId="283EA1FF" w14:textId="77777777" w:rsidR="00C11F86" w:rsidRPr="000A28AB" w:rsidRDefault="006358EB" w:rsidP="009D1A8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0</w:t>
            </w:r>
            <w:r w:rsidR="00C11F86" w:rsidRPr="000A28AB">
              <w:rPr>
                <w:sz w:val="18"/>
                <w:szCs w:val="18"/>
              </w:rPr>
              <w:t>.286</w:t>
            </w:r>
          </w:p>
        </w:tc>
        <w:tc>
          <w:tcPr>
            <w:tcW w:w="1252" w:type="dxa"/>
          </w:tcPr>
          <w:p w14:paraId="05D9786D" w14:textId="77777777" w:rsidR="00C11F86" w:rsidRPr="000A28AB" w:rsidRDefault="006358EB" w:rsidP="009D1A8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0</w:t>
            </w:r>
            <w:r w:rsidR="00C11F86" w:rsidRPr="000A28AB">
              <w:rPr>
                <w:sz w:val="18"/>
                <w:szCs w:val="18"/>
              </w:rPr>
              <w:t>.23</w:t>
            </w:r>
          </w:p>
        </w:tc>
        <w:tc>
          <w:tcPr>
            <w:tcW w:w="1178" w:type="dxa"/>
          </w:tcPr>
          <w:p w14:paraId="02ED9756" w14:textId="77777777" w:rsidR="00C11F86" w:rsidRPr="000A28AB" w:rsidRDefault="006358EB" w:rsidP="009D1A8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0</w:t>
            </w:r>
            <w:r w:rsidR="00C11F86" w:rsidRPr="000A28AB">
              <w:rPr>
                <w:sz w:val="18"/>
                <w:szCs w:val="18"/>
              </w:rPr>
              <w:t>.188</w:t>
            </w:r>
          </w:p>
        </w:tc>
        <w:tc>
          <w:tcPr>
            <w:tcW w:w="1178" w:type="dxa"/>
          </w:tcPr>
          <w:p w14:paraId="6FD37862" w14:textId="77777777" w:rsidR="00C11F86" w:rsidRPr="000A28AB" w:rsidRDefault="006358EB" w:rsidP="009D1A8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0</w:t>
            </w:r>
            <w:r w:rsidR="00C11F86" w:rsidRPr="000A28AB">
              <w:rPr>
                <w:sz w:val="18"/>
                <w:szCs w:val="18"/>
              </w:rPr>
              <w:t>.204</w:t>
            </w:r>
          </w:p>
        </w:tc>
      </w:tr>
      <w:tr w:rsidR="00C11F86" w:rsidRPr="000A28AB" w14:paraId="74009139" w14:textId="77777777" w:rsidTr="00B022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7" w:type="dxa"/>
          </w:tcPr>
          <w:p w14:paraId="0490959E" w14:textId="77777777" w:rsidR="00C11F86" w:rsidRPr="000A28AB" w:rsidRDefault="00C11F86" w:rsidP="00CA60FB">
            <w:pPr>
              <w:ind w:firstLine="0"/>
              <w:rPr>
                <w:sz w:val="18"/>
                <w:szCs w:val="18"/>
              </w:rPr>
            </w:pPr>
            <w:r w:rsidRPr="000A28AB">
              <w:rPr>
                <w:color w:val="auto"/>
                <w:sz w:val="18"/>
                <w:szCs w:val="18"/>
              </w:rPr>
              <w:t xml:space="preserve">Max density </w:t>
            </w:r>
            <m:oMath>
              <m:r>
                <m:rPr>
                  <m:sty m:val="bi"/>
                </m:rPr>
                <w:rPr>
                  <w:rFonts w:ascii="Cambria Math" w:hAnsi="Cambria Math"/>
                  <w:color w:val="auto"/>
                  <w:sz w:val="18"/>
                  <w:szCs w:val="18"/>
                </w:rPr>
                <m:t>(K)</m:t>
              </m:r>
            </m:oMath>
          </w:p>
        </w:tc>
        <w:tc>
          <w:tcPr>
            <w:tcW w:w="1178" w:type="dxa"/>
          </w:tcPr>
          <w:p w14:paraId="39C88E8A" w14:textId="4A1ACBE3" w:rsidR="00C11F86" w:rsidRPr="000A28AB" w:rsidRDefault="006358EB" w:rsidP="009D1A8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0</w:t>
            </w:r>
            <w:r w:rsidR="00EE7C5F" w:rsidRPr="000A28AB">
              <w:rPr>
                <w:sz w:val="18"/>
                <w:szCs w:val="18"/>
              </w:rPr>
              <w:t>.</w:t>
            </w:r>
            <w:r w:rsidRPr="000A28AB">
              <w:rPr>
                <w:sz w:val="18"/>
                <w:szCs w:val="18"/>
              </w:rPr>
              <w:t>528</w:t>
            </w:r>
            <w:r w:rsidR="008A7779">
              <w:rPr>
                <w:sz w:val="18"/>
                <w:szCs w:val="18"/>
              </w:rPr>
              <w:t xml:space="preserve"> (0.525, 0.532)</w:t>
            </w:r>
          </w:p>
        </w:tc>
        <w:tc>
          <w:tcPr>
            <w:tcW w:w="1353" w:type="dxa"/>
          </w:tcPr>
          <w:p w14:paraId="5E110A30" w14:textId="1204A3CC" w:rsidR="00C11F86" w:rsidRPr="000A28AB" w:rsidRDefault="006358EB" w:rsidP="009D1A8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0.650</w:t>
            </w:r>
            <w:r w:rsidR="008F71E3">
              <w:rPr>
                <w:sz w:val="18"/>
                <w:szCs w:val="18"/>
              </w:rPr>
              <w:t xml:space="preserve"> (0.643, 0.658)</w:t>
            </w:r>
          </w:p>
        </w:tc>
        <w:tc>
          <w:tcPr>
            <w:tcW w:w="1178" w:type="dxa"/>
          </w:tcPr>
          <w:p w14:paraId="4EC0CD45" w14:textId="3A74DEA6" w:rsidR="00C11F86" w:rsidRPr="000A28AB" w:rsidRDefault="006358EB" w:rsidP="009D1A8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0</w:t>
            </w:r>
            <w:r w:rsidR="00CF6FF0" w:rsidRPr="000A28AB">
              <w:rPr>
                <w:sz w:val="18"/>
                <w:szCs w:val="18"/>
              </w:rPr>
              <w:t>.</w:t>
            </w:r>
            <w:r w:rsidRPr="000A28AB">
              <w:rPr>
                <w:sz w:val="18"/>
                <w:szCs w:val="18"/>
              </w:rPr>
              <w:t>619</w:t>
            </w:r>
            <w:r w:rsidR="008F71E3">
              <w:rPr>
                <w:sz w:val="18"/>
                <w:szCs w:val="18"/>
              </w:rPr>
              <w:t xml:space="preserve"> (0.612, 0.625)</w:t>
            </w:r>
          </w:p>
        </w:tc>
        <w:tc>
          <w:tcPr>
            <w:tcW w:w="1252" w:type="dxa"/>
          </w:tcPr>
          <w:p w14:paraId="558FB73E" w14:textId="690B962C" w:rsidR="00C11F86" w:rsidRPr="000A28AB" w:rsidRDefault="006358EB" w:rsidP="000359DC">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0</w:t>
            </w:r>
            <w:r w:rsidR="00CF6FF0" w:rsidRPr="000A28AB">
              <w:rPr>
                <w:sz w:val="18"/>
                <w:szCs w:val="18"/>
              </w:rPr>
              <w:t>.</w:t>
            </w:r>
            <w:r w:rsidR="000359DC" w:rsidRPr="000A28AB">
              <w:rPr>
                <w:sz w:val="18"/>
                <w:szCs w:val="18"/>
              </w:rPr>
              <w:t>6</w:t>
            </w:r>
            <w:r w:rsidR="000359DC">
              <w:rPr>
                <w:sz w:val="18"/>
                <w:szCs w:val="18"/>
              </w:rPr>
              <w:t xml:space="preserve">28 </w:t>
            </w:r>
            <w:r w:rsidR="008F71E3">
              <w:rPr>
                <w:sz w:val="18"/>
                <w:szCs w:val="18"/>
              </w:rPr>
              <w:t>(0.</w:t>
            </w:r>
            <w:r w:rsidR="000359DC">
              <w:rPr>
                <w:sz w:val="18"/>
                <w:szCs w:val="18"/>
              </w:rPr>
              <w:t>624</w:t>
            </w:r>
            <w:r w:rsidR="008F71E3">
              <w:rPr>
                <w:sz w:val="18"/>
                <w:szCs w:val="18"/>
              </w:rPr>
              <w:t>, 0.</w:t>
            </w:r>
            <w:r w:rsidR="000359DC">
              <w:rPr>
                <w:sz w:val="18"/>
                <w:szCs w:val="18"/>
              </w:rPr>
              <w:t>632</w:t>
            </w:r>
            <w:r w:rsidR="008F71E3">
              <w:rPr>
                <w:sz w:val="18"/>
                <w:szCs w:val="18"/>
              </w:rPr>
              <w:t>)</w:t>
            </w:r>
          </w:p>
        </w:tc>
        <w:tc>
          <w:tcPr>
            <w:tcW w:w="1178" w:type="dxa"/>
          </w:tcPr>
          <w:p w14:paraId="0575A3F0" w14:textId="3A833400" w:rsidR="00C11F86" w:rsidRPr="000A28AB" w:rsidRDefault="006358EB" w:rsidP="009D1A8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0.633</w:t>
            </w:r>
            <w:r w:rsidR="008F71E3">
              <w:rPr>
                <w:sz w:val="18"/>
                <w:szCs w:val="18"/>
              </w:rPr>
              <w:t xml:space="preserve"> (0.627, 0.638)</w:t>
            </w:r>
          </w:p>
        </w:tc>
        <w:tc>
          <w:tcPr>
            <w:tcW w:w="1178" w:type="dxa"/>
          </w:tcPr>
          <w:p w14:paraId="0D1EDC92" w14:textId="1ABCA6CD" w:rsidR="00C11F86" w:rsidRPr="000A28AB" w:rsidRDefault="009D1A86" w:rsidP="009D1A8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0.741</w:t>
            </w:r>
            <w:r w:rsidR="008F71E3">
              <w:rPr>
                <w:sz w:val="18"/>
                <w:szCs w:val="18"/>
              </w:rPr>
              <w:t xml:space="preserve"> (0.735, 0.746)</w:t>
            </w:r>
          </w:p>
        </w:tc>
      </w:tr>
      <w:tr w:rsidR="00C11F86" w:rsidRPr="000A28AB" w14:paraId="1E429E9B" w14:textId="77777777" w:rsidTr="00B02278">
        <w:tc>
          <w:tcPr>
            <w:cnfStyle w:val="001000000000" w:firstRow="0" w:lastRow="0" w:firstColumn="1" w:lastColumn="0" w:oddVBand="0" w:evenVBand="0" w:oddHBand="0" w:evenHBand="0" w:firstRowFirstColumn="0" w:firstRowLastColumn="0" w:lastRowFirstColumn="0" w:lastRowLastColumn="0"/>
            <w:tcW w:w="1177" w:type="dxa"/>
          </w:tcPr>
          <w:p w14:paraId="54D01CC9" w14:textId="6325A0C4" w:rsidR="00C11F86" w:rsidRPr="000A28AB" w:rsidRDefault="00C11F86" w:rsidP="00636A8B">
            <w:pPr>
              <w:ind w:firstLine="0"/>
              <w:rPr>
                <w:rFonts w:ascii="Times New Roman" w:eastAsia="MS Mincho" w:hAnsi="Times New Roman" w:cs="Times New Roman"/>
                <w:sz w:val="18"/>
                <w:szCs w:val="18"/>
                <w:vertAlign w:val="superscript"/>
              </w:rPr>
            </w:pPr>
            <w:r w:rsidRPr="000A28AB">
              <w:rPr>
                <w:color w:val="auto"/>
                <w:sz w:val="18"/>
                <w:szCs w:val="18"/>
              </w:rPr>
              <w:t xml:space="preserve">Max specific growth rate </w:t>
            </w:r>
          </w:p>
        </w:tc>
        <w:tc>
          <w:tcPr>
            <w:tcW w:w="1178" w:type="dxa"/>
          </w:tcPr>
          <w:p w14:paraId="4EED2635" w14:textId="6F9181D5" w:rsidR="00C11F86" w:rsidRPr="000A28AB" w:rsidRDefault="006358EB" w:rsidP="000359DC">
            <w:pPr>
              <w:ind w:firstLine="0"/>
              <w:cnfStyle w:val="000000000000" w:firstRow="0" w:lastRow="0" w:firstColumn="0" w:lastColumn="0" w:oddVBand="0" w:evenVBand="0" w:oddHBand="0" w:evenHBand="0" w:firstRowFirstColumn="0" w:firstRowLastColumn="0" w:lastRowFirstColumn="0" w:lastRowLastColumn="0"/>
            </w:pPr>
            <w:r w:rsidRPr="00CB76DE">
              <w:rPr>
                <w:sz w:val="18"/>
                <w:szCs w:val="18"/>
              </w:rPr>
              <w:t>0</w:t>
            </w:r>
            <w:r w:rsidR="00EE7C5F" w:rsidRPr="00CB76DE">
              <w:rPr>
                <w:sz w:val="18"/>
                <w:szCs w:val="18"/>
              </w:rPr>
              <w:t>.26</w:t>
            </w:r>
            <w:r w:rsidRPr="00CB76DE">
              <w:rPr>
                <w:sz w:val="18"/>
                <w:szCs w:val="18"/>
              </w:rPr>
              <w:t>8</w:t>
            </w:r>
            <w:r w:rsidR="00EE7C5F" w:rsidRPr="00CB76DE">
              <w:rPr>
                <w:sz w:val="18"/>
                <w:szCs w:val="18"/>
              </w:rPr>
              <w:t xml:space="preserve"> (</w:t>
            </w:r>
            <w:r w:rsidRPr="00CB76DE">
              <w:rPr>
                <w:sz w:val="18"/>
                <w:szCs w:val="18"/>
              </w:rPr>
              <w:t>0</w:t>
            </w:r>
            <w:r w:rsidR="00EE7C5F" w:rsidRPr="00CB76DE">
              <w:rPr>
                <w:sz w:val="18"/>
                <w:szCs w:val="18"/>
              </w:rPr>
              <w:t>.26</w:t>
            </w:r>
            <w:r w:rsidRPr="00CB76DE">
              <w:rPr>
                <w:sz w:val="18"/>
                <w:szCs w:val="18"/>
              </w:rPr>
              <w:t>2</w:t>
            </w:r>
            <w:r w:rsidR="00EE7C5F" w:rsidRPr="00CB76DE">
              <w:rPr>
                <w:sz w:val="18"/>
                <w:szCs w:val="18"/>
              </w:rPr>
              <w:t xml:space="preserve">, </w:t>
            </w:r>
            <w:r w:rsidRPr="00CB76DE">
              <w:rPr>
                <w:sz w:val="18"/>
                <w:szCs w:val="18"/>
              </w:rPr>
              <w:t>0</w:t>
            </w:r>
            <w:r w:rsidR="00EE7C5F" w:rsidRPr="00CB76DE">
              <w:rPr>
                <w:sz w:val="18"/>
                <w:szCs w:val="18"/>
              </w:rPr>
              <w:t>.</w:t>
            </w:r>
            <w:r w:rsidR="000359DC" w:rsidRPr="00CB76DE">
              <w:rPr>
                <w:sz w:val="18"/>
                <w:szCs w:val="18"/>
              </w:rPr>
              <w:t>27</w:t>
            </w:r>
            <w:r w:rsidR="000359DC">
              <w:rPr>
                <w:sz w:val="18"/>
                <w:szCs w:val="18"/>
              </w:rPr>
              <w:t>5</w:t>
            </w:r>
            <w:r w:rsidR="00EE7C5F" w:rsidRPr="00CB76DE">
              <w:rPr>
                <w:sz w:val="18"/>
                <w:szCs w:val="18"/>
              </w:rPr>
              <w:t>)</w:t>
            </w:r>
          </w:p>
        </w:tc>
        <w:tc>
          <w:tcPr>
            <w:tcW w:w="1353" w:type="dxa"/>
          </w:tcPr>
          <w:p w14:paraId="7ADF9B43" w14:textId="48ECFDEE" w:rsidR="00C11F86" w:rsidRPr="000A28AB" w:rsidRDefault="006358EB" w:rsidP="00D100C4">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0.37</w:t>
            </w:r>
            <w:r w:rsidR="008F71E3">
              <w:rPr>
                <w:sz w:val="18"/>
                <w:szCs w:val="18"/>
              </w:rPr>
              <w:t>6</w:t>
            </w:r>
            <w:r w:rsidRPr="000A28AB">
              <w:rPr>
                <w:sz w:val="18"/>
                <w:szCs w:val="18"/>
              </w:rPr>
              <w:t xml:space="preserve"> (0.371, 0.</w:t>
            </w:r>
            <w:r w:rsidR="00D100C4" w:rsidRPr="000A28AB">
              <w:rPr>
                <w:sz w:val="18"/>
                <w:szCs w:val="18"/>
              </w:rPr>
              <w:t>38</w:t>
            </w:r>
            <w:r w:rsidR="00D100C4">
              <w:rPr>
                <w:sz w:val="18"/>
                <w:szCs w:val="18"/>
              </w:rPr>
              <w:t>2</w:t>
            </w:r>
            <w:r w:rsidRPr="000A28AB">
              <w:rPr>
                <w:sz w:val="18"/>
                <w:szCs w:val="18"/>
              </w:rPr>
              <w:t>)</w:t>
            </w:r>
          </w:p>
        </w:tc>
        <w:tc>
          <w:tcPr>
            <w:tcW w:w="1178" w:type="dxa"/>
          </w:tcPr>
          <w:p w14:paraId="6F545BA3" w14:textId="77777777" w:rsidR="00C11F86" w:rsidRPr="000A28AB" w:rsidRDefault="006358EB" w:rsidP="009D1A8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0.256 (0.251, 0.261)</w:t>
            </w:r>
          </w:p>
        </w:tc>
        <w:tc>
          <w:tcPr>
            <w:tcW w:w="1252" w:type="dxa"/>
          </w:tcPr>
          <w:p w14:paraId="124C77A0" w14:textId="657270D5" w:rsidR="00C11F86" w:rsidRPr="000A28AB" w:rsidRDefault="006358EB" w:rsidP="00D100C4">
            <w:pPr>
              <w:keepNext/>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0.</w:t>
            </w:r>
            <w:r w:rsidR="008F71E3">
              <w:rPr>
                <w:sz w:val="18"/>
                <w:szCs w:val="18"/>
              </w:rPr>
              <w:t>369 (0.35</w:t>
            </w:r>
            <w:r w:rsidR="00D100C4">
              <w:rPr>
                <w:sz w:val="18"/>
                <w:szCs w:val="18"/>
              </w:rPr>
              <w:t>5</w:t>
            </w:r>
            <w:r w:rsidR="008F71E3">
              <w:rPr>
                <w:sz w:val="18"/>
                <w:szCs w:val="18"/>
              </w:rPr>
              <w:t>, 0.384)</w:t>
            </w:r>
          </w:p>
        </w:tc>
        <w:tc>
          <w:tcPr>
            <w:tcW w:w="1178" w:type="dxa"/>
          </w:tcPr>
          <w:p w14:paraId="1A95EEE6" w14:textId="6C72ECFF" w:rsidR="00C11F86" w:rsidRPr="000A28AB" w:rsidRDefault="006358EB" w:rsidP="009D1A86">
            <w:pPr>
              <w:keepNext/>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0</w:t>
            </w:r>
            <w:r w:rsidR="008F71E3">
              <w:rPr>
                <w:sz w:val="18"/>
                <w:szCs w:val="18"/>
              </w:rPr>
              <w:t>.228 (0.226, 0.23</w:t>
            </w:r>
            <w:r w:rsidR="00D100C4">
              <w:rPr>
                <w:sz w:val="18"/>
                <w:szCs w:val="18"/>
              </w:rPr>
              <w:t>1</w:t>
            </w:r>
            <w:r w:rsidRPr="000A28AB">
              <w:rPr>
                <w:sz w:val="18"/>
                <w:szCs w:val="18"/>
              </w:rPr>
              <w:t>)</w:t>
            </w:r>
          </w:p>
        </w:tc>
        <w:tc>
          <w:tcPr>
            <w:tcW w:w="1178" w:type="dxa"/>
          </w:tcPr>
          <w:p w14:paraId="04FAA2C2" w14:textId="701659D5" w:rsidR="00C11F86" w:rsidRPr="000A28AB" w:rsidRDefault="009D1A86" w:rsidP="00D100C4">
            <w:pPr>
              <w:keepNext/>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0.4</w:t>
            </w:r>
            <w:r w:rsidR="00D100C4">
              <w:rPr>
                <w:sz w:val="18"/>
                <w:szCs w:val="18"/>
              </w:rPr>
              <w:t>2</w:t>
            </w:r>
            <w:r w:rsidRPr="000A28AB">
              <w:rPr>
                <w:sz w:val="18"/>
                <w:szCs w:val="18"/>
              </w:rPr>
              <w:t xml:space="preserve"> (0.39</w:t>
            </w:r>
            <w:r w:rsidR="00D100C4">
              <w:rPr>
                <w:sz w:val="18"/>
                <w:szCs w:val="18"/>
              </w:rPr>
              <w:t>1</w:t>
            </w:r>
            <w:r w:rsidRPr="000A28AB">
              <w:rPr>
                <w:sz w:val="18"/>
                <w:szCs w:val="18"/>
              </w:rPr>
              <w:t>, 0.42</w:t>
            </w:r>
            <w:r w:rsidR="00D100C4">
              <w:rPr>
                <w:sz w:val="18"/>
                <w:szCs w:val="18"/>
              </w:rPr>
              <w:t>6</w:t>
            </w:r>
            <w:r w:rsidRPr="000A28AB">
              <w:rPr>
                <w:sz w:val="18"/>
                <w:szCs w:val="18"/>
              </w:rPr>
              <w:t>)</w:t>
            </w:r>
          </w:p>
        </w:tc>
      </w:tr>
      <w:tr w:rsidR="00C11F86" w:rsidRPr="000A28AB" w14:paraId="6699576C" w14:textId="77777777" w:rsidTr="00B022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7" w:type="dxa"/>
          </w:tcPr>
          <w:p w14:paraId="7CCB67A3" w14:textId="49209B02" w:rsidR="00C11F86" w:rsidRPr="000A28AB" w:rsidRDefault="00C11F86" w:rsidP="00636A8B">
            <w:pPr>
              <w:ind w:firstLine="0"/>
              <w:rPr>
                <w:rFonts w:ascii="Times New Roman" w:eastAsia="MS Mincho" w:hAnsi="Times New Roman" w:cs="Times New Roman"/>
                <w:bCs w:val="0"/>
                <w:sz w:val="18"/>
                <w:szCs w:val="18"/>
              </w:rPr>
            </w:pPr>
            <w:r w:rsidRPr="000A28AB">
              <w:rPr>
                <w:rFonts w:ascii="Times New Roman" w:eastAsia="MS Mincho" w:hAnsi="Times New Roman" w:cs="Times New Roman"/>
                <w:bCs w:val="0"/>
                <w:sz w:val="18"/>
                <w:szCs w:val="18"/>
              </w:rPr>
              <w:t>Min doubling time</w:t>
            </w:r>
          </w:p>
        </w:tc>
        <w:tc>
          <w:tcPr>
            <w:tcW w:w="1178" w:type="dxa"/>
          </w:tcPr>
          <w:p w14:paraId="2253D56C" w14:textId="0AE30D77" w:rsidR="00C11F86" w:rsidRPr="000A28AB" w:rsidRDefault="00EE7C5F" w:rsidP="000359DC">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2.</w:t>
            </w:r>
            <w:r w:rsidR="000359DC" w:rsidRPr="000A28AB">
              <w:rPr>
                <w:sz w:val="18"/>
                <w:szCs w:val="18"/>
              </w:rPr>
              <w:t>69</w:t>
            </w:r>
            <w:r w:rsidR="000359DC">
              <w:rPr>
                <w:sz w:val="18"/>
                <w:szCs w:val="18"/>
              </w:rPr>
              <w:t>5</w:t>
            </w:r>
            <w:r w:rsidR="000359DC" w:rsidRPr="000A28AB">
              <w:rPr>
                <w:sz w:val="18"/>
                <w:szCs w:val="18"/>
              </w:rPr>
              <w:t xml:space="preserve"> </w:t>
            </w:r>
            <w:r w:rsidRPr="000A28AB">
              <w:rPr>
                <w:sz w:val="18"/>
                <w:szCs w:val="18"/>
              </w:rPr>
              <w:t>(</w:t>
            </w:r>
            <w:r w:rsidR="006358EB" w:rsidRPr="000A28AB">
              <w:rPr>
                <w:sz w:val="18"/>
                <w:szCs w:val="18"/>
              </w:rPr>
              <w:t>2.636, 2.7</w:t>
            </w:r>
            <w:r w:rsidR="000359DC">
              <w:rPr>
                <w:sz w:val="18"/>
                <w:szCs w:val="18"/>
              </w:rPr>
              <w:t>7</w:t>
            </w:r>
            <w:r w:rsidRPr="000A28AB">
              <w:rPr>
                <w:sz w:val="18"/>
                <w:szCs w:val="18"/>
              </w:rPr>
              <w:t>)</w:t>
            </w:r>
          </w:p>
        </w:tc>
        <w:tc>
          <w:tcPr>
            <w:tcW w:w="1353" w:type="dxa"/>
          </w:tcPr>
          <w:p w14:paraId="052F57CB" w14:textId="7762EEF8" w:rsidR="00C11F86" w:rsidRPr="000A28AB" w:rsidRDefault="006358EB" w:rsidP="00D100C4">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1.</w:t>
            </w:r>
            <w:r w:rsidR="00D100C4" w:rsidRPr="000A28AB">
              <w:rPr>
                <w:sz w:val="18"/>
                <w:szCs w:val="18"/>
              </w:rPr>
              <w:t>84</w:t>
            </w:r>
            <w:r w:rsidR="00D100C4">
              <w:rPr>
                <w:sz w:val="18"/>
                <w:szCs w:val="18"/>
              </w:rPr>
              <w:t>4</w:t>
            </w:r>
            <w:r w:rsidR="00D100C4" w:rsidRPr="000A28AB">
              <w:rPr>
                <w:sz w:val="18"/>
                <w:szCs w:val="18"/>
              </w:rPr>
              <w:t xml:space="preserve"> </w:t>
            </w:r>
            <w:r w:rsidRPr="000A28AB">
              <w:rPr>
                <w:sz w:val="18"/>
                <w:szCs w:val="18"/>
              </w:rPr>
              <w:t>(1.809, 1.8</w:t>
            </w:r>
            <w:r w:rsidR="008F71E3">
              <w:rPr>
                <w:sz w:val="18"/>
                <w:szCs w:val="18"/>
              </w:rPr>
              <w:t>8</w:t>
            </w:r>
            <w:r w:rsidRPr="000A28AB">
              <w:rPr>
                <w:sz w:val="18"/>
                <w:szCs w:val="18"/>
              </w:rPr>
              <w:t>)</w:t>
            </w:r>
          </w:p>
        </w:tc>
        <w:tc>
          <w:tcPr>
            <w:tcW w:w="1178" w:type="dxa"/>
          </w:tcPr>
          <w:p w14:paraId="0447CC22" w14:textId="2767520A" w:rsidR="00C11F86" w:rsidRPr="000A28AB" w:rsidRDefault="00D100C4" w:rsidP="00D100C4">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4.372 (4.269, 4.481</w:t>
            </w:r>
            <w:r w:rsidR="006358EB" w:rsidRPr="000A28AB">
              <w:rPr>
                <w:sz w:val="18"/>
                <w:szCs w:val="18"/>
              </w:rPr>
              <w:t>)</w:t>
            </w:r>
          </w:p>
        </w:tc>
        <w:tc>
          <w:tcPr>
            <w:tcW w:w="1252" w:type="dxa"/>
          </w:tcPr>
          <w:p w14:paraId="516EEF78" w14:textId="0CCFDA10" w:rsidR="00C11F86" w:rsidRPr="000A28AB" w:rsidRDefault="006358EB" w:rsidP="00D100C4">
            <w:pPr>
              <w:keepNext/>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2.</w:t>
            </w:r>
            <w:r w:rsidR="008F71E3">
              <w:rPr>
                <w:sz w:val="18"/>
                <w:szCs w:val="18"/>
              </w:rPr>
              <w:t>45</w:t>
            </w:r>
            <w:r w:rsidR="00D100C4">
              <w:rPr>
                <w:sz w:val="18"/>
                <w:szCs w:val="18"/>
              </w:rPr>
              <w:t>1</w:t>
            </w:r>
            <w:r w:rsidRPr="000A28AB">
              <w:rPr>
                <w:sz w:val="18"/>
                <w:szCs w:val="18"/>
              </w:rPr>
              <w:t xml:space="preserve"> (2.</w:t>
            </w:r>
            <w:r w:rsidR="008F71E3">
              <w:rPr>
                <w:sz w:val="18"/>
                <w:szCs w:val="18"/>
              </w:rPr>
              <w:t>397</w:t>
            </w:r>
            <w:r w:rsidRPr="000A28AB">
              <w:rPr>
                <w:sz w:val="18"/>
                <w:szCs w:val="18"/>
              </w:rPr>
              <w:t>, 2.</w:t>
            </w:r>
            <w:r w:rsidR="008F71E3">
              <w:rPr>
                <w:sz w:val="18"/>
                <w:szCs w:val="18"/>
              </w:rPr>
              <w:t>506</w:t>
            </w:r>
            <w:r w:rsidRPr="000A28AB">
              <w:rPr>
                <w:sz w:val="18"/>
                <w:szCs w:val="18"/>
              </w:rPr>
              <w:t>)</w:t>
            </w:r>
          </w:p>
        </w:tc>
        <w:tc>
          <w:tcPr>
            <w:tcW w:w="1178" w:type="dxa"/>
          </w:tcPr>
          <w:p w14:paraId="27E5B47F" w14:textId="0BBA2197" w:rsidR="00C11F86" w:rsidRPr="000A28AB" w:rsidRDefault="006358EB" w:rsidP="00D100C4">
            <w:pPr>
              <w:keepNext/>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3.1</w:t>
            </w:r>
            <w:r w:rsidR="00D100C4">
              <w:rPr>
                <w:sz w:val="18"/>
                <w:szCs w:val="18"/>
              </w:rPr>
              <w:t>17</w:t>
            </w:r>
            <w:r w:rsidRPr="000A28AB">
              <w:rPr>
                <w:sz w:val="18"/>
                <w:szCs w:val="18"/>
              </w:rPr>
              <w:t xml:space="preserve"> (3.087, 3.147)</w:t>
            </w:r>
          </w:p>
        </w:tc>
        <w:tc>
          <w:tcPr>
            <w:tcW w:w="1178" w:type="dxa"/>
          </w:tcPr>
          <w:p w14:paraId="324A472D" w14:textId="77777777" w:rsidR="00C11F86" w:rsidRPr="000A28AB" w:rsidRDefault="009D1A86" w:rsidP="009D1A86">
            <w:pPr>
              <w:keepNext/>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2.075 (2.035, 2.124)</w:t>
            </w:r>
          </w:p>
        </w:tc>
      </w:tr>
      <w:tr w:rsidR="00C11F86" w:rsidRPr="000A28AB" w14:paraId="418A8EB9" w14:textId="77777777" w:rsidTr="00B02278">
        <w:tc>
          <w:tcPr>
            <w:cnfStyle w:val="001000000000" w:firstRow="0" w:lastRow="0" w:firstColumn="1" w:lastColumn="0" w:oddVBand="0" w:evenVBand="0" w:oddHBand="0" w:evenHBand="0" w:firstRowFirstColumn="0" w:firstRowLastColumn="0" w:lastRowFirstColumn="0" w:lastRowLastColumn="0"/>
            <w:tcW w:w="1177" w:type="dxa"/>
          </w:tcPr>
          <w:p w14:paraId="23BBAE6A" w14:textId="39AA0FAD" w:rsidR="00C11F86" w:rsidRPr="000A28AB" w:rsidRDefault="00C11F86" w:rsidP="00636A8B">
            <w:pPr>
              <w:ind w:firstLine="0"/>
              <w:rPr>
                <w:rFonts w:ascii="Times New Roman" w:eastAsia="MS Mincho" w:hAnsi="Times New Roman" w:cs="Times New Roman"/>
                <w:sz w:val="18"/>
                <w:szCs w:val="18"/>
              </w:rPr>
            </w:pPr>
            <w:r w:rsidRPr="000A28AB">
              <w:rPr>
                <w:color w:val="auto"/>
                <w:sz w:val="18"/>
                <w:szCs w:val="18"/>
              </w:rPr>
              <w:t>Lag duration</w:t>
            </w:r>
          </w:p>
        </w:tc>
        <w:tc>
          <w:tcPr>
            <w:tcW w:w="1178" w:type="dxa"/>
          </w:tcPr>
          <w:p w14:paraId="721EECB9" w14:textId="59677443" w:rsidR="00C11F86" w:rsidRPr="000A28AB" w:rsidRDefault="008F71E3" w:rsidP="00D100C4">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w:t>
            </w:r>
            <w:r w:rsidR="000359DC">
              <w:rPr>
                <w:sz w:val="18"/>
                <w:szCs w:val="18"/>
              </w:rPr>
              <w:t>93</w:t>
            </w:r>
            <w:r w:rsidR="000359DC" w:rsidRPr="000A28AB">
              <w:rPr>
                <w:sz w:val="18"/>
                <w:szCs w:val="18"/>
              </w:rPr>
              <w:t xml:space="preserve"> </w:t>
            </w:r>
            <w:r w:rsidR="006358EB" w:rsidRPr="000A28AB">
              <w:rPr>
                <w:sz w:val="18"/>
                <w:szCs w:val="18"/>
              </w:rPr>
              <w:t>(3.</w:t>
            </w:r>
            <w:r w:rsidR="000359DC" w:rsidRPr="000A28AB">
              <w:rPr>
                <w:sz w:val="18"/>
                <w:szCs w:val="18"/>
              </w:rPr>
              <w:t>82</w:t>
            </w:r>
            <w:r>
              <w:rPr>
                <w:sz w:val="18"/>
                <w:szCs w:val="18"/>
              </w:rPr>
              <w:t>, 4.</w:t>
            </w:r>
            <w:r w:rsidR="00D100C4">
              <w:rPr>
                <w:sz w:val="18"/>
                <w:szCs w:val="18"/>
              </w:rPr>
              <w:t>028</w:t>
            </w:r>
            <w:r w:rsidR="006358EB" w:rsidRPr="000A28AB">
              <w:rPr>
                <w:sz w:val="18"/>
                <w:szCs w:val="18"/>
              </w:rPr>
              <w:t>)</w:t>
            </w:r>
          </w:p>
        </w:tc>
        <w:tc>
          <w:tcPr>
            <w:tcW w:w="1353" w:type="dxa"/>
          </w:tcPr>
          <w:p w14:paraId="276C7BB5" w14:textId="7CD40752" w:rsidR="00C11F86" w:rsidRPr="000A28AB" w:rsidRDefault="006358EB" w:rsidP="00D100C4">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1.578 (1.5</w:t>
            </w:r>
            <w:r w:rsidR="008F71E3">
              <w:rPr>
                <w:sz w:val="18"/>
                <w:szCs w:val="18"/>
              </w:rPr>
              <w:t>1</w:t>
            </w:r>
            <w:r w:rsidR="00D100C4">
              <w:rPr>
                <w:sz w:val="18"/>
                <w:szCs w:val="18"/>
              </w:rPr>
              <w:t>3</w:t>
            </w:r>
            <w:r w:rsidRPr="000A28AB">
              <w:rPr>
                <w:sz w:val="18"/>
                <w:szCs w:val="18"/>
              </w:rPr>
              <w:t>, 1.6</w:t>
            </w:r>
            <w:r w:rsidR="00D100C4">
              <w:rPr>
                <w:sz w:val="18"/>
                <w:szCs w:val="18"/>
              </w:rPr>
              <w:t>4</w:t>
            </w:r>
            <w:r w:rsidRPr="000A28AB">
              <w:rPr>
                <w:sz w:val="18"/>
                <w:szCs w:val="18"/>
              </w:rPr>
              <w:t>)</w:t>
            </w:r>
          </w:p>
        </w:tc>
        <w:tc>
          <w:tcPr>
            <w:tcW w:w="1178" w:type="dxa"/>
          </w:tcPr>
          <w:p w14:paraId="07D28408" w14:textId="6FB1CE52" w:rsidR="00C11F86" w:rsidRPr="000A28AB" w:rsidRDefault="006358EB" w:rsidP="00D100C4">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0</w:t>
            </w:r>
            <w:r w:rsidR="008F71E3">
              <w:rPr>
                <w:sz w:val="18"/>
                <w:szCs w:val="18"/>
              </w:rPr>
              <w:t>.00</w:t>
            </w:r>
            <w:r w:rsidR="00D100C4">
              <w:rPr>
                <w:sz w:val="18"/>
                <w:szCs w:val="18"/>
              </w:rPr>
              <w:t>4</w:t>
            </w:r>
            <w:r w:rsidRPr="000A28AB">
              <w:rPr>
                <w:sz w:val="18"/>
                <w:szCs w:val="18"/>
              </w:rPr>
              <w:t xml:space="preserve"> (0.002, 0.01</w:t>
            </w:r>
            <w:r w:rsidR="00D100C4">
              <w:rPr>
                <w:sz w:val="18"/>
                <w:szCs w:val="18"/>
              </w:rPr>
              <w:t>3</w:t>
            </w:r>
            <w:r w:rsidRPr="000A28AB">
              <w:rPr>
                <w:sz w:val="18"/>
                <w:szCs w:val="18"/>
              </w:rPr>
              <w:t>)</w:t>
            </w:r>
          </w:p>
        </w:tc>
        <w:tc>
          <w:tcPr>
            <w:tcW w:w="1252" w:type="dxa"/>
          </w:tcPr>
          <w:p w14:paraId="321FE001" w14:textId="4ED096E3" w:rsidR="00C11F86" w:rsidRPr="000A28AB" w:rsidRDefault="008F71E3" w:rsidP="008F71E3">
            <w:pPr>
              <w:keepNext/>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0.014</w:t>
            </w:r>
            <w:r w:rsidR="006358EB" w:rsidRPr="000A28AB">
              <w:rPr>
                <w:sz w:val="18"/>
                <w:szCs w:val="18"/>
              </w:rPr>
              <w:t xml:space="preserve"> (0</w:t>
            </w:r>
            <w:r>
              <w:rPr>
                <w:sz w:val="18"/>
                <w:szCs w:val="18"/>
              </w:rPr>
              <w:t>.002</w:t>
            </w:r>
            <w:r w:rsidR="006358EB" w:rsidRPr="000A28AB">
              <w:rPr>
                <w:sz w:val="18"/>
                <w:szCs w:val="18"/>
              </w:rPr>
              <w:t>, 0.0</w:t>
            </w:r>
            <w:r>
              <w:rPr>
                <w:sz w:val="18"/>
                <w:szCs w:val="18"/>
              </w:rPr>
              <w:t>29</w:t>
            </w:r>
            <w:r w:rsidR="006358EB" w:rsidRPr="000A28AB">
              <w:rPr>
                <w:sz w:val="18"/>
                <w:szCs w:val="18"/>
              </w:rPr>
              <w:t>)</w:t>
            </w:r>
          </w:p>
        </w:tc>
        <w:tc>
          <w:tcPr>
            <w:tcW w:w="1178" w:type="dxa"/>
          </w:tcPr>
          <w:p w14:paraId="0BE14994" w14:textId="0464670A" w:rsidR="00C11F86" w:rsidRPr="000A28AB" w:rsidRDefault="006358EB" w:rsidP="00D100C4">
            <w:pPr>
              <w:keepNext/>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0.71</w:t>
            </w:r>
            <w:r w:rsidR="00D100C4">
              <w:rPr>
                <w:sz w:val="18"/>
                <w:szCs w:val="18"/>
              </w:rPr>
              <w:t>1</w:t>
            </w:r>
            <w:r w:rsidRPr="000A28AB">
              <w:rPr>
                <w:sz w:val="18"/>
                <w:szCs w:val="18"/>
              </w:rPr>
              <w:t xml:space="preserve"> (0.684, 0.74</w:t>
            </w:r>
            <w:r w:rsidR="00D100C4">
              <w:rPr>
                <w:sz w:val="18"/>
                <w:szCs w:val="18"/>
              </w:rPr>
              <w:t>9</w:t>
            </w:r>
            <w:r w:rsidRPr="000A28AB">
              <w:rPr>
                <w:sz w:val="18"/>
                <w:szCs w:val="18"/>
              </w:rPr>
              <w:t>)</w:t>
            </w:r>
          </w:p>
        </w:tc>
        <w:tc>
          <w:tcPr>
            <w:tcW w:w="1178" w:type="dxa"/>
          </w:tcPr>
          <w:p w14:paraId="5CD0639E" w14:textId="6D2C7057" w:rsidR="00C11F86" w:rsidRPr="000A28AB" w:rsidRDefault="009D1A86" w:rsidP="00D100C4">
            <w:pPr>
              <w:keepNext/>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0</w:t>
            </w:r>
            <w:r w:rsidR="008F71E3">
              <w:rPr>
                <w:sz w:val="18"/>
                <w:szCs w:val="18"/>
              </w:rPr>
              <w:t>.0</w:t>
            </w:r>
            <w:r w:rsidR="00D100C4">
              <w:rPr>
                <w:sz w:val="18"/>
                <w:szCs w:val="18"/>
              </w:rPr>
              <w:t>39</w:t>
            </w:r>
            <w:r w:rsidR="008F71E3">
              <w:rPr>
                <w:sz w:val="18"/>
                <w:szCs w:val="18"/>
              </w:rPr>
              <w:t xml:space="preserve"> (0.033, 0.081</w:t>
            </w:r>
            <w:r w:rsidRPr="000A28AB">
              <w:rPr>
                <w:sz w:val="18"/>
                <w:szCs w:val="18"/>
              </w:rPr>
              <w:t>)</w:t>
            </w:r>
          </w:p>
        </w:tc>
      </w:tr>
    </w:tbl>
    <w:p w14:paraId="7B921F61" w14:textId="32631859" w:rsidR="007A7F01" w:rsidRPr="000A28AB" w:rsidRDefault="00617C36" w:rsidP="00636A8B">
      <w:pPr>
        <w:pStyle w:val="Caption"/>
        <w:jc w:val="center"/>
        <w:rPr>
          <w:b w:val="0"/>
          <w:bCs w:val="0"/>
          <w:color w:val="auto"/>
        </w:rPr>
      </w:pPr>
      <w:bookmarkStart w:id="270" w:name="_Ref453680217"/>
      <w:r w:rsidRPr="000A28AB">
        <w:rPr>
          <w:color w:val="auto"/>
        </w:rPr>
        <w:t xml:space="preserve">Table </w:t>
      </w:r>
      <w:r w:rsidRPr="000A28AB">
        <w:rPr>
          <w:color w:val="auto"/>
        </w:rPr>
        <w:fldChar w:fldCharType="begin"/>
      </w:r>
      <w:r w:rsidRPr="000A28AB">
        <w:rPr>
          <w:color w:val="auto"/>
        </w:rPr>
        <w:instrText xml:space="preserve"> SEQ Table \* ARABIC </w:instrText>
      </w:r>
      <w:r w:rsidRPr="000A28AB">
        <w:rPr>
          <w:color w:val="auto"/>
        </w:rPr>
        <w:fldChar w:fldCharType="separate"/>
      </w:r>
      <w:r w:rsidR="00796A41">
        <w:rPr>
          <w:noProof/>
          <w:color w:val="auto"/>
        </w:rPr>
        <w:t>1</w:t>
      </w:r>
      <w:r w:rsidRPr="000A28AB">
        <w:rPr>
          <w:color w:val="auto"/>
        </w:rPr>
        <w:fldChar w:fldCharType="end"/>
      </w:r>
      <w:bookmarkEnd w:id="270"/>
      <w:r w:rsidR="007A7F01" w:rsidRPr="000A28AB">
        <w:rPr>
          <w:color w:val="auto"/>
        </w:rPr>
        <w:t xml:space="preserve">. Estimated </w:t>
      </w:r>
      <w:r w:rsidR="0064719A" w:rsidRPr="000A28AB">
        <w:rPr>
          <w:color w:val="auto"/>
        </w:rPr>
        <w:t xml:space="preserve">growth </w:t>
      </w:r>
      <w:r w:rsidR="007A7F01" w:rsidRPr="000A28AB">
        <w:rPr>
          <w:color w:val="auto"/>
        </w:rPr>
        <w:t xml:space="preserve">parameters. </w:t>
      </w:r>
      <w:r w:rsidR="007A7F01" w:rsidRPr="000A28AB">
        <w:rPr>
          <w:b w:val="0"/>
          <w:bCs w:val="0"/>
          <w:color w:val="auto"/>
        </w:rPr>
        <w:t>95% confidence intervals</w:t>
      </w:r>
      <w:r w:rsidR="004D0490" w:rsidRPr="000A28AB">
        <w:rPr>
          <w:b w:val="0"/>
          <w:bCs w:val="0"/>
          <w:color w:val="auto"/>
        </w:rPr>
        <w:t xml:space="preserve">, calculated using </w:t>
      </w:r>
      <w:r w:rsidR="00894141" w:rsidRPr="000A28AB">
        <w:rPr>
          <w:b w:val="0"/>
          <w:bCs w:val="0"/>
          <w:color w:val="auto"/>
        </w:rPr>
        <w:t>bootstrap</w:t>
      </w:r>
      <w:r w:rsidR="009D1A86" w:rsidRPr="000A28AB">
        <w:rPr>
          <w:b w:val="0"/>
          <w:bCs w:val="0"/>
          <w:color w:val="auto"/>
        </w:rPr>
        <w:t xml:space="preserve"> (1000 samples)</w:t>
      </w:r>
      <w:r w:rsidR="004D0490" w:rsidRPr="000A28AB">
        <w:rPr>
          <w:b w:val="0"/>
          <w:bCs w:val="0"/>
          <w:color w:val="auto"/>
        </w:rPr>
        <w:t>,</w:t>
      </w:r>
      <w:r w:rsidR="007A7F01" w:rsidRPr="000A28AB">
        <w:rPr>
          <w:b w:val="0"/>
          <w:bCs w:val="0"/>
          <w:color w:val="auto"/>
        </w:rPr>
        <w:t xml:space="preserve"> are given in parentheses.</w:t>
      </w:r>
      <w:ins w:id="271" w:author="Yoav Ram" w:date="2017-10-18T16:17:00Z">
        <w:r w:rsidR="00636A8B">
          <w:rPr>
            <w:b w:val="0"/>
            <w:bCs w:val="0"/>
            <w:color w:val="auto"/>
          </w:rPr>
          <w:t xml:space="preserve"> </w:t>
        </w:r>
        <w:r w:rsidR="00636A8B" w:rsidRPr="00636A8B">
          <w:rPr>
            <w:rFonts w:ascii="Times New Roman" w:eastAsia="MS Mincho" w:hAnsi="Times New Roman" w:cs="Times New Roman"/>
            <w:b w:val="0"/>
            <w:rPrChange w:id="272" w:author="Yoav Ram" w:date="2017-10-18T16:17:00Z">
              <w:rPr>
                <w:rFonts w:ascii="Times New Roman" w:eastAsia="MS Mincho" w:hAnsi="Times New Roman" w:cs="Times New Roman"/>
                <w:bCs w:val="0"/>
              </w:rPr>
            </w:rPrChange>
          </w:rPr>
          <w:t xml:space="preserve">Min doubling time is </w:t>
        </w:r>
        <w:r w:rsidR="00636A8B">
          <w:rPr>
            <w:rFonts w:ascii="Times New Roman" w:eastAsia="MS Mincho" w:hAnsi="Times New Roman" w:cs="Times New Roman"/>
            <w:b w:val="0"/>
          </w:rPr>
          <w:t>the minimal time required to double the population density</w:t>
        </w:r>
      </w:ins>
      <w:ins w:id="273" w:author="Yoav Ram" w:date="2017-10-18T16:18:00Z">
        <w:r w:rsidR="00636A8B">
          <w:rPr>
            <w:rFonts w:ascii="Times New Roman" w:eastAsia="MS Mincho" w:hAnsi="Times New Roman" w:cs="Times New Roman"/>
            <w:b w:val="0"/>
          </w:rPr>
          <w:t>.</w:t>
        </w:r>
      </w:ins>
      <w:r w:rsidR="007A7F01" w:rsidRPr="000A28AB">
        <w:rPr>
          <w:b w:val="0"/>
          <w:bCs w:val="0"/>
          <w:color w:val="auto"/>
        </w:rPr>
        <w:t xml:space="preserve"> Densities are in OD</w:t>
      </w:r>
      <w:r w:rsidR="007A7F01" w:rsidRPr="000A28AB">
        <w:rPr>
          <w:b w:val="0"/>
          <w:bCs w:val="0"/>
          <w:color w:val="auto"/>
          <w:vertAlign w:val="subscript"/>
        </w:rPr>
        <w:t>595</w:t>
      </w:r>
      <w:r w:rsidR="007A7F01" w:rsidRPr="000A28AB">
        <w:rPr>
          <w:b w:val="0"/>
          <w:bCs w:val="0"/>
          <w:color w:val="auto"/>
        </w:rPr>
        <w:t>; growth rate in hours</w:t>
      </w:r>
      <w:r w:rsidR="00CA60FB" w:rsidRPr="000A28AB">
        <w:rPr>
          <w:b w:val="0"/>
          <w:bCs w:val="0"/>
          <w:color w:val="auto"/>
          <w:vertAlign w:val="superscript"/>
        </w:rPr>
        <w:t>-1</w:t>
      </w:r>
      <w:r w:rsidR="00CA60FB" w:rsidRPr="000A28AB">
        <w:rPr>
          <w:b w:val="0"/>
          <w:bCs w:val="0"/>
          <w:color w:val="auto"/>
        </w:rPr>
        <w:t>,</w:t>
      </w:r>
      <w:r w:rsidR="007A7F01" w:rsidRPr="000A28AB">
        <w:rPr>
          <w:b w:val="0"/>
          <w:bCs w:val="0"/>
          <w:color w:val="auto"/>
        </w:rPr>
        <w:t xml:space="preserve"> doubling time and lag duration in hours.</w:t>
      </w:r>
      <w:r w:rsidR="00F56E25" w:rsidRPr="000A28AB">
        <w:rPr>
          <w:b w:val="0"/>
          <w:bCs w:val="0"/>
          <w:color w:val="auto"/>
        </w:rPr>
        <w:t xml:space="preserve"> See </w:t>
      </w:r>
      <w:r w:rsidR="00F56E25" w:rsidRPr="000A28AB">
        <w:rPr>
          <w:b w:val="0"/>
          <w:bCs w:val="0"/>
          <w:color w:val="auto"/>
        </w:rPr>
        <w:fldChar w:fldCharType="begin"/>
      </w:r>
      <w:r w:rsidR="00F56E25" w:rsidRPr="000A28AB">
        <w:rPr>
          <w:b w:val="0"/>
          <w:bCs w:val="0"/>
          <w:color w:val="auto"/>
        </w:rPr>
        <w:instrText xml:space="preserve"> REF _Ref453683761 \h  \* MERGEFORMAT </w:instrText>
      </w:r>
      <w:r w:rsidR="00F56E25" w:rsidRPr="000A28AB">
        <w:rPr>
          <w:b w:val="0"/>
          <w:bCs w:val="0"/>
          <w:color w:val="auto"/>
        </w:rPr>
      </w:r>
      <w:r w:rsidR="00F56E25" w:rsidRPr="000A28AB">
        <w:rPr>
          <w:b w:val="0"/>
          <w:bCs w:val="0"/>
          <w:color w:val="auto"/>
        </w:rPr>
        <w:fldChar w:fldCharType="separate"/>
      </w:r>
      <w:r w:rsidR="00796A41" w:rsidRPr="00796A41">
        <w:rPr>
          <w:b w:val="0"/>
          <w:bCs w:val="0"/>
          <w:color w:val="auto"/>
        </w:rPr>
        <w:t>Table S2</w:t>
      </w:r>
      <w:r w:rsidR="00F56E25" w:rsidRPr="000A28AB">
        <w:rPr>
          <w:b w:val="0"/>
          <w:bCs w:val="0"/>
          <w:color w:val="auto"/>
        </w:rPr>
        <w:fldChar w:fldCharType="end"/>
      </w:r>
      <w:r w:rsidR="00F56E25" w:rsidRPr="000A28AB">
        <w:rPr>
          <w:b w:val="0"/>
          <w:bCs w:val="0"/>
          <w:color w:val="auto"/>
        </w:rPr>
        <w:t xml:space="preserve"> for additional parameter estimates.</w:t>
      </w:r>
    </w:p>
    <w:p w14:paraId="2FCAB3B7" w14:textId="77777777" w:rsidR="003616D0" w:rsidRPr="000A28AB" w:rsidRDefault="003616D0" w:rsidP="00CA60FB"/>
    <w:p w14:paraId="0E5D477A" w14:textId="6745D935" w:rsidR="006C449D" w:rsidRDefault="00F31589" w:rsidP="00C02003">
      <w:pPr>
        <w:pStyle w:val="Heading2"/>
      </w:pPr>
      <w:r>
        <w:t>b</w:t>
      </w:r>
      <w:r w:rsidR="00745FCB">
        <w:t xml:space="preserve">. </w:t>
      </w:r>
      <w:ins w:id="274" w:author="Yoav Ram" w:date="2017-10-19T13:57:00Z">
        <w:r w:rsidR="00C02003">
          <w:t>Estimate competition coefficients</w:t>
        </w:r>
      </w:ins>
      <w:del w:id="275" w:author="Yoav Ram" w:date="2017-10-19T13:49:00Z">
        <w:r w:rsidR="006C449D" w:rsidDel="008140DF">
          <w:delText xml:space="preserve">Mixed </w:delText>
        </w:r>
      </w:del>
      <w:del w:id="276" w:author="Yoav Ram" w:date="2017-10-19T13:57:00Z">
        <w:r w:rsidR="006C449D" w:rsidDel="00C02003">
          <w:delText>culture</w:delText>
        </w:r>
      </w:del>
      <w:del w:id="277" w:author="Yoav Ram" w:date="2017-10-19T13:49:00Z">
        <w:r w:rsidR="006C449D" w:rsidDel="008140DF">
          <w:delText xml:space="preserve"> growth</w:delText>
        </w:r>
      </w:del>
    </w:p>
    <w:p w14:paraId="2B8BDE8D" w14:textId="77777777" w:rsidR="007A7F01" w:rsidRPr="000A28AB" w:rsidRDefault="007A7F01" w:rsidP="00CB76DE">
      <w:pPr>
        <w:pStyle w:val="Heading3"/>
      </w:pPr>
      <w:r w:rsidRPr="000A28AB">
        <w:t>Competition model</w:t>
      </w:r>
    </w:p>
    <w:p w14:paraId="2FE588C9" w14:textId="5C1E4FEC" w:rsidR="007A7F01" w:rsidRPr="000A28AB" w:rsidRDefault="00651E9E" w:rsidP="00833210">
      <w:r>
        <w:t>To</w:t>
      </w:r>
      <w:r w:rsidRPr="000A28AB">
        <w:t xml:space="preserve"> </w:t>
      </w:r>
      <w:r w:rsidR="007A7F01" w:rsidRPr="000A28AB">
        <w:t xml:space="preserve">model growth in a mixed culture, we assume that interactions between the strains </w:t>
      </w:r>
      <w:r w:rsidR="008179CB">
        <w:t>a</w:t>
      </w:r>
      <w:r>
        <w:t>re</w:t>
      </w:r>
      <w:r w:rsidRPr="000A28AB">
        <w:t xml:space="preserve"> </w:t>
      </w:r>
      <w:r w:rsidR="007A7F01" w:rsidRPr="000A28AB">
        <w:t>solely due to resource competition.</w:t>
      </w:r>
      <w:ins w:id="278" w:author="Yoav Ram" w:date="2017-10-19T12:30:00Z">
        <w:r w:rsidR="00833210">
          <w:t xml:space="preserve"> </w:t>
        </w:r>
      </w:ins>
      <w:moveToRangeStart w:id="279" w:author="Yoav Ram" w:date="2017-10-19T12:30:00Z" w:name="move496179551"/>
      <w:moveTo w:id="280" w:author="Yoav Ram" w:date="2017-10-19T12:30:00Z">
        <w:del w:id="281" w:author="Yoav Ram" w:date="2017-10-19T12:30:00Z">
          <w:r w:rsidR="00833210" w:rsidRPr="000A28AB" w:rsidDel="00833210">
            <w:delText xml:space="preserve">This competition model explicitly assumes that interactions between the strains are solely due to resource competition. </w:delText>
          </w:r>
        </w:del>
        <w:r w:rsidR="00833210" w:rsidRPr="000A28AB">
          <w:t>Therefore, all interactions are described by the deceleration of the growth rate of each strain in response to growth of the other strain.</w:t>
        </w:r>
      </w:moveTo>
      <w:moveToRangeEnd w:id="279"/>
      <w:ins w:id="282" w:author="Yoav Ram" w:date="2017-10-19T12:30:00Z">
        <w:r w:rsidR="00833210">
          <w:t xml:space="preserve"> </w:t>
        </w:r>
      </w:ins>
      <w:del w:id="283" w:author="Yoav Ram" w:date="2017-10-19T12:30:00Z">
        <w:r w:rsidR="007A7F01" w:rsidRPr="000A28AB" w:rsidDel="00833210">
          <w:delText xml:space="preserve"> </w:delText>
        </w:r>
      </w:del>
      <w:r w:rsidR="004152F9" w:rsidRPr="000A28AB">
        <w:t>We derive</w:t>
      </w:r>
      <w:r w:rsidR="009B614B" w:rsidRPr="000A28AB">
        <w:t>d</w:t>
      </w:r>
      <w:r w:rsidR="004152F9" w:rsidRPr="000A28AB">
        <w:t xml:space="preserve"> a new</w:t>
      </w:r>
      <w:r w:rsidR="009B614B" w:rsidRPr="000A28AB">
        <w:t xml:space="preserve"> </w:t>
      </w:r>
      <w:r w:rsidR="00DB709C">
        <w:t>two</w:t>
      </w:r>
      <w:r w:rsidR="009B614B" w:rsidRPr="000A28AB">
        <w:t>-strain</w:t>
      </w:r>
      <w:r w:rsidR="004152F9" w:rsidRPr="000A28AB">
        <w:t xml:space="preserve"> </w:t>
      </w:r>
      <w:proofErr w:type="spellStart"/>
      <w:r w:rsidR="004152F9" w:rsidRPr="000A28AB">
        <w:t>Lotka-Volterra</w:t>
      </w:r>
      <w:proofErr w:type="spellEnd"/>
      <w:r w:rsidR="004152F9" w:rsidRPr="000A28AB">
        <w:t xml:space="preserve"> </w:t>
      </w:r>
      <w:r w:rsidR="007A7F01" w:rsidRPr="000A28AB">
        <w:t>competition model</w:t>
      </w:r>
      <w:r w:rsidR="009B614B" w:rsidRPr="000A28AB">
        <w:fldChar w:fldCharType="begin" w:fldLock="1"/>
      </w:r>
      <w:r w:rsidR="00DF6B35">
        <w:instrText>ADDIN CSL_CITATION { "citationItems" : [ { "id" : "ITEM-1", "itemData" : { "ISBN" : "978-0-387-22437-4", "author" : [ { "dropping-particle" : "", "family" : "Murray", "given" : "James D.", "non-dropping-particle" : "", "parse-names" : false, "suffix" : "" } ], "edition" : "3", "id" : "ITEM-1", "issued" : { "date-parts" : [ [ "2002" ] ] }, "number-of-pages" : "551", "publisher" : "Springer", "title" : "Mathematical Biology: I. An Introduction", "type" : "book" }, "uris" : [ "http://www.mendeley.com/documents/?uuid=7b6f2aeb-7e4b-424f-8be9-989ef4d5dd26" ] } ], "mendeley" : { "formattedCitation" : "&lt;sup&gt;13&lt;/sup&gt;", "plainTextFormattedCitation" : "13", "previouslyFormattedCitation" : "&lt;sup&gt;12&lt;/sup&gt;" }, "properties" : { "noteIndex" : 0 }, "schema" : "https://github.com/citation-style-language/schema/raw/master/csl-citation.json" }</w:instrText>
      </w:r>
      <w:r w:rsidR="009B614B" w:rsidRPr="000A28AB">
        <w:fldChar w:fldCharType="separate"/>
      </w:r>
      <w:r w:rsidR="00DF6B35" w:rsidRPr="00DF6B35">
        <w:rPr>
          <w:noProof/>
          <w:vertAlign w:val="superscript"/>
        </w:rPr>
        <w:t>13</w:t>
      </w:r>
      <w:r w:rsidR="009B614B" w:rsidRPr="000A28AB">
        <w:fldChar w:fldCharType="end"/>
      </w:r>
      <w:r w:rsidR="009B614B" w:rsidRPr="000A28AB">
        <w:t xml:space="preserve"> </w:t>
      </w:r>
      <w:r w:rsidR="004152F9" w:rsidRPr="000A28AB">
        <w:t>based on resource consumption</w:t>
      </w:r>
      <w:r w:rsidR="007A7F01" w:rsidRPr="000A28AB">
        <w:t xml:space="preserve"> (see </w:t>
      </w:r>
      <w:r w:rsidR="00756174" w:rsidRPr="000A28AB">
        <w:t xml:space="preserve">Supporting </w:t>
      </w:r>
      <w:del w:id="284" w:author="Yoav Ram" w:date="2017-10-19T12:31:00Z">
        <w:r w:rsidR="00756174" w:rsidRPr="000A28AB" w:rsidDel="00833210">
          <w:delText xml:space="preserve">text </w:delText>
        </w:r>
      </w:del>
      <w:ins w:id="285" w:author="Yoav Ram" w:date="2017-10-19T12:31:00Z">
        <w:r w:rsidR="00833210">
          <w:t>T</w:t>
        </w:r>
        <w:r w:rsidR="00833210" w:rsidRPr="000A28AB">
          <w:t xml:space="preserve">ext </w:t>
        </w:r>
      </w:ins>
      <w:r w:rsidR="00756174" w:rsidRPr="000A28AB">
        <w:t>2</w:t>
      </w:r>
      <w:r w:rsidR="007A7F01" w:rsidRPr="000A28AB">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103"/>
        <w:gridCol w:w="1468"/>
      </w:tblGrid>
      <w:tr w:rsidR="007A7F01" w:rsidRPr="000A28AB" w14:paraId="132C70A3" w14:textId="77777777" w:rsidTr="00B57EC6">
        <w:tc>
          <w:tcPr>
            <w:tcW w:w="1951" w:type="dxa"/>
            <w:vAlign w:val="center"/>
          </w:tcPr>
          <w:p w14:paraId="13BD5E64" w14:textId="77777777" w:rsidR="007A7F01" w:rsidRPr="000A28AB" w:rsidRDefault="007A7F01">
            <w:pPr>
              <w:jc w:val="right"/>
              <w:rPr>
                <w:i/>
                <w:iCs/>
              </w:rPr>
            </w:pPr>
          </w:p>
        </w:tc>
        <w:tc>
          <w:tcPr>
            <w:tcW w:w="5103" w:type="dxa"/>
            <w:vAlign w:val="center"/>
          </w:tcPr>
          <w:p w14:paraId="62DACDDC" w14:textId="669D72FB" w:rsidR="007A7F01" w:rsidRPr="000A28AB" w:rsidRDefault="00AC117E" w:rsidP="00780842">
            <w:pPr>
              <w:jc w:val="center"/>
              <w:rPr>
                <w:i/>
                <w:iCs/>
              </w:rPr>
            </w:pPr>
            <m:oMathPara>
              <m:oMathParaPr>
                <m:jc m:val="center"/>
              </m:oMathParaPr>
              <m:oMath>
                <m:d>
                  <m:dPr>
                    <m:begChr m:val="{"/>
                    <m:endChr m:val=""/>
                    <m:ctrlPr>
                      <w:rPr>
                        <w:rFonts w:ascii="Cambria Math" w:hAnsi="Cambria Math"/>
                        <w:i/>
                        <w:iCs/>
                      </w:rPr>
                    </m:ctrlPr>
                  </m:dPr>
                  <m:e>
                    <m:eqArr>
                      <m:eqArrPr>
                        <m:ctrlPr>
                          <w:rPr>
                            <w:rFonts w:ascii="Cambria Math" w:hAnsi="Cambria Math"/>
                            <w:i/>
                            <w:iCs/>
                          </w:rPr>
                        </m:ctrlPr>
                      </m:eqArrPr>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1</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rPr>
                            </m:ctrlPr>
                          </m:sSubPr>
                          <m:e>
                            <m:r>
                              <w:rPr>
                                <w:rFonts w:ascii="Cambria Math" w:hAnsi="Cambria Math"/>
                              </w:rPr>
                              <m:t>α</m:t>
                            </m:r>
                          </m:e>
                          <m:sub>
                            <m:r>
                              <m:rPr>
                                <m:sty m:val="p"/>
                              </m:rPr>
                              <w:rPr>
                                <w:rFonts w:ascii="Cambria Math" w:hAnsi="Cambria Math"/>
                              </w:rPr>
                              <m:t>1</m:t>
                            </m:r>
                          </m:sub>
                        </m:sSub>
                        <m:d>
                          <m:dPr>
                            <m:ctrlPr>
                              <w:rPr>
                                <w:rFonts w:ascii="Cambria Math" w:hAnsi="Cambria Math"/>
                              </w:rPr>
                            </m:ctrlPr>
                          </m:dPr>
                          <m:e>
                            <m:r>
                              <w:rPr>
                                <w:rFonts w:ascii="Cambria Math" w:hAnsi="Cambria Math"/>
                              </w:rPr>
                              <m:t>t</m:t>
                            </m:r>
                          </m:e>
                        </m:d>
                        <m:sSub>
                          <m:sSubPr>
                            <m:ctrlPr>
                              <w:rPr>
                                <w:rFonts w:ascii="Cambria Math" w:hAnsi="Cambria Math"/>
                                <w:i/>
                              </w:rPr>
                            </m:ctrlPr>
                          </m:sSubPr>
                          <m:e>
                            <m:r>
                              <w:rPr>
                                <w:rFonts w:ascii="Cambria Math" w:hAnsi="Cambria Math"/>
                              </w:rPr>
                              <m:t>N</m:t>
                            </m:r>
                          </m:e>
                          <m:sub>
                            <m:r>
                              <w:rPr>
                                <w:rFonts w:ascii="Cambria Math" w:hAnsi="Cambria Math"/>
                              </w:rPr>
                              <m:t>1</m:t>
                            </m:r>
                          </m:sub>
                        </m:sSub>
                        <m:d>
                          <m:dPr>
                            <m:ctrlPr>
                              <w:rPr>
                                <w:rFonts w:ascii="Cambria Math" w:hAnsi="Cambria Math"/>
                                <w:i/>
                              </w:rPr>
                            </m:ctrlPr>
                          </m:dPr>
                          <m:e>
                            <m:r>
                              <w:rPr>
                                <w:rFonts w:ascii="Cambria Math" w:hAnsi="Cambria Math"/>
                              </w:rPr>
                              <m:t>1-</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num>
                              <m:den>
                                <m:sSubSup>
                                  <m:sSubSupPr>
                                    <m:ctrlPr>
                                      <w:rPr>
                                        <w:rFonts w:ascii="Cambria Math" w:hAnsi="Cambria Math"/>
                                        <w:i/>
                                      </w:rPr>
                                    </m:ctrlPr>
                                  </m:sSubSupPr>
                                  <m:e>
                                    <m:r>
                                      <w:rPr>
                                        <w:rFonts w:ascii="Cambria Math" w:hAnsi="Cambria Math"/>
                                      </w:rPr>
                                      <m:t>K</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den>
                            </m:f>
                            <m:r>
                              <w:rPr>
                                <w:rFonts w:ascii="Cambria Math" w:hAnsi="Cambria Math"/>
                              </w:rPr>
                              <m:t>-</m:t>
                            </m:r>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2</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num>
                              <m:den>
                                <m:sSubSup>
                                  <m:sSubSupPr>
                                    <m:ctrlPr>
                                      <w:rPr>
                                        <w:rFonts w:ascii="Cambria Math" w:hAnsi="Cambria Math"/>
                                        <w:i/>
                                      </w:rPr>
                                    </m:ctrlPr>
                                  </m:sSubSupPr>
                                  <m:e>
                                    <m:r>
                                      <w:rPr>
                                        <w:rFonts w:ascii="Cambria Math" w:hAnsi="Cambria Math"/>
                                      </w:rPr>
                                      <m:t>K</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den>
                            </m:f>
                          </m:e>
                        </m:d>
                      </m:e>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2</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sSub>
                          <m:sSubPr>
                            <m:ctrlPr>
                              <w:rPr>
                                <w:rFonts w:ascii="Cambria Math" w:hAnsi="Cambria Math"/>
                              </w:rPr>
                            </m:ctrlPr>
                          </m:sSubPr>
                          <m:e>
                            <m:r>
                              <w:rPr>
                                <w:rFonts w:ascii="Cambria Math" w:hAnsi="Cambria Math"/>
                              </w:rPr>
                              <m:t>α</m:t>
                            </m:r>
                          </m:e>
                          <m:sub>
                            <m:r>
                              <m:rPr>
                                <m:sty m:val="p"/>
                              </m:rPr>
                              <w:rPr>
                                <w:rFonts w:ascii="Cambria Math" w:hAnsi="Cambria Math"/>
                              </w:rPr>
                              <m:t>2</m:t>
                            </m:r>
                          </m:sub>
                        </m:sSub>
                        <m:d>
                          <m:dPr>
                            <m:ctrlPr>
                              <w:rPr>
                                <w:rFonts w:ascii="Cambria Math" w:hAnsi="Cambria Math"/>
                              </w:rPr>
                            </m:ctrlPr>
                          </m:dPr>
                          <m:e>
                            <m:r>
                              <w:rPr>
                                <w:rFonts w:ascii="Cambria Math" w:hAnsi="Cambria Math"/>
                              </w:rPr>
                              <m:t>t</m:t>
                            </m:r>
                          </m:e>
                        </m:d>
                        <m:sSub>
                          <m:sSubPr>
                            <m:ctrlPr>
                              <w:rPr>
                                <w:rFonts w:ascii="Cambria Math" w:hAnsi="Cambria Math"/>
                                <w:i/>
                              </w:rPr>
                            </m:ctrlPr>
                          </m:sSubPr>
                          <m:e>
                            <m:r>
                              <w:rPr>
                                <w:rFonts w:ascii="Cambria Math" w:hAnsi="Cambria Math"/>
                              </w:rPr>
                              <m:t>N</m:t>
                            </m:r>
                          </m:e>
                          <m:sub>
                            <m:r>
                              <w:rPr>
                                <w:rFonts w:ascii="Cambria Math" w:hAnsi="Cambria Math"/>
                              </w:rPr>
                              <m:t>2</m:t>
                            </m:r>
                          </m:sub>
                        </m:sSub>
                        <m:d>
                          <m:dPr>
                            <m:ctrlPr>
                              <w:rPr>
                                <w:rFonts w:ascii="Cambria Math" w:hAnsi="Cambria Math"/>
                                <w:i/>
                              </w:rPr>
                            </m:ctrlPr>
                          </m:dPr>
                          <m:e>
                            <m:r>
                              <w:rPr>
                                <w:rFonts w:ascii="Cambria Math" w:hAnsi="Cambria Math"/>
                              </w:rPr>
                              <m:t>1-</m:t>
                            </m:r>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1</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num>
                              <m:den>
                                <m:sSubSup>
                                  <m:sSubSupPr>
                                    <m:ctrlPr>
                                      <w:rPr>
                                        <w:rFonts w:ascii="Cambria Math" w:hAnsi="Cambria Math"/>
                                        <w:i/>
                                      </w:rPr>
                                    </m:ctrlPr>
                                  </m:sSubSupPr>
                                  <m:e>
                                    <m:r>
                                      <w:rPr>
                                        <w:rFonts w:ascii="Cambria Math" w:hAnsi="Cambria Math"/>
                                      </w:rPr>
                                      <m:t>K</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num>
                              <m:den>
                                <m:sSubSup>
                                  <m:sSubSupPr>
                                    <m:ctrlPr>
                                      <w:rPr>
                                        <w:rFonts w:ascii="Cambria Math" w:hAnsi="Cambria Math"/>
                                        <w:i/>
                                      </w:rPr>
                                    </m:ctrlPr>
                                  </m:sSubSupPr>
                                  <m:e>
                                    <m:r>
                                      <w:rPr>
                                        <w:rFonts w:ascii="Cambria Math" w:hAnsi="Cambria Math"/>
                                      </w:rPr>
                                      <m:t>K</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den>
                            </m:f>
                          </m:e>
                        </m:d>
                        <w:ins w:id="286" w:author="Yoav Ram" w:date="2017-10-19T12:31:00Z">
                          <m:r>
                            <w:rPr>
                              <w:rFonts w:ascii="Cambria Math" w:hAnsi="Cambria Math"/>
                            </w:rPr>
                            <m:t>,</m:t>
                          </m:r>
                        </w:ins>
                      </m:e>
                    </m:eqArr>
                  </m:e>
                </m:d>
              </m:oMath>
            </m:oMathPara>
          </w:p>
        </w:tc>
        <w:tc>
          <w:tcPr>
            <w:tcW w:w="1468" w:type="dxa"/>
            <w:vAlign w:val="center"/>
          </w:tcPr>
          <w:p w14:paraId="7F185F36" w14:textId="77777777" w:rsidR="00B57EC6" w:rsidRPr="00566BA2" w:rsidRDefault="007A7F01">
            <w:pPr>
              <w:jc w:val="right"/>
              <w:rPr>
                <w:rPrChange w:id="287" w:author="Yoav Ram" w:date="2017-10-18T16:31:00Z">
                  <w:rPr>
                    <w:i/>
                    <w:iCs/>
                  </w:rPr>
                </w:rPrChange>
              </w:rPr>
            </w:pPr>
            <w:r w:rsidRPr="00566BA2">
              <w:rPr>
                <w:rPrChange w:id="288" w:author="Yoav Ram" w:date="2017-10-18T16:31:00Z">
                  <w:rPr>
                    <w:i/>
                    <w:iCs/>
                  </w:rPr>
                </w:rPrChange>
              </w:rPr>
              <w:t>[3a]</w:t>
            </w:r>
          </w:p>
          <w:p w14:paraId="6509A934" w14:textId="77777777" w:rsidR="006D6E0A" w:rsidRPr="00566BA2" w:rsidRDefault="006D6E0A">
            <w:pPr>
              <w:jc w:val="right"/>
              <w:rPr>
                <w:rPrChange w:id="289" w:author="Yoav Ram" w:date="2017-10-18T16:31:00Z">
                  <w:rPr>
                    <w:i/>
                    <w:iCs/>
                  </w:rPr>
                </w:rPrChange>
              </w:rPr>
            </w:pPr>
          </w:p>
          <w:p w14:paraId="3EAD2335" w14:textId="77777777" w:rsidR="007A7F01" w:rsidRPr="00566BA2" w:rsidRDefault="007A7F01" w:rsidP="006D6E0A">
            <w:pPr>
              <w:jc w:val="right"/>
              <w:rPr>
                <w:rPrChange w:id="290" w:author="Yoav Ram" w:date="2017-10-18T16:31:00Z">
                  <w:rPr>
                    <w:i/>
                    <w:iCs/>
                  </w:rPr>
                </w:rPrChange>
              </w:rPr>
            </w:pPr>
            <w:r w:rsidRPr="00566BA2">
              <w:rPr>
                <w:rPrChange w:id="291" w:author="Yoav Ram" w:date="2017-10-18T16:31:00Z">
                  <w:rPr>
                    <w:i/>
                    <w:iCs/>
                  </w:rPr>
                </w:rPrChange>
              </w:rPr>
              <w:t>[3b]</w:t>
            </w:r>
          </w:p>
        </w:tc>
      </w:tr>
    </w:tbl>
    <w:p w14:paraId="2AE9E286" w14:textId="7D1D81EB" w:rsidR="007A7F01" w:rsidRPr="000A28AB" w:rsidDel="00833210" w:rsidRDefault="00833210" w:rsidP="00833210">
      <w:pPr>
        <w:ind w:firstLine="0"/>
        <w:rPr>
          <w:del w:id="292" w:author="Yoav Ram" w:date="2017-10-19T12:32:00Z"/>
        </w:rPr>
      </w:pPr>
      <w:ins w:id="293" w:author="Yoav Ram" w:date="2017-10-19T12:31:00Z">
        <w:r>
          <w:t xml:space="preserve">where </w:t>
        </w:r>
      </w:ins>
      <m:oMath>
        <m:sSub>
          <m:sSubPr>
            <m:ctrlPr>
              <w:rPr>
                <w:rFonts w:ascii="Cambria Math" w:hAnsi="Cambria Math"/>
                <w:i/>
              </w:rPr>
            </m:ctrlPr>
          </m:sSubPr>
          <m:e>
            <m:r>
              <w:rPr>
                <w:rFonts w:ascii="Cambria Math" w:hAnsi="Cambria Math"/>
              </w:rPr>
              <m:t>N</m:t>
            </m:r>
          </m:e>
          <m:sub>
            <m:r>
              <w:rPr>
                <w:rFonts w:ascii="Cambria Math" w:hAnsi="Cambria Math"/>
              </w:rPr>
              <m:t>i</m:t>
            </m:r>
          </m:sub>
        </m:sSub>
      </m:oMath>
      <w:r w:rsidR="007A7F01" w:rsidRPr="000A28AB">
        <w:t xml:space="preserve"> is the density of strain </w:t>
      </w:r>
      <m:oMath>
        <m:r>
          <w:rPr>
            <w:rFonts w:ascii="Cambria Math" w:hAnsi="Cambria Math"/>
          </w:rPr>
          <m:t>i=1,2</m:t>
        </m:r>
      </m:oMath>
      <w:ins w:id="294" w:author="Yoav Ram" w:date="2017-10-19T12:32:00Z">
        <w:r>
          <w:t xml:space="preserve">, </w:t>
        </w:r>
      </w:ins>
      <w:del w:id="295" w:author="Yoav Ram" w:date="2017-10-19T12:32:00Z">
        <w:r w:rsidR="007A7F01" w:rsidRPr="000A28AB" w:rsidDel="00833210">
          <w:delText xml:space="preserve"> and </w:delText>
        </w:r>
      </w:del>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0,i</m:t>
            </m:r>
          </m:sub>
        </m:sSub>
        <m:r>
          <w:rPr>
            <w:rFonts w:ascii="Cambria Math" w:hAnsi="Cambria Math"/>
          </w:rPr>
          <m:t>,</m:t>
        </m:r>
      </m:oMath>
      <w:r w:rsidR="007A7F01" w:rsidRPr="000A28AB">
        <w:t xml:space="preserve"> and </w:t>
      </w:r>
      <m:oMath>
        <m:sSub>
          <m:sSubPr>
            <m:ctrlPr>
              <w:rPr>
                <w:rFonts w:ascii="Cambria Math" w:hAnsi="Cambria Math"/>
                <w:i/>
              </w:rPr>
            </m:ctrlPr>
          </m:sSubPr>
          <m:e>
            <m:r>
              <w:rPr>
                <w:rFonts w:ascii="Cambria Math" w:hAnsi="Cambria Math"/>
              </w:rPr>
              <m:t>m</m:t>
            </m:r>
          </m:e>
          <m:sub>
            <m:r>
              <w:rPr>
                <w:rFonts w:ascii="Cambria Math" w:hAnsi="Cambria Math"/>
              </w:rPr>
              <m:t>i</m:t>
            </m:r>
          </m:sub>
        </m:sSub>
      </m:oMath>
      <w:r w:rsidR="007A7F01" w:rsidRPr="000A28AB">
        <w:t xml:space="preserve"> are the values of the corresponding parameters for strain </w:t>
      </w:r>
      <m:oMath>
        <m:r>
          <w:rPr>
            <w:rFonts w:ascii="Cambria Math" w:hAnsi="Cambria Math"/>
          </w:rPr>
          <m:t>i</m:t>
        </m:r>
      </m:oMath>
      <w:r w:rsidR="007A7F01" w:rsidRPr="000A28AB">
        <w:t xml:space="preserve"> </w:t>
      </w:r>
      <w:ins w:id="296" w:author="Yoav Ram" w:date="2017-10-19T12:32:00Z">
        <w:r>
          <w:t>(</w:t>
        </w:r>
      </w:ins>
      <w:r w:rsidR="00B02278">
        <w:t>o</w:t>
      </w:r>
      <w:r w:rsidR="00651E9E">
        <w:t>btained</w:t>
      </w:r>
      <w:r w:rsidR="007A7F01" w:rsidRPr="000A28AB">
        <w:t xml:space="preserve"> from fitting the</w:t>
      </w:r>
      <w:ins w:id="297" w:author="Yoav Ram" w:date="2017-10-19T12:31:00Z">
        <w:r>
          <w:t xml:space="preserve"> growth model (eq. 2</w:t>
        </w:r>
      </w:ins>
      <w:ins w:id="298" w:author="Yoav Ram" w:date="2017-10-19T12:32:00Z">
        <w:r>
          <w:t>) to</w:t>
        </w:r>
      </w:ins>
      <w:r w:rsidR="007A7F01" w:rsidRPr="000A28AB">
        <w:t xml:space="preserve"> monoculture growth curve data</w:t>
      </w:r>
      <w:ins w:id="299" w:author="Yoav Ram" w:date="2017-10-19T12:32:00Z">
        <w:r>
          <w:t>), and</w:t>
        </w:r>
      </w:ins>
      <w:del w:id="300" w:author="Yoav Ram" w:date="2017-10-19T12:32:00Z">
        <w:r w:rsidR="007A7F01" w:rsidRPr="00837953" w:rsidDel="00833210">
          <w:delText>.</w:delText>
        </w:r>
      </w:del>
      <w:r w:rsidR="007A7F01" w:rsidRPr="00837953">
        <w:t xml:space="preserve">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007A7F01" w:rsidRPr="000A28AB">
        <w:t xml:space="preserve"> </w:t>
      </w:r>
      <w:r w:rsidR="00DB709C">
        <w:t>are</w:t>
      </w:r>
      <w:r w:rsidR="00DB709C" w:rsidRPr="000A28AB">
        <w:t xml:space="preserve"> </w:t>
      </w:r>
      <w:r w:rsidR="007A7F01" w:rsidRPr="000A28AB">
        <w:t>competition coefficient</w:t>
      </w:r>
      <w:r w:rsidR="00DB709C">
        <w:t>s</w:t>
      </w:r>
      <w:r w:rsidR="007A7F01" w:rsidRPr="000A28AB">
        <w:t>, the ratio</w:t>
      </w:r>
      <w:r w:rsidR="00DB709C">
        <w:t>s</w:t>
      </w:r>
      <w:r w:rsidR="007A7F01" w:rsidRPr="000A28AB">
        <w:t xml:space="preserve"> between inter- and i</w:t>
      </w:r>
      <w:r w:rsidR="009B614B" w:rsidRPr="000A28AB">
        <w:t>ntra-strain competitive effect</w:t>
      </w:r>
      <w:r w:rsidR="00DB709C">
        <w:t>s</w:t>
      </w:r>
      <w:r w:rsidR="009B614B" w:rsidRPr="000A28AB">
        <w:t>.</w:t>
      </w:r>
      <w:ins w:id="301" w:author="Yoav Ram" w:date="2017-10-19T12:32:00Z">
        <w:r>
          <w:t xml:space="preserve"> </w:t>
        </w:r>
      </w:ins>
    </w:p>
    <w:p w14:paraId="69A40931" w14:textId="7A887DF6" w:rsidR="007A7F01" w:rsidRPr="000A28AB" w:rsidRDefault="007A7F01">
      <w:pPr>
        <w:ind w:firstLine="0"/>
        <w:pPrChange w:id="302" w:author="Yoav Ram" w:date="2017-10-19T12:32:00Z">
          <w:pPr/>
        </w:pPrChange>
      </w:pPr>
      <w:moveFromRangeStart w:id="303" w:author="Yoav Ram" w:date="2017-10-19T12:30:00Z" w:name="move496179551"/>
      <w:moveFrom w:id="304" w:author="Yoav Ram" w:date="2017-10-19T12:30:00Z">
        <w:r w:rsidRPr="000A28AB" w:rsidDel="002158C8">
          <w:t>Th</w:t>
        </w:r>
        <w:r w:rsidR="006D6E0A" w:rsidRPr="000A28AB" w:rsidDel="002158C8">
          <w:t>is</w:t>
        </w:r>
        <w:r w:rsidRPr="000A28AB" w:rsidDel="002158C8">
          <w:t xml:space="preserve"> competition model explicitly assumes that interactions between the strains are solely due to resource competition. Therefore, all interactions are described by the deceleration of the growth rate of each strain in response to growth of the other strain. </w:t>
        </w:r>
      </w:moveFrom>
      <w:moveFromRangeEnd w:id="303"/>
      <w:del w:id="305" w:author="Yoav Ram" w:date="2017-10-19T12:32:00Z">
        <w:r w:rsidR="00517B55" w:rsidDel="00833210">
          <w:delText>Of note</w:delText>
        </w:r>
      </w:del>
      <w:ins w:id="306" w:author="Yoav Ram" w:date="2017-10-19T12:32:00Z">
        <w:r w:rsidR="00833210">
          <w:t>Note that</w:t>
        </w:r>
      </w:ins>
      <w:del w:id="307" w:author="Yoav Ram" w:date="2017-10-19T12:32:00Z">
        <w:r w:rsidR="00517B55" w:rsidDel="00833210">
          <w:delText>,</w:delText>
        </w:r>
      </w:del>
      <w:r w:rsidR="00517B55">
        <w:t xml:space="preserve"> each strain </w:t>
      </w:r>
      <w:r w:rsidR="00BF635D">
        <w:t>can</w:t>
      </w:r>
      <w:r w:rsidR="00517B55">
        <w:t xml:space="preserve"> have a </w:t>
      </w:r>
      <w:r w:rsidR="00517B55">
        <w:lastRenderedPageBreak/>
        <w:t xml:space="preserve">different </w:t>
      </w:r>
      <w:r w:rsidRPr="000A28AB">
        <w:t xml:space="preserve">limiting resource </w:t>
      </w:r>
      <w:r w:rsidR="00517B55">
        <w:t>and</w:t>
      </w:r>
      <w:r w:rsidR="006D6E0A" w:rsidRPr="000A28AB">
        <w:t xml:space="preserve"> </w:t>
      </w:r>
      <w:r w:rsidRPr="000A28AB">
        <w:t xml:space="preserve">resource efficiency, </w:t>
      </w:r>
      <w:r w:rsidR="00517B55">
        <w:t>based on the</w:t>
      </w:r>
      <w:r w:rsidRPr="000A28AB">
        <w:t xml:space="preserve"> maximum densities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Pr="000A28AB">
        <w:t xml:space="preserve">  and competition coefficients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00607805" w:rsidRPr="000A28AB">
        <w:t xml:space="preserve"> </w:t>
      </w:r>
      <w:r w:rsidR="00517B55">
        <w:t xml:space="preserve">determined </w:t>
      </w:r>
      <w:r w:rsidR="00607805" w:rsidRPr="000A28AB">
        <w:t>for each strain</w:t>
      </w:r>
      <w:r w:rsidRPr="000A28AB">
        <w:t>.</w:t>
      </w:r>
    </w:p>
    <w:p w14:paraId="3F41E36E" w14:textId="3D7B9FE0" w:rsidR="008140DF" w:rsidRDefault="008140DF">
      <w:pPr>
        <w:pStyle w:val="Heading3"/>
        <w:rPr>
          <w:ins w:id="308" w:author="Yoav Ram" w:date="2017-10-19T13:49:00Z"/>
        </w:rPr>
        <w:pPrChange w:id="309" w:author="Yoav Ram" w:date="2017-10-19T13:49:00Z">
          <w:pPr/>
        </w:pPrChange>
      </w:pPr>
      <w:ins w:id="310" w:author="Yoav Ram" w:date="2017-10-19T13:50:00Z">
        <w:r>
          <w:t>Model fitting</w:t>
        </w:r>
      </w:ins>
    </w:p>
    <w:p w14:paraId="550186D3" w14:textId="5BD7C3F2" w:rsidR="007A7F01" w:rsidRPr="000A28AB" w:rsidRDefault="00833210" w:rsidP="007F21BA">
      <w:ins w:id="311" w:author="Yoav Ram" w:date="2017-10-19T12:33:00Z">
        <w:r>
          <w:t>The competition model (e</w:t>
        </w:r>
      </w:ins>
      <w:del w:id="312" w:author="Yoav Ram" w:date="2017-10-19T12:33:00Z">
        <w:r w:rsidR="007A7F01" w:rsidRPr="000A28AB" w:rsidDel="00833210">
          <w:delText>E</w:delText>
        </w:r>
      </w:del>
      <w:r w:rsidR="007A7F01" w:rsidRPr="000A28AB">
        <w:t>q. 3</w:t>
      </w:r>
      <w:ins w:id="313" w:author="Yoav Ram" w:date="2017-10-19T12:33:00Z">
        <w:r>
          <w:t>)</w:t>
        </w:r>
      </w:ins>
      <w:r w:rsidR="007A7F01" w:rsidRPr="000A28AB">
        <w:t xml:space="preserve"> </w:t>
      </w:r>
      <w:ins w:id="314" w:author="Yoav Ram" w:date="2017-10-19T13:50:00Z">
        <w:r w:rsidR="008140DF">
          <w:t>wa</w:t>
        </w:r>
      </w:ins>
      <w:del w:id="315" w:author="Yoav Ram" w:date="2017-10-19T13:50:00Z">
        <w:r w:rsidR="007A7F01" w:rsidRPr="000A28AB" w:rsidDel="008140DF">
          <w:delText>i</w:delText>
        </w:r>
      </w:del>
      <w:r w:rsidR="007A7F01" w:rsidRPr="000A28AB">
        <w:t xml:space="preserve">s fitted to </w:t>
      </w:r>
      <w:ins w:id="316" w:author="Yoav Ram" w:date="2017-10-19T12:33:00Z">
        <w:r>
          <w:t xml:space="preserve">data </w:t>
        </w:r>
      </w:ins>
      <w:del w:id="317" w:author="Yoav Ram" w:date="2017-10-19T12:33:00Z">
        <w:r w:rsidR="007A7F01" w:rsidRPr="000A28AB" w:rsidDel="00833210">
          <w:delText xml:space="preserve">the </w:delText>
        </w:r>
      </w:del>
      <w:ins w:id="318" w:author="Yoav Ram" w:date="2017-10-19T12:33:00Z">
        <w:r>
          <w:t>from the g</w:t>
        </w:r>
      </w:ins>
      <w:del w:id="319" w:author="Yoav Ram" w:date="2017-10-19T12:33:00Z">
        <w:r w:rsidR="007A7F01" w:rsidRPr="000A28AB" w:rsidDel="00833210">
          <w:delText>g</w:delText>
        </w:r>
      </w:del>
      <w:r w:rsidR="007A7F01" w:rsidRPr="000A28AB">
        <w:t xml:space="preserve">rowth </w:t>
      </w:r>
      <w:del w:id="320" w:author="Yoav Ram" w:date="2017-10-19T12:33:00Z">
        <w:r w:rsidR="007A7F01" w:rsidRPr="000A28AB" w:rsidDel="00833210">
          <w:delText xml:space="preserve">curve </w:delText>
        </w:r>
      </w:del>
      <w:r w:rsidR="007A7F01" w:rsidRPr="000A28AB">
        <w:t xml:space="preserve">of </w:t>
      </w:r>
      <w:del w:id="321" w:author="Yoav Ram" w:date="2017-10-19T12:33:00Z">
        <w:r w:rsidR="007A7F01" w:rsidRPr="000A28AB" w:rsidDel="00833210">
          <w:delText xml:space="preserve">a </w:delText>
        </w:r>
      </w:del>
      <w:ins w:id="322" w:author="Yoav Ram" w:date="2017-10-19T12:33:00Z">
        <w:r>
          <w:t xml:space="preserve">the </w:t>
        </w:r>
      </w:ins>
      <w:r w:rsidR="007A7F01" w:rsidRPr="000A28AB">
        <w:t xml:space="preserve">mixed culture that includes both strains, in which the combined OD of the strains </w:t>
      </w:r>
      <w:ins w:id="323" w:author="Yoav Ram" w:date="2017-10-19T13:50:00Z">
        <w:r w:rsidR="008140DF">
          <w:t>wa</w:t>
        </w:r>
      </w:ins>
      <w:del w:id="324" w:author="Yoav Ram" w:date="2017-10-19T13:50:00Z">
        <w:r w:rsidR="007A7F01" w:rsidRPr="000A28AB" w:rsidDel="008140DF">
          <w:delText>i</w:delText>
        </w:r>
      </w:del>
      <w:r w:rsidR="007A7F01" w:rsidRPr="000A28AB">
        <w:t>s recorded over time</w:t>
      </w:r>
      <w:r w:rsidR="00D96F6C" w:rsidRPr="000A28AB">
        <w:t xml:space="preserve"> (but not the frequency</w:t>
      </w:r>
      <w:r w:rsidR="00001E91" w:rsidRPr="000A28AB">
        <w:t xml:space="preserve"> or density</w:t>
      </w:r>
      <w:r w:rsidR="00D96F6C" w:rsidRPr="000A28AB">
        <w:t xml:space="preserve"> of </w:t>
      </w:r>
      <w:del w:id="325" w:author="Yoav Ram" w:date="2017-10-19T12:33:00Z">
        <w:r w:rsidR="00D96F6C" w:rsidRPr="000A28AB" w:rsidDel="00833210">
          <w:delText xml:space="preserve">each </w:delText>
        </w:r>
      </w:del>
      <w:r w:rsidR="00D96F6C" w:rsidRPr="000A28AB">
        <w:t>individual strain</w:t>
      </w:r>
      <w:ins w:id="326" w:author="Yoav Ram" w:date="2017-10-19T12:33:00Z">
        <w:r>
          <w:t>s</w:t>
        </w:r>
      </w:ins>
      <w:r w:rsidR="00D96F6C" w:rsidRPr="000A28AB">
        <w:t>)</w:t>
      </w:r>
      <w:r w:rsidR="007A7F01" w:rsidRPr="000A28AB">
        <w:t xml:space="preserve">. </w:t>
      </w:r>
      <w:del w:id="327" w:author="Yoav Ram" w:date="2017-10-19T12:34:00Z">
        <w:r w:rsidR="007A7F01" w:rsidRPr="000A28AB" w:rsidDel="007F21BA">
          <w:delText xml:space="preserve">This </w:delText>
        </w:r>
      </w:del>
      <w:ins w:id="328" w:author="Yoav Ram" w:date="2017-10-19T12:34:00Z">
        <w:r w:rsidR="007F21BA" w:rsidRPr="000A28AB">
          <w:t>Th</w:t>
        </w:r>
        <w:r w:rsidR="007F21BA">
          <w:t>e</w:t>
        </w:r>
        <w:r w:rsidR="007F21BA" w:rsidRPr="000A28AB">
          <w:t xml:space="preserve"> </w:t>
        </w:r>
      </w:ins>
      <w:r w:rsidR="007A7F01" w:rsidRPr="000A28AB">
        <w:t>fit</w:t>
      </w:r>
      <w:ins w:id="329" w:author="Yoav Ram" w:date="2017-10-19T12:35:00Z">
        <w:r w:rsidR="007F21BA">
          <w:t>ting</w:t>
        </w:r>
      </w:ins>
      <w:r w:rsidR="007A7F01" w:rsidRPr="000A28AB">
        <w:t xml:space="preserve"> </w:t>
      </w:r>
      <w:ins w:id="330" w:author="Yoav Ram" w:date="2017-10-19T12:36:00Z">
        <w:r w:rsidR="007F21BA">
          <w:t>provides</w:t>
        </w:r>
      </w:ins>
      <w:ins w:id="331" w:author="Yoav Ram" w:date="2017-10-19T12:37:00Z">
        <w:r w:rsidR="007F21BA">
          <w:t xml:space="preserve"> </w:t>
        </w:r>
        <w:r w:rsidR="007F21BA" w:rsidRPr="000A28AB">
          <w:t xml:space="preserve">estimates for the competition coefficients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007F21BA">
          <w:t xml:space="preserve"> and</w:t>
        </w:r>
      </w:ins>
      <w:ins w:id="332" w:author="Yoav Ram" w:date="2017-10-19T12:36:00Z">
        <w:r w:rsidR="007F21BA">
          <w:t xml:space="preserve"> </w:t>
        </w:r>
      </w:ins>
      <w:ins w:id="333" w:author="Yoav Ram" w:date="2017-10-19T13:50:00Z">
        <w:r w:rsidR="008140DF">
          <w:t>wa</w:t>
        </w:r>
      </w:ins>
      <w:del w:id="334" w:author="Yoav Ram" w:date="2017-10-19T13:50:00Z">
        <w:r w:rsidR="007A7F01" w:rsidRPr="000A28AB" w:rsidDel="008140DF">
          <w:delText>i</w:delText>
        </w:r>
      </w:del>
      <w:r w:rsidR="007A7F01" w:rsidRPr="000A28AB">
        <w:t xml:space="preserve">s performed by minimizing the squared differences between </w:t>
      </w:r>
      <m:oMath>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oMath>
      <w:r w:rsidR="007A7F01" w:rsidRPr="000A28AB">
        <w:t xml:space="preserve"> (</w:t>
      </w:r>
      <w:ins w:id="335" w:author="Yoav Ram" w:date="2017-10-19T12:35:00Z">
        <w:r w:rsidR="007F21BA">
          <w:t xml:space="preserve">the sum of the integrals of the system in </w:t>
        </w:r>
      </w:ins>
      <w:r w:rsidR="007A7F01" w:rsidRPr="000A28AB">
        <w:t>eq. 3) and the</w:t>
      </w:r>
      <w:ins w:id="336" w:author="Yoav Ram" w:date="2017-10-19T12:37:00Z">
        <w:r w:rsidR="007F21BA">
          <w:t xml:space="preserve"> total</w:t>
        </w:r>
      </w:ins>
      <w:r w:rsidR="007A7F01" w:rsidRPr="000A28AB">
        <w:t xml:space="preserve"> </w:t>
      </w:r>
      <w:del w:id="337" w:author="Yoav Ram" w:date="2017-10-19T12:36:00Z">
        <w:r w:rsidR="007A7F01" w:rsidRPr="000A28AB" w:rsidDel="007F21BA">
          <w:delText xml:space="preserve">observed </w:delText>
        </w:r>
      </w:del>
      <w:r w:rsidR="007A7F01" w:rsidRPr="000A28AB">
        <w:t xml:space="preserve">OD from </w:t>
      </w:r>
      <w:del w:id="338" w:author="Yoav Ram" w:date="2017-10-19T12:36:00Z">
        <w:r w:rsidR="007A7F01" w:rsidRPr="000A28AB" w:rsidDel="007F21BA">
          <w:delText xml:space="preserve">the </w:delText>
        </w:r>
      </w:del>
      <w:ins w:id="339" w:author="Yoav Ram" w:date="2017-10-19T12:36:00Z">
        <w:r w:rsidR="007F21BA">
          <w:t xml:space="preserve">the </w:t>
        </w:r>
      </w:ins>
      <w:r w:rsidR="007A7F01" w:rsidRPr="000A28AB">
        <w:t>mixed culture</w:t>
      </w:r>
      <w:r w:rsidR="00001E91" w:rsidRPr="000A28AB">
        <w:t xml:space="preserve"> </w:t>
      </w:r>
      <w:del w:id="340" w:author="Yoav Ram" w:date="2017-10-19T12:36:00Z">
        <w:r w:rsidR="004C0744" w:rsidRPr="000A28AB" w:rsidDel="007F21BA">
          <w:delText xml:space="preserve">and </w:delText>
        </w:r>
      </w:del>
      <w:del w:id="341" w:author="Yoav Ram" w:date="2017-10-19T12:37:00Z">
        <w:r w:rsidR="004C0744" w:rsidRPr="000A28AB" w:rsidDel="007F21BA">
          <w:delText>yields</w:delText>
        </w:r>
        <w:r w:rsidR="00001E91" w:rsidRPr="000A28AB" w:rsidDel="007F21BA">
          <w:delText xml:space="preserve"> </w:delText>
        </w:r>
      </w:del>
      <w:del w:id="342" w:author="Yoav Ram" w:date="2017-10-19T12:36:00Z">
        <w:r w:rsidR="00001E91" w:rsidRPr="000A28AB" w:rsidDel="007F21BA">
          <w:delText xml:space="preserve">estimates for the competition coefficients </w:delText>
        </w: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007A7F01" w:rsidRPr="000A28AB" w:rsidDel="007F21BA">
          <w:delText xml:space="preserve"> </w:delText>
        </w:r>
      </w:del>
      <w:r w:rsidR="007A7F01" w:rsidRPr="000A28AB">
        <w:t>(</w:t>
      </w:r>
      <w:r w:rsidR="006508E8">
        <w:fldChar w:fldCharType="begin"/>
      </w:r>
      <w:r w:rsidR="006508E8">
        <w:instrText xml:space="preserve"> REF _Ref454205622 \h </w:instrText>
      </w:r>
      <w:r w:rsidR="006508E8">
        <w:fldChar w:fldCharType="separate"/>
      </w:r>
      <w:r w:rsidR="00796A41" w:rsidRPr="000A28AB">
        <w:t xml:space="preserve">Figure </w:t>
      </w:r>
      <w:r w:rsidR="00796A41">
        <w:rPr>
          <w:noProof/>
        </w:rPr>
        <w:t>3</w:t>
      </w:r>
      <w:r w:rsidR="006508E8">
        <w:fldChar w:fldCharType="end"/>
      </w:r>
      <w:r w:rsidR="007A7F01" w:rsidRPr="000A28AB">
        <w:t>A-C).</w:t>
      </w:r>
    </w:p>
    <w:p w14:paraId="6C449378" w14:textId="561C5DEA" w:rsidR="001F7E9F" w:rsidRDefault="005B7870">
      <w:pPr>
        <w:pStyle w:val="Heading2"/>
        <w:rPr>
          <w:ins w:id="343" w:author="Yoav Ram" w:date="2017-10-19T13:50:00Z"/>
        </w:rPr>
        <w:pPrChange w:id="344" w:author="Yoav Ram" w:date="2017-10-19T13:58:00Z">
          <w:pPr/>
        </w:pPrChange>
      </w:pPr>
      <w:ins w:id="345" w:author="Yoav Ram" w:date="2017-10-19T13:51:00Z">
        <w:r>
          <w:t xml:space="preserve">c. </w:t>
        </w:r>
      </w:ins>
      <w:ins w:id="346" w:author="Yoav Ram" w:date="2017-10-19T13:50:00Z">
        <w:r w:rsidR="001F7E9F">
          <w:t>Prediction</w:t>
        </w:r>
      </w:ins>
      <w:ins w:id="347" w:author="Yoav Ram" w:date="2017-10-19T13:51:00Z">
        <w:r>
          <w:t xml:space="preserve"> </w:t>
        </w:r>
      </w:ins>
      <w:ins w:id="348" w:author="Yoav Ram" w:date="2017-10-19T13:57:00Z">
        <w:r w:rsidR="00C02003">
          <w:t xml:space="preserve">and validation </w:t>
        </w:r>
      </w:ins>
      <w:ins w:id="349" w:author="Yoav Ram" w:date="2017-10-19T13:51:00Z">
        <w:r>
          <w:t xml:space="preserve">of relative </w:t>
        </w:r>
        <w:r w:rsidR="00C02003">
          <w:t>growth</w:t>
        </w:r>
      </w:ins>
    </w:p>
    <w:p w14:paraId="288B6E77" w14:textId="2D362208" w:rsidR="00C02003" w:rsidRDefault="00C02003">
      <w:pPr>
        <w:pStyle w:val="Heading3"/>
        <w:rPr>
          <w:ins w:id="350" w:author="Yoav Ram" w:date="2017-10-19T13:59:00Z"/>
        </w:rPr>
        <w:pPrChange w:id="351" w:author="Yoav Ram" w:date="2017-10-19T14:00:00Z">
          <w:pPr/>
        </w:pPrChange>
      </w:pPr>
      <w:ins w:id="352" w:author="Yoav Ram" w:date="2017-10-19T14:00:00Z">
        <w:r>
          <w:t>Model p</w:t>
        </w:r>
      </w:ins>
      <w:ins w:id="353" w:author="Yoav Ram" w:date="2017-10-19T13:59:00Z">
        <w:r w:rsidRPr="000A28AB">
          <w:t xml:space="preserve">rediction </w:t>
        </w:r>
      </w:ins>
    </w:p>
    <w:p w14:paraId="77A01BCB" w14:textId="08198B26" w:rsidR="00C02003" w:rsidRDefault="007F21BA">
      <w:pPr>
        <w:rPr>
          <w:ins w:id="354" w:author="Yoav Ram" w:date="2017-10-19T13:59:00Z"/>
        </w:rPr>
      </w:pPr>
      <w:ins w:id="355" w:author="Yoav Ram" w:date="2017-10-19T12:38:00Z">
        <w:r>
          <w:t xml:space="preserve">With estimates of all </w:t>
        </w:r>
      </w:ins>
      <w:ins w:id="356" w:author="Yoav Ram" w:date="2017-10-19T12:37:00Z">
        <w:r>
          <w:t xml:space="preserve">the </w:t>
        </w:r>
      </w:ins>
      <w:ins w:id="357" w:author="Yoav Ram" w:date="2017-10-19T12:38:00Z">
        <w:r>
          <w:t xml:space="preserve">competition model </w:t>
        </w:r>
      </w:ins>
      <w:ins w:id="358" w:author="Yoav Ram" w:date="2017-10-19T12:37:00Z">
        <w:r>
          <w:t>parameter</w:t>
        </w:r>
      </w:ins>
      <w:ins w:id="359" w:author="Yoav Ram" w:date="2017-10-19T12:38:00Z">
        <w:r>
          <w:t>s,</w:t>
        </w:r>
      </w:ins>
      <w:ins w:id="360" w:author="Yoav Ram" w:date="2017-10-19T13:58:00Z">
        <w:r w:rsidR="00C02003">
          <w:t xml:space="preserve"> we solved</w:t>
        </w:r>
      </w:ins>
      <w:ins w:id="361" w:author="Yoav Ram" w:date="2017-10-19T12:38:00Z">
        <w:r>
          <w:t xml:space="preserve"> the </w:t>
        </w:r>
      </w:ins>
      <w:ins w:id="362" w:author="Yoav Ram" w:date="2017-10-19T13:52:00Z">
        <w:r w:rsidR="005B7870">
          <w:t xml:space="preserve">competition </w:t>
        </w:r>
      </w:ins>
      <w:ins w:id="363" w:author="Yoav Ram" w:date="2017-10-19T12:38:00Z">
        <w:r>
          <w:t>model</w:t>
        </w:r>
      </w:ins>
      <w:ins w:id="364" w:author="Yoav Ram" w:date="2017-10-19T13:58:00Z">
        <w:r w:rsidR="00C02003">
          <w:t xml:space="preserve"> (eq. 3) using</w:t>
        </w:r>
      </w:ins>
      <w:del w:id="365" w:author="Yoav Ram" w:date="2017-10-19T12:38:00Z">
        <w:r w:rsidR="00D96F6C" w:rsidRPr="000A28AB" w:rsidDel="007F21BA">
          <w:delText xml:space="preserve">Using the </w:delText>
        </w:r>
        <w:r w:rsidR="007A7F01" w:rsidRPr="000A28AB" w:rsidDel="007F21BA">
          <w:delText>estimated</w:delText>
        </w:r>
        <w:r w:rsidR="00D96F6C" w:rsidRPr="000A28AB" w:rsidDel="007F21BA">
          <w:delText xml:space="preserve"> parameters</w:delText>
        </w:r>
        <w:r w:rsidR="007A7F01" w:rsidRPr="000A28AB" w:rsidDel="007F21BA">
          <w:delText xml:space="preserve">, eq. 3 is </w:delText>
        </w:r>
      </w:del>
      <w:del w:id="366" w:author="Yoav Ram" w:date="2017-10-19T13:58:00Z">
        <w:r w:rsidR="007A7F01" w:rsidRPr="000A28AB" w:rsidDel="00C02003">
          <w:delText>solved by</w:delText>
        </w:r>
      </w:del>
      <w:r w:rsidR="007A7F01" w:rsidRPr="000A28AB">
        <w:t xml:space="preserve"> numerical integration, </w:t>
      </w:r>
      <w:ins w:id="367" w:author="Yoav Ram" w:date="2017-10-19T13:58:00Z">
        <w:r w:rsidR="00C02003">
          <w:t xml:space="preserve">thus </w:t>
        </w:r>
      </w:ins>
      <w:r w:rsidR="007A7F01" w:rsidRPr="000A28AB">
        <w:t xml:space="preserve">providing a </w:t>
      </w:r>
      <w:del w:id="368" w:author="Yoav Ram" w:date="2017-10-19T12:39:00Z">
        <w:r w:rsidR="007A7F01" w:rsidRPr="000A28AB" w:rsidDel="007F21BA">
          <w:delText xml:space="preserve">joint </w:delText>
        </w:r>
      </w:del>
      <w:r w:rsidR="007A7F01" w:rsidRPr="000A28AB">
        <w:t xml:space="preserve">prediction for the </w:t>
      </w:r>
      <w:ins w:id="369" w:author="Yoav Ram" w:date="2017-10-19T13:58:00Z">
        <w:r w:rsidR="00C02003">
          <w:t xml:space="preserve">cell </w:t>
        </w:r>
      </w:ins>
      <w:r w:rsidR="007A7F01" w:rsidRPr="000A28AB">
        <w:t xml:space="preserve">densities </w:t>
      </w:r>
      <m:oMath>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(t)</m:t>
        </m:r>
      </m:oMath>
      <w:r w:rsidR="007A7F01" w:rsidRPr="000A28AB">
        <w:t xml:space="preserve"> and </w:t>
      </w:r>
      <m:oMath>
        <m:sSub>
          <m:sSubPr>
            <m:ctrlPr>
              <w:rPr>
                <w:rFonts w:ascii="Cambria Math" w:hAnsi="Cambria Math"/>
                <w:i/>
              </w:rPr>
            </m:ctrlPr>
          </m:sSubPr>
          <m:e>
            <m:r>
              <w:rPr>
                <w:rFonts w:ascii="Cambria Math" w:hAnsi="Cambria Math"/>
              </w:rPr>
              <m:t>N</m:t>
            </m:r>
          </m:e>
          <m:sub>
            <m:r>
              <w:rPr>
                <w:rFonts w:ascii="Cambria Math" w:hAnsi="Cambria Math"/>
              </w:rPr>
              <m:t>2</m:t>
            </m:r>
          </m:sub>
        </m:sSub>
        <m:d>
          <m:dPr>
            <m:ctrlPr>
              <w:rPr>
                <w:rFonts w:ascii="Cambria Math" w:hAnsi="Cambria Math"/>
                <w:i/>
              </w:rPr>
            </m:ctrlPr>
          </m:dPr>
          <m:e>
            <m:r>
              <w:rPr>
                <w:rFonts w:ascii="Cambria Math" w:hAnsi="Cambria Math"/>
              </w:rPr>
              <m:t>t</m:t>
            </m:r>
          </m:e>
        </m:d>
      </m:oMath>
      <w:ins w:id="370" w:author="Yoav Ram" w:date="2017-10-19T13:58:00Z">
        <w:r w:rsidR="00C02003">
          <w:t xml:space="preserve"> of the two strains growing in a mixed culture</w:t>
        </w:r>
      </w:ins>
      <w:r w:rsidR="007A7F01" w:rsidRPr="000A28AB">
        <w:t>. From the</w:t>
      </w:r>
      <w:ins w:id="371" w:author="Yoav Ram" w:date="2017-10-19T12:39:00Z">
        <w:r>
          <w:t>se</w:t>
        </w:r>
      </w:ins>
      <w:r w:rsidR="007A7F01" w:rsidRPr="000A28AB">
        <w:t xml:space="preserve"> predicted densities, the frequencies of each strain over time </w:t>
      </w:r>
      <w:del w:id="372" w:author="Yoav Ram" w:date="2017-10-19T13:59:00Z">
        <w:r w:rsidR="007A7F01" w:rsidRPr="000A28AB" w:rsidDel="00C02003">
          <w:delText xml:space="preserve">can </w:delText>
        </w:r>
      </w:del>
      <w:ins w:id="373" w:author="Yoav Ram" w:date="2017-10-19T13:59:00Z">
        <w:r w:rsidR="00C02003">
          <w:t>were</w:t>
        </w:r>
      </w:ins>
      <w:del w:id="374" w:author="Yoav Ram" w:date="2017-10-19T13:59:00Z">
        <w:r w:rsidR="007A7F01" w:rsidRPr="000A28AB" w:rsidDel="00C02003">
          <w:delText>be</w:delText>
        </w:r>
      </w:del>
      <w:r w:rsidR="007A7F01" w:rsidRPr="000A28AB">
        <w:t xml:space="preserve"> </w:t>
      </w:r>
      <w:del w:id="375" w:author="Yoav Ram" w:date="2017-10-19T12:39:00Z">
        <w:r w:rsidR="00001E91" w:rsidRPr="000A28AB" w:rsidDel="007F21BA">
          <w:delText>inferred</w:delText>
        </w:r>
      </w:del>
      <w:ins w:id="376" w:author="Yoav Ram" w:date="2017-10-19T12:39:00Z">
        <w:r>
          <w:t>estimated</w:t>
        </w:r>
      </w:ins>
      <w:ins w:id="377" w:author="Yoav Ram" w:date="2017-10-19T13:59:00Z">
        <w:r w:rsidR="00C02003">
          <w:t>:</w:t>
        </w:r>
      </w:ins>
      <w:del w:id="378" w:author="Yoav Ram" w:date="2017-10-19T12:39:00Z">
        <w:r w:rsidR="00001E91" w:rsidRPr="000A28AB" w:rsidDel="007F21BA">
          <w:delText>:</w:delText>
        </w:r>
      </w:del>
      <w:del w:id="379" w:author="Yoav Ram" w:date="2017-10-19T13:59:00Z">
        <w:r w:rsidR="00001E91" w:rsidRPr="000A28AB" w:rsidDel="00C02003">
          <w:delText xml:space="preserve"> </w:delText>
        </w:r>
      </w:del>
    </w:p>
    <w:p w14:paraId="369E2751" w14:textId="54572D29" w:rsidR="007A7F01" w:rsidRPr="000A28AB" w:rsidRDefault="00AC117E">
      <w:pPr>
        <w:jc w:val="center"/>
        <w:pPrChange w:id="380" w:author="Yoav Ram" w:date="2017-10-19T13:59:00Z">
          <w:pPr/>
        </w:pPrChange>
      </w:pPr>
      <m:oMath>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N</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d>
              <m:dPr>
                <m:ctrlPr>
                  <w:rPr>
                    <w:rFonts w:ascii="Cambria Math" w:hAnsi="Cambria Math"/>
                    <w:i/>
                  </w:rPr>
                </m:ctrlPr>
              </m:dPr>
              <m:e>
                <m:r>
                  <w:rPr>
                    <w:rFonts w:ascii="Cambria Math" w:hAnsi="Cambria Math"/>
                  </w:rPr>
                  <m:t>t</m:t>
                </m:r>
              </m:e>
            </m:d>
          </m:den>
        </m:f>
      </m:oMath>
      <w:r w:rsidR="007A7F01" w:rsidRPr="000A28AB">
        <w:t>.</w:t>
      </w:r>
    </w:p>
    <w:p w14:paraId="6C572005" w14:textId="78DB20B5" w:rsidR="007A7F01" w:rsidRPr="000A28AB" w:rsidRDefault="007A7F01" w:rsidP="00CB76DE">
      <w:pPr>
        <w:pStyle w:val="Heading3"/>
      </w:pPr>
      <w:del w:id="381" w:author="Yoav Ram" w:date="2017-10-19T13:59:00Z">
        <w:r w:rsidRPr="000A28AB" w:rsidDel="00C02003">
          <w:delText>Prediction v</w:delText>
        </w:r>
      </w:del>
      <w:ins w:id="382" w:author="Yoav Ram" w:date="2017-10-19T13:59:00Z">
        <w:r w:rsidR="00C02003">
          <w:t>Experimental v</w:t>
        </w:r>
      </w:ins>
      <w:r w:rsidRPr="000A28AB">
        <w:t>alidation</w:t>
      </w:r>
    </w:p>
    <w:p w14:paraId="65745899" w14:textId="14B8408C" w:rsidR="007A7F01" w:rsidRPr="000A28AB" w:rsidDel="00DC3BC6" w:rsidRDefault="00C02003" w:rsidP="002A7156">
      <w:pPr>
        <w:rPr>
          <w:del w:id="383" w:author="Yoav Ram" w:date="2017-10-19T13:53:00Z"/>
        </w:rPr>
      </w:pPr>
      <w:ins w:id="384" w:author="Yoav Ram" w:date="2017-10-19T14:00:00Z">
        <w:r>
          <w:t xml:space="preserve">The green and red error bars in </w:t>
        </w:r>
      </w:ins>
      <w:del w:id="385" w:author="Yoav Ram" w:date="2017-10-19T13:53:00Z">
        <w:r w:rsidR="007A7F01" w:rsidRPr="000A28AB" w:rsidDel="00DC3BC6">
          <w:delText xml:space="preserve">To </w:delText>
        </w:r>
        <w:r w:rsidR="00517B55" w:rsidDel="00DC3BC6">
          <w:delText>test</w:delText>
        </w:r>
        <w:r w:rsidR="00517B55" w:rsidRPr="000A28AB" w:rsidDel="00DC3BC6">
          <w:delText xml:space="preserve"> </w:delText>
        </w:r>
      </w:del>
      <w:del w:id="386" w:author="Yoav Ram" w:date="2017-10-19T12:40:00Z">
        <w:r w:rsidR="00517B55" w:rsidDel="002A7156">
          <w:delText>this</w:delText>
        </w:r>
        <w:r w:rsidR="00517B55" w:rsidRPr="000A28AB" w:rsidDel="002A7156">
          <w:delText xml:space="preserve"> </w:delText>
        </w:r>
      </w:del>
      <w:del w:id="387" w:author="Yoav Ram" w:date="2017-10-19T13:53:00Z">
        <w:r w:rsidR="007A7F01" w:rsidRPr="000A28AB" w:rsidDel="00DC3BC6">
          <w:delText xml:space="preserve">method, we performed growth curve and competition experiments with two different sets of </w:delText>
        </w:r>
        <w:r w:rsidR="007A7F01" w:rsidRPr="000A28AB" w:rsidDel="00DC3BC6">
          <w:rPr>
            <w:i/>
            <w:iCs/>
          </w:rPr>
          <w:delText xml:space="preserve">E. coli </w:delText>
        </w:r>
        <w:r w:rsidR="007A7F01" w:rsidRPr="000A28AB" w:rsidDel="00DC3BC6">
          <w:delText xml:space="preserve">strains marked with fluorescent proteins. In </w:delText>
        </w:r>
        <w:r w:rsidR="00001E91" w:rsidRPr="000A28AB" w:rsidDel="00DC3BC6">
          <w:delText>experiments A and B</w:delText>
        </w:r>
        <w:r w:rsidR="007A7F01" w:rsidRPr="000A28AB" w:rsidDel="00DC3BC6">
          <w:delText xml:space="preserve"> we competed DH5α-GFP vs. TG1-RFP; in </w:delText>
        </w:r>
        <w:r w:rsidR="00001E91" w:rsidRPr="000A28AB" w:rsidDel="00DC3BC6">
          <w:delText>experiment C</w:delText>
        </w:r>
        <w:r w:rsidR="007A7F01" w:rsidRPr="000A28AB" w:rsidDel="00DC3BC6">
          <w:delText xml:space="preserve"> we competed JM109-GFP with MG1655-Δfnr-RFP</w:delText>
        </w:r>
        <w:r w:rsidR="003B757D" w:rsidDel="00DC3BC6">
          <w:delText xml:space="preserve"> (see </w:delText>
        </w:r>
        <w:r w:rsidR="003B757D" w:rsidDel="00DC3BC6">
          <w:fldChar w:fldCharType="begin"/>
        </w:r>
        <w:r w:rsidR="003B757D" w:rsidDel="00DC3BC6">
          <w:delInstrText xml:space="preserve"> REF _Ref439852214 \h </w:delInstrText>
        </w:r>
        <w:r w:rsidR="003B757D" w:rsidDel="00DC3BC6">
          <w:fldChar w:fldCharType="separate"/>
        </w:r>
        <w:r w:rsidR="00796A41" w:rsidRPr="000A28AB" w:rsidDel="00DC3BC6">
          <w:delText xml:space="preserve">Figure </w:delText>
        </w:r>
        <w:r w:rsidR="00796A41" w:rsidDel="00DC3BC6">
          <w:rPr>
            <w:noProof/>
          </w:rPr>
          <w:delText>2</w:delText>
        </w:r>
        <w:r w:rsidR="003B757D" w:rsidDel="00DC3BC6">
          <w:fldChar w:fldCharType="end"/>
        </w:r>
        <w:r w:rsidR="003B757D" w:rsidDel="00DC3BC6">
          <w:delText>A-C)</w:delText>
        </w:r>
        <w:r w:rsidR="007A7F01" w:rsidRPr="000A28AB" w:rsidDel="00DC3BC6">
          <w:delText xml:space="preserve">. </w:delText>
        </w:r>
      </w:del>
    </w:p>
    <w:p w14:paraId="3A5100C5" w14:textId="702B3098" w:rsidR="00796A41" w:rsidRPr="000A28AB" w:rsidDel="002A7156" w:rsidRDefault="007A7F01" w:rsidP="005A5037">
      <w:pPr>
        <w:rPr>
          <w:del w:id="388" w:author="Yoav Ram" w:date="2017-10-19T12:40:00Z"/>
        </w:rPr>
      </w:pPr>
      <w:del w:id="389" w:author="Yoav Ram" w:date="2017-10-19T13:53:00Z">
        <w:r w:rsidRPr="000A28AB" w:rsidDel="00DC3BC6">
          <w:delText>In each experiment, 32</w:delText>
        </w:r>
        <w:r w:rsidR="008179CB" w:rsidDel="00DC3BC6">
          <w:delText xml:space="preserve"> replicate</w:delText>
        </w:r>
        <w:r w:rsidRPr="000A28AB" w:rsidDel="00DC3BC6">
          <w:delText xml:space="preserve"> </w:delText>
        </w:r>
        <w:r w:rsidR="00001E91" w:rsidRPr="000A28AB" w:rsidDel="00DC3BC6">
          <w:delText xml:space="preserve">monocultures </w:delText>
        </w:r>
        <w:r w:rsidRPr="000A28AB" w:rsidDel="00DC3BC6">
          <w:delText xml:space="preserve">of the </w:delText>
        </w:r>
        <w:r w:rsidR="00517B55" w:rsidDel="00DC3BC6">
          <w:delText>GFP</w:delText>
        </w:r>
        <w:r w:rsidR="00517B55" w:rsidRPr="000A28AB" w:rsidDel="00DC3BC6">
          <w:delText xml:space="preserve"> </w:delText>
        </w:r>
        <w:r w:rsidRPr="000A28AB" w:rsidDel="00DC3BC6">
          <w:delText xml:space="preserve">strain, 30 </w:delText>
        </w:r>
        <w:r w:rsidR="008179CB" w:rsidDel="00DC3BC6">
          <w:delText xml:space="preserve">replicate </w:delText>
        </w:r>
        <w:r w:rsidR="00001E91" w:rsidRPr="000A28AB" w:rsidDel="00DC3BC6">
          <w:delText>monocultures</w:delText>
        </w:r>
        <w:r w:rsidRPr="000A28AB" w:rsidDel="00DC3BC6">
          <w:delText xml:space="preserve"> of the </w:delText>
        </w:r>
        <w:r w:rsidR="00517B55" w:rsidDel="00DC3BC6">
          <w:delText>RFP</w:delText>
        </w:r>
        <w:r w:rsidR="00517B55" w:rsidRPr="000A28AB" w:rsidDel="00DC3BC6">
          <w:delText xml:space="preserve"> </w:delText>
        </w:r>
        <w:r w:rsidRPr="000A28AB" w:rsidDel="00DC3BC6">
          <w:delText>strain alone, and 32</w:delText>
        </w:r>
        <w:r w:rsidR="008179CB" w:rsidDel="00DC3BC6">
          <w:delText xml:space="preserve"> replicate</w:delText>
        </w:r>
        <w:r w:rsidRPr="000A28AB" w:rsidDel="00DC3BC6">
          <w:delText xml:space="preserve"> </w:delText>
        </w:r>
        <w:r w:rsidR="00001E91" w:rsidRPr="000A28AB" w:rsidDel="00DC3BC6">
          <w:delText>mixed cultures</w:delText>
        </w:r>
        <w:r w:rsidRPr="000A28AB" w:rsidDel="00DC3BC6">
          <w:delText xml:space="preserve"> </w:delText>
        </w:r>
        <w:r w:rsidR="00517B55" w:rsidDel="00DC3BC6">
          <w:delText xml:space="preserve">containing the GFP and RFP </w:delText>
        </w:r>
        <w:r w:rsidR="00001E91" w:rsidRPr="000A28AB" w:rsidDel="00DC3BC6">
          <w:delText>strain</w:delText>
        </w:r>
        <w:r w:rsidR="00517B55" w:rsidDel="00DC3BC6">
          <w:delText>s</w:delText>
        </w:r>
        <w:r w:rsidR="00001E91" w:rsidRPr="000A28AB" w:rsidDel="00DC3BC6">
          <w:delText xml:space="preserve"> </w:delText>
        </w:r>
        <w:r w:rsidRPr="000A28AB" w:rsidDel="00DC3BC6">
          <w:delText>together,</w:delText>
        </w:r>
        <w:r w:rsidR="00517B55" w:rsidDel="00DC3BC6">
          <w:delText xml:space="preserve"> were grown</w:delText>
        </w:r>
        <w:r w:rsidR="00B376BD" w:rsidRPr="000A28AB" w:rsidDel="00DC3BC6">
          <w:delText xml:space="preserve"> in a 96-well plate,</w:delText>
        </w:r>
        <w:r w:rsidRPr="000A28AB" w:rsidDel="00DC3BC6">
          <w:delText xml:space="preserve"> </w:delText>
        </w:r>
        <w:r w:rsidR="00517B55" w:rsidDel="00DC3BC6">
          <w:delText>under</w:delText>
        </w:r>
        <w:r w:rsidRPr="000A28AB" w:rsidDel="00DC3BC6">
          <w:delText xml:space="preserve"> the same experimental conditions. The optical density of each </w:delText>
        </w:r>
        <w:r w:rsidR="00001E91" w:rsidRPr="000A28AB" w:rsidDel="00DC3BC6">
          <w:delText>culture</w:delText>
        </w:r>
        <w:r w:rsidRPr="000A28AB" w:rsidDel="00DC3BC6">
          <w:delText xml:space="preserve"> was measured every 15 minutes using a</w:delText>
        </w:r>
        <w:r w:rsidR="00CD2EF9" w:rsidDel="00DC3BC6">
          <w:delText>n automatic</w:delText>
        </w:r>
        <w:r w:rsidRPr="000A28AB" w:rsidDel="00DC3BC6">
          <w:delText xml:space="preserve"> plate reader. </w:delText>
        </w:r>
        <w:r w:rsidR="00517B55" w:rsidDel="00DC3BC6">
          <w:delText>S</w:delText>
        </w:r>
        <w:r w:rsidRPr="000A28AB" w:rsidDel="00DC3BC6">
          <w:delText>ample</w:delText>
        </w:r>
        <w:r w:rsidR="00517B55" w:rsidDel="00DC3BC6">
          <w:delText>s</w:delText>
        </w:r>
        <w:r w:rsidRPr="000A28AB" w:rsidDel="00DC3BC6">
          <w:delText xml:space="preserve"> </w:delText>
        </w:r>
        <w:r w:rsidR="00517B55" w:rsidDel="00DC3BC6">
          <w:delText>were</w:delText>
        </w:r>
        <w:r w:rsidR="00517B55" w:rsidRPr="000A28AB" w:rsidDel="00DC3BC6">
          <w:delText xml:space="preserve"> </w:delText>
        </w:r>
        <w:r w:rsidR="00517B55" w:rsidDel="00DC3BC6">
          <w:delText>collected</w:delText>
        </w:r>
        <w:r w:rsidR="00517B55" w:rsidRPr="000A28AB" w:rsidDel="00DC3BC6">
          <w:delText xml:space="preserve"> </w:delText>
        </w:r>
        <w:r w:rsidRPr="000A28AB" w:rsidDel="00DC3BC6">
          <w:delText xml:space="preserve">from the mixed </w:delText>
        </w:r>
        <w:r w:rsidR="00001E91" w:rsidRPr="000A28AB" w:rsidDel="00DC3BC6">
          <w:delText>cultures</w:delText>
        </w:r>
        <w:r w:rsidRPr="000A28AB" w:rsidDel="00DC3BC6">
          <w:delText xml:space="preserve"> every hour for the first 7-8 hours, and the </w:delText>
        </w:r>
        <w:r w:rsidR="00517B55" w:rsidDel="00DC3BC6">
          <w:delText xml:space="preserve">relative </w:delText>
        </w:r>
        <w:r w:rsidRPr="000A28AB" w:rsidDel="00DC3BC6">
          <w:delText xml:space="preserve">frequencies of the two strains </w:delText>
        </w:r>
        <w:r w:rsidR="00D96F6C" w:rsidRPr="000A28AB" w:rsidDel="00DC3BC6">
          <w:delText xml:space="preserve">were </w:delText>
        </w:r>
        <w:r w:rsidRPr="000A28AB" w:rsidDel="00DC3BC6">
          <w:delText>measured using flow cytometry (see</w:delText>
        </w:r>
        <w:r w:rsidR="006508E8" w:rsidDel="00DC3BC6">
          <w:delText xml:space="preserve"> </w:delText>
        </w:r>
        <w:r w:rsidRPr="000A28AB" w:rsidDel="00DC3BC6">
          <w:fldChar w:fldCharType="begin"/>
        </w:r>
        <w:r w:rsidRPr="000A28AB" w:rsidDel="00DC3BC6">
          <w:delInstrText xml:space="preserve"> REF _Ref439853427 \h </w:delInstrText>
        </w:r>
        <w:r w:rsidR="000A28AB" w:rsidDel="00DC3BC6">
          <w:delInstrText xml:space="preserve"> \* MERGEFORMAT </w:delInstrText>
        </w:r>
        <w:r w:rsidRPr="000A28AB" w:rsidDel="00DC3BC6">
          <w:fldChar w:fldCharType="separate"/>
        </w:r>
      </w:del>
    </w:p>
    <w:p w14:paraId="3B77DE4B" w14:textId="0AA30BF4" w:rsidR="007A7F01" w:rsidRPr="000A28AB" w:rsidDel="00DC3BC6" w:rsidRDefault="00796A41" w:rsidP="004E6396">
      <w:pPr>
        <w:rPr>
          <w:del w:id="390" w:author="Yoav Ram" w:date="2017-10-19T13:53:00Z"/>
        </w:rPr>
      </w:pPr>
      <w:del w:id="391" w:author="Yoav Ram" w:date="2017-10-19T13:53:00Z">
        <w:r w:rsidRPr="000A28AB" w:rsidDel="00DC3BC6">
          <w:delText>Materials and Methods</w:delText>
        </w:r>
        <w:r w:rsidR="007A7F01" w:rsidRPr="000A28AB" w:rsidDel="00DC3BC6">
          <w:fldChar w:fldCharType="end"/>
        </w:r>
        <w:r w:rsidR="007A7F01" w:rsidRPr="000A28AB" w:rsidDel="00DC3BC6">
          <w:delText>).</w:delText>
        </w:r>
      </w:del>
    </w:p>
    <w:p w14:paraId="0097AEA1" w14:textId="26F3BF48" w:rsidR="007A7F01" w:rsidRPr="000A28AB" w:rsidRDefault="002A7156" w:rsidP="00EE3F11">
      <w:ins w:id="392" w:author="Yoav Ram" w:date="2017-10-19T12:40:00Z">
        <w:r>
          <w:t xml:space="preserve">Figure 3D-F show the </w:t>
        </w:r>
      </w:ins>
      <w:del w:id="393" w:author="Yoav Ram" w:date="2017-10-19T12:40:00Z">
        <w:r w:rsidR="00517B55" w:rsidDel="002A7156">
          <w:delText>E</w:delText>
        </w:r>
        <w:r w:rsidR="00001E91" w:rsidRPr="000A28AB" w:rsidDel="002A7156">
          <w:delText xml:space="preserve">mpirical </w:delText>
        </w:r>
      </w:del>
      <w:ins w:id="394" w:author="Yoav Ram" w:date="2017-10-19T12:41:00Z">
        <w:r>
          <w:t xml:space="preserve">results of the </w:t>
        </w:r>
      </w:ins>
      <w:r w:rsidR="00CD2EF9">
        <w:t xml:space="preserve">competition </w:t>
      </w:r>
      <w:del w:id="395" w:author="Yoav Ram" w:date="2017-10-19T12:41:00Z">
        <w:r w:rsidR="00001E91" w:rsidRPr="000A28AB" w:rsidDel="002A7156">
          <w:delText>results</w:delText>
        </w:r>
        <w:r w:rsidR="007A7F01" w:rsidRPr="000A28AB" w:rsidDel="002A7156">
          <w:delText xml:space="preserve"> </w:delText>
        </w:r>
      </w:del>
      <w:ins w:id="396" w:author="Yoav Ram" w:date="2017-10-19T12:41:00Z">
        <w:r>
          <w:t>experiment, that is, the frequency of each strain</w:t>
        </w:r>
      </w:ins>
      <w:ins w:id="397" w:author="Yoav Ram" w:date="2017-10-19T14:00:00Z">
        <w:r w:rsidR="00C02003">
          <w:t xml:space="preserve"> growing together in a</w:t>
        </w:r>
      </w:ins>
      <w:ins w:id="398" w:author="Yoav Ram" w:date="2017-10-19T12:41:00Z">
        <w:r w:rsidR="00C02003">
          <w:t xml:space="preserve"> mixed culture</w:t>
        </w:r>
      </w:ins>
      <w:ins w:id="399" w:author="Yoav Ram" w:date="2017-10-19T14:00:00Z">
        <w:r w:rsidR="00C02003">
          <w:t xml:space="preserve">. These experimental </w:t>
        </w:r>
      </w:ins>
      <w:ins w:id="400" w:author="Yoav Ram" w:date="2017-10-19T14:01:00Z">
        <w:r w:rsidR="00EE3F11">
          <w:t xml:space="preserve">results are compared to the </w:t>
        </w:r>
      </w:ins>
      <w:del w:id="401" w:author="Yoav Ram" w:date="2017-10-19T14:00:00Z">
        <w:r w:rsidR="007A7F01" w:rsidRPr="000A28AB" w:rsidDel="00C02003">
          <w:delText>(</w:delText>
        </w:r>
        <w:r w:rsidR="0046417D" w:rsidDel="00C02003">
          <w:delText>green and red</w:delText>
        </w:r>
        <w:r w:rsidR="0046417D" w:rsidRPr="000A28AB" w:rsidDel="00C02003">
          <w:delText xml:space="preserve"> </w:delText>
        </w:r>
        <w:r w:rsidR="007A7F01" w:rsidRPr="000A28AB" w:rsidDel="00C02003">
          <w:delText>error bars</w:delText>
        </w:r>
      </w:del>
      <w:del w:id="402" w:author="Yoav Ram" w:date="2017-10-19T12:41:00Z">
        <w:r w:rsidR="007A7F01" w:rsidRPr="000A28AB" w:rsidDel="002A7156">
          <w:delText>)</w:delText>
        </w:r>
        <w:r w:rsidR="00001E91" w:rsidRPr="000A28AB" w:rsidDel="002A7156">
          <w:delText xml:space="preserve">, </w:delText>
        </w:r>
      </w:del>
      <w:del w:id="403" w:author="Yoav Ram" w:date="2017-10-19T12:40:00Z">
        <w:r w:rsidR="00517B55" w:rsidRPr="002A7156" w:rsidDel="002A7156">
          <w:rPr>
            <w:iCs/>
            <w:rPrChange w:id="404" w:author="Yoav Ram" w:date="2017-10-19T12:40:00Z">
              <w:rPr>
                <w:i/>
              </w:rPr>
            </w:rPrChange>
          </w:rPr>
          <w:delText xml:space="preserve">Curveball </w:delText>
        </w:r>
      </w:del>
      <w:ins w:id="405" w:author="Yoav Ram" w:date="2017-10-19T12:40:00Z">
        <w:r>
          <w:t xml:space="preserve">model </w:t>
        </w:r>
      </w:ins>
      <w:r w:rsidR="00001E91" w:rsidRPr="000A28AB">
        <w:t>predictions</w:t>
      </w:r>
      <w:ins w:id="406" w:author="Yoav Ram" w:date="2017-10-19T14:01:00Z">
        <w:r w:rsidR="00EE3F11">
          <w:t xml:space="preserve"> in </w:t>
        </w:r>
      </w:ins>
      <w:del w:id="407" w:author="Yoav Ram" w:date="2017-10-19T14:01:00Z">
        <w:r w:rsidR="00001E91" w:rsidRPr="000A28AB" w:rsidDel="00EE3F11">
          <w:delText xml:space="preserve"> (</w:delText>
        </w:r>
      </w:del>
      <w:r w:rsidR="00001E91" w:rsidRPr="000A28AB">
        <w:t xml:space="preserve">green and red </w:t>
      </w:r>
      <w:r w:rsidR="0046417D">
        <w:t>dashed</w:t>
      </w:r>
      <w:r w:rsidR="0046417D" w:rsidRPr="000A28AB">
        <w:t xml:space="preserve"> </w:t>
      </w:r>
      <w:r w:rsidR="00001E91" w:rsidRPr="000A28AB">
        <w:t>lines</w:t>
      </w:r>
      <w:del w:id="408" w:author="Yoav Ram" w:date="2017-10-19T12:41:00Z">
        <w:r w:rsidR="00001E91" w:rsidRPr="000A28AB" w:rsidDel="002A7156">
          <w:delText>),</w:delText>
        </w:r>
        <w:r w:rsidR="007A7F01" w:rsidRPr="000A28AB" w:rsidDel="002A7156">
          <w:delText xml:space="preserve"> </w:delText>
        </w:r>
      </w:del>
      <w:ins w:id="409" w:author="Yoav Ram" w:date="2017-10-19T14:01:00Z">
        <w:r w:rsidR="00EE3F11">
          <w:t xml:space="preserve"> </w:t>
        </w:r>
      </w:ins>
      <w:r w:rsidR="007A7F01" w:rsidRPr="000A28AB">
        <w:t xml:space="preserve">and </w:t>
      </w:r>
      <w:ins w:id="410" w:author="Yoav Ram" w:date="2017-10-19T14:01:00Z">
        <w:r w:rsidR="00EE3F11">
          <w:t xml:space="preserve">to the </w:t>
        </w:r>
      </w:ins>
      <w:r w:rsidR="007A7F01" w:rsidRPr="000A28AB">
        <w:t>exponential model</w:t>
      </w:r>
      <w:r w:rsidR="00001E91" w:rsidRPr="000A28AB">
        <w:t xml:space="preserve"> prediction</w:t>
      </w:r>
      <w:ins w:id="411" w:author="Yoav Ram" w:date="2017-10-19T12:40:00Z">
        <w:r>
          <w:t>s</w:t>
        </w:r>
      </w:ins>
      <w:r w:rsidR="007A7F01" w:rsidRPr="000A28AB">
        <w:t xml:space="preserve"> </w:t>
      </w:r>
      <w:ins w:id="412" w:author="Yoav Ram" w:date="2017-10-19T14:01:00Z">
        <w:r w:rsidR="00EE3F11">
          <w:t xml:space="preserve">in </w:t>
        </w:r>
      </w:ins>
      <w:del w:id="413" w:author="Yoav Ram" w:date="2017-10-19T14:01:00Z">
        <w:r w:rsidR="007A7F01" w:rsidRPr="000A28AB" w:rsidDel="00EE3F11">
          <w:delText xml:space="preserve">(dashed </w:delText>
        </w:r>
      </w:del>
      <w:r w:rsidR="007A7F01" w:rsidRPr="000A28AB">
        <w:t xml:space="preserve">black </w:t>
      </w:r>
      <w:ins w:id="414" w:author="Yoav Ram" w:date="2017-10-19T14:01:00Z">
        <w:r w:rsidR="00EE3F11">
          <w:t xml:space="preserve">dashed </w:t>
        </w:r>
      </w:ins>
      <w:r w:rsidR="007A7F01" w:rsidRPr="000A28AB">
        <w:t>lines</w:t>
      </w:r>
      <w:ins w:id="415" w:author="Yoav Ram" w:date="2017-10-19T14:01:00Z">
        <w:r w:rsidR="00EE3F11">
          <w:t xml:space="preserve"> (</w:t>
        </w:r>
      </w:ins>
      <w:del w:id="416" w:author="Yoav Ram" w:date="2017-10-19T14:01:00Z">
        <w:r w:rsidR="00001E91" w:rsidRPr="000A28AB" w:rsidDel="00EE3F11">
          <w:delText xml:space="preserve">; </w:delText>
        </w:r>
      </w:del>
      <w:r w:rsidR="00001E91" w:rsidRPr="000A28AB">
        <w:t xml:space="preserve">see </w:t>
      </w:r>
      <w:r w:rsidR="00001E91" w:rsidRPr="000A28AB">
        <w:fldChar w:fldCharType="begin"/>
      </w:r>
      <w:r w:rsidR="00001E91" w:rsidRPr="000A28AB">
        <w:instrText xml:space="preserve"> REF _Ref453682586 \h </w:instrText>
      </w:r>
      <w:r w:rsidR="000A28AB">
        <w:instrText xml:space="preserve"> \* MERGEFORMAT </w:instrText>
      </w:r>
      <w:r w:rsidR="00001E91" w:rsidRPr="000A28AB">
        <w:fldChar w:fldCharType="separate"/>
      </w:r>
      <w:r w:rsidR="00796A41" w:rsidRPr="000A28AB">
        <w:t xml:space="preserve">Figure </w:t>
      </w:r>
      <w:r w:rsidR="00796A41">
        <w:t>1</w:t>
      </w:r>
      <w:r w:rsidR="00001E91" w:rsidRPr="000A28AB">
        <w:fldChar w:fldCharType="end"/>
      </w:r>
      <w:r w:rsidR="00001E91" w:rsidRPr="000A28AB">
        <w:t xml:space="preserve"> for details</w:t>
      </w:r>
      <w:ins w:id="417" w:author="Yoav Ram" w:date="2017-10-19T14:01:00Z">
        <w:r w:rsidR="00EE3F11">
          <w:t xml:space="preserve"> on the exponential model</w:t>
        </w:r>
      </w:ins>
      <w:r w:rsidR="007A7F01" w:rsidRPr="000A28AB">
        <w:t>)</w:t>
      </w:r>
      <w:del w:id="418" w:author="Yoav Ram" w:date="2017-10-19T12:41:00Z">
        <w:r w:rsidR="007A7F01" w:rsidRPr="000A28AB" w:rsidDel="002A7156">
          <w:delText xml:space="preserve"> for </w:delText>
        </w:r>
        <w:r w:rsidR="00001E91" w:rsidRPr="000A28AB" w:rsidDel="002A7156">
          <w:delText xml:space="preserve">three </w:delText>
        </w:r>
        <w:r w:rsidR="00CD2EF9" w:rsidDel="002A7156">
          <w:delText xml:space="preserve">different </w:delText>
        </w:r>
        <w:r w:rsidR="007A7F01" w:rsidRPr="000A28AB" w:rsidDel="002A7156">
          <w:delText>experiments</w:delText>
        </w:r>
        <w:r w:rsidR="00517B55" w:rsidDel="002A7156">
          <w:delText xml:space="preserve"> are shown in</w:delText>
        </w:r>
        <w:r w:rsidR="003B757D" w:rsidDel="002A7156">
          <w:delText xml:space="preserve"> </w:delText>
        </w:r>
        <w:r w:rsidR="003B757D" w:rsidDel="002A7156">
          <w:fldChar w:fldCharType="begin"/>
        </w:r>
        <w:r w:rsidR="003B757D" w:rsidDel="002A7156">
          <w:delInstrText xml:space="preserve"> REF _Ref454205622 \h </w:delInstrText>
        </w:r>
        <w:r w:rsidR="003B757D" w:rsidDel="002A7156">
          <w:fldChar w:fldCharType="separate"/>
        </w:r>
        <w:r w:rsidR="00796A41" w:rsidRPr="000A28AB" w:rsidDel="002A7156">
          <w:delText xml:space="preserve">Figure </w:delText>
        </w:r>
        <w:r w:rsidR="00796A41" w:rsidDel="002A7156">
          <w:rPr>
            <w:noProof/>
          </w:rPr>
          <w:delText>3</w:delText>
        </w:r>
        <w:r w:rsidR="003B757D" w:rsidDel="002A7156">
          <w:fldChar w:fldCharType="end"/>
        </w:r>
        <w:r w:rsidR="0046417D" w:rsidDel="002A7156">
          <w:delText>D-F</w:delText>
        </w:r>
      </w:del>
      <w:r w:rsidR="007A7F01" w:rsidRPr="000A28AB">
        <w:t xml:space="preserve">. </w:t>
      </w:r>
      <w:ins w:id="419" w:author="Yoav Ram" w:date="2017-10-19T14:02:00Z">
        <w:r w:rsidR="00EE3F11">
          <w:t xml:space="preserve">Our model </w:t>
        </w:r>
      </w:ins>
      <w:del w:id="420" w:author="Yoav Ram" w:date="2017-10-19T14:02:00Z">
        <w:r w:rsidR="00517B55" w:rsidRPr="00B02278" w:rsidDel="00EE3F11">
          <w:rPr>
            <w:i/>
            <w:iCs/>
          </w:rPr>
          <w:delText>Curveball</w:delText>
        </w:r>
        <w:r w:rsidR="00517B55" w:rsidRPr="000A28AB" w:rsidDel="00EE3F11">
          <w:delText xml:space="preserve"> </w:delText>
        </w:r>
      </w:del>
      <w:r w:rsidR="00E1616E" w:rsidRPr="000A28AB">
        <w:t xml:space="preserve">performs well and </w:t>
      </w:r>
      <w:r w:rsidR="007A7F01" w:rsidRPr="000A28AB">
        <w:t xml:space="preserve">clearly </w:t>
      </w:r>
      <w:r w:rsidR="00581780">
        <w:t xml:space="preserve">improves upon </w:t>
      </w:r>
      <w:r w:rsidR="00E1616E" w:rsidRPr="000A28AB">
        <w:t>the exponential model</w:t>
      </w:r>
      <w:r w:rsidR="007A7F01" w:rsidRPr="000A28AB">
        <w:t xml:space="preserve"> for predicting competition</w:t>
      </w:r>
      <w:r w:rsidR="00CD2EF9">
        <w:t xml:space="preserve"> dynamics</w:t>
      </w:r>
      <w:r w:rsidR="007A7F01" w:rsidRPr="000A28AB">
        <w:t xml:space="preserve"> in </w:t>
      </w:r>
      <w:r w:rsidR="00CD2EF9">
        <w:t xml:space="preserve">a </w:t>
      </w:r>
      <w:r w:rsidR="007A7F01" w:rsidRPr="000A28AB">
        <w:t>mixed culture</w:t>
      </w:r>
      <w:ins w:id="421" w:author="Yoav Ram" w:date="2017-10-19T14:03:00Z">
        <w:r w:rsidR="00EE3F11">
          <w:t xml:space="preserve">: the </w:t>
        </w:r>
      </w:ins>
      <w:ins w:id="422" w:author="Yoav Ram" w:date="2017-10-19T12:42:00Z">
        <w:r>
          <w:t xml:space="preserve">colored dashed lines match the data </w:t>
        </w:r>
      </w:ins>
      <w:ins w:id="423" w:author="Yoav Ram" w:date="2017-10-19T14:03:00Z">
        <w:r w:rsidR="00EE3F11">
          <w:t xml:space="preserve">much </w:t>
        </w:r>
      </w:ins>
      <w:ins w:id="424" w:author="Yoav Ram" w:date="2017-10-19T12:42:00Z">
        <w:r>
          <w:t>better than the black dashed lines</w:t>
        </w:r>
      </w:ins>
      <w:r w:rsidR="007A7F01" w:rsidRPr="000A28AB">
        <w:t>.</w:t>
      </w:r>
    </w:p>
    <w:p w14:paraId="5612FF9F" w14:textId="77777777" w:rsidR="007A7F01" w:rsidRPr="000A28AB" w:rsidRDefault="007A7F01" w:rsidP="00E1616E">
      <w:pPr>
        <w:spacing w:line="240" w:lineRule="auto"/>
      </w:pPr>
    </w:p>
    <w:p w14:paraId="31E56C40" w14:textId="77777777" w:rsidR="007A7F01" w:rsidRPr="000A28AB" w:rsidRDefault="007A7F01"/>
    <w:p w14:paraId="4976B15C" w14:textId="6A97EF9A" w:rsidR="007A7F01" w:rsidRPr="000A28AB" w:rsidRDefault="007A44A4">
      <w:pPr>
        <w:keepNext/>
        <w:jc w:val="center"/>
      </w:pPr>
      <w:ins w:id="425" w:author="Yoav Ram" w:date="2017-10-24T12:14:00Z">
        <w:r>
          <w:rPr>
            <w:noProof/>
          </w:rPr>
          <w:lastRenderedPageBreak/>
          <w:drawing>
            <wp:inline distT="0" distB="0" distL="0" distR="0" wp14:anchorId="43285167" wp14:editId="026B5491">
              <wp:extent cx="5266690" cy="2416175"/>
              <wp:effectExtent l="0" t="0" r="0" b="0"/>
              <wp:docPr id="11" name="Picture 11" descr="Fig-Competition_predi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g-Competition_predictio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6690" cy="2416175"/>
                      </a:xfrm>
                      <a:prstGeom prst="rect">
                        <a:avLst/>
                      </a:prstGeom>
                      <a:noFill/>
                      <a:ln>
                        <a:noFill/>
                      </a:ln>
                    </pic:spPr>
                  </pic:pic>
                </a:graphicData>
              </a:graphic>
            </wp:inline>
          </w:drawing>
        </w:r>
      </w:ins>
      <w:del w:id="426" w:author="Yoav Ram" w:date="2017-10-24T12:13:00Z">
        <w:r w:rsidR="00334F6F" w:rsidRPr="000A28AB" w:rsidDel="007A44A4">
          <w:rPr>
            <w:noProof/>
          </w:rPr>
          <w:drawing>
            <wp:inline distT="0" distB="0" distL="0" distR="0" wp14:anchorId="179ADF4E" wp14:editId="648A8517">
              <wp:extent cx="5266690" cy="2414270"/>
              <wp:effectExtent l="0" t="0" r="0" b="5080"/>
              <wp:docPr id="10" name="Picture 10" descr="D:\workspace\curveball_project\ms\Fig-Competition_predi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workspace\curveball_project\ms\Fig-Competition_prediction.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66690" cy="2414270"/>
                      </a:xfrm>
                      <a:prstGeom prst="rect">
                        <a:avLst/>
                      </a:prstGeom>
                      <a:noFill/>
                      <a:ln>
                        <a:noFill/>
                      </a:ln>
                    </pic:spPr>
                  </pic:pic>
                </a:graphicData>
              </a:graphic>
            </wp:inline>
          </w:drawing>
        </w:r>
      </w:del>
    </w:p>
    <w:p w14:paraId="697EF5A7" w14:textId="49C8C934" w:rsidR="007A7F01" w:rsidRPr="000A28AB" w:rsidDel="005F34D1" w:rsidRDefault="00334F6F" w:rsidP="007A44A4">
      <w:pPr>
        <w:pStyle w:val="Caption"/>
        <w:jc w:val="center"/>
        <w:rPr>
          <w:del w:id="427" w:author="Yoav Ram" w:date="2017-10-19T13:38:00Z"/>
          <w:b w:val="0"/>
          <w:bCs w:val="0"/>
          <w:color w:val="auto"/>
        </w:rPr>
        <w:pPrChange w:id="428" w:author="Yoav Ram" w:date="2017-10-24T12:14:00Z">
          <w:pPr>
            <w:pStyle w:val="Caption"/>
            <w:jc w:val="center"/>
          </w:pPr>
        </w:pPrChange>
      </w:pPr>
      <w:bookmarkStart w:id="429" w:name="_Ref454205622"/>
      <w:bookmarkStart w:id="430" w:name="_Ref439853356"/>
      <w:r w:rsidRPr="000A28AB">
        <w:rPr>
          <w:color w:val="auto"/>
        </w:rPr>
        <w:t xml:space="preserve">Figure </w:t>
      </w:r>
      <w:r w:rsidRPr="000A28AB">
        <w:rPr>
          <w:b w:val="0"/>
          <w:bCs w:val="0"/>
        </w:rPr>
        <w:fldChar w:fldCharType="begin"/>
      </w:r>
      <w:r w:rsidRPr="000A28AB">
        <w:rPr>
          <w:color w:val="auto"/>
        </w:rPr>
        <w:instrText xml:space="preserve"> SEQ Figure \* ARABIC </w:instrText>
      </w:r>
      <w:r w:rsidRPr="000A28AB">
        <w:rPr>
          <w:b w:val="0"/>
          <w:bCs w:val="0"/>
        </w:rPr>
        <w:fldChar w:fldCharType="separate"/>
      </w:r>
      <w:r w:rsidR="00796A41">
        <w:rPr>
          <w:noProof/>
          <w:color w:val="auto"/>
        </w:rPr>
        <w:t>3</w:t>
      </w:r>
      <w:r w:rsidRPr="000A28AB">
        <w:rPr>
          <w:b w:val="0"/>
          <w:bCs w:val="0"/>
        </w:rPr>
        <w:fldChar w:fldCharType="end"/>
      </w:r>
      <w:bookmarkEnd w:id="429"/>
      <w:r w:rsidRPr="000A28AB">
        <w:rPr>
          <w:color w:val="auto"/>
        </w:rPr>
        <w:t>.</w:t>
      </w:r>
      <w:r w:rsidRPr="000A28AB">
        <w:rPr>
          <w:color w:val="auto"/>
          <w:sz w:val="20"/>
          <w:szCs w:val="20"/>
        </w:rPr>
        <w:t xml:space="preserve"> </w:t>
      </w:r>
      <w:r w:rsidRPr="000A28AB">
        <w:rPr>
          <w:color w:val="auto"/>
        </w:rPr>
        <w:t xml:space="preserve">Predicting growth in a mixed </w:t>
      </w:r>
      <w:r w:rsidR="00305BBC" w:rsidRPr="000A28AB">
        <w:rPr>
          <w:color w:val="auto"/>
        </w:rPr>
        <w:t>culture</w:t>
      </w:r>
      <w:r w:rsidRPr="000A28AB">
        <w:rPr>
          <w:color w:val="auto"/>
        </w:rPr>
        <w:t>.</w:t>
      </w:r>
      <w:r w:rsidRPr="000A28AB">
        <w:rPr>
          <w:b w:val="0"/>
          <w:bCs w:val="0"/>
          <w:color w:val="auto"/>
        </w:rPr>
        <w:t xml:space="preserve"> Growth of two </w:t>
      </w:r>
      <w:r w:rsidRPr="000A28AB">
        <w:rPr>
          <w:b w:val="0"/>
          <w:bCs w:val="0"/>
          <w:i/>
          <w:iCs/>
          <w:color w:val="auto"/>
        </w:rPr>
        <w:t>E. coli</w:t>
      </w:r>
      <w:r w:rsidRPr="000A28AB">
        <w:rPr>
          <w:b w:val="0"/>
          <w:bCs w:val="0"/>
          <w:color w:val="auto"/>
        </w:rPr>
        <w:t xml:space="preserve"> </w:t>
      </w:r>
      <w:r w:rsidR="003C1D42" w:rsidRPr="000A28AB">
        <w:rPr>
          <w:b w:val="0"/>
          <w:bCs w:val="0"/>
          <w:color w:val="auto"/>
        </w:rPr>
        <w:t xml:space="preserve">strains </w:t>
      </w:r>
      <w:r w:rsidRPr="000A28AB">
        <w:rPr>
          <w:b w:val="0"/>
          <w:bCs w:val="0"/>
          <w:color w:val="auto"/>
        </w:rPr>
        <w:t xml:space="preserve">competing for resources in a mixed culture. </w:t>
      </w:r>
      <w:r w:rsidR="003C1D42" w:rsidRPr="000A28AB">
        <w:rPr>
          <w:color w:val="auto"/>
        </w:rPr>
        <w:t>(</w:t>
      </w:r>
      <w:r w:rsidRPr="000A28AB">
        <w:rPr>
          <w:color w:val="auto"/>
        </w:rPr>
        <w:t>A-C</w:t>
      </w:r>
      <w:r w:rsidR="003C1D42" w:rsidRPr="000A28AB">
        <w:rPr>
          <w:color w:val="auto"/>
        </w:rPr>
        <w:t>)</w:t>
      </w:r>
      <w:r w:rsidRPr="000A28AB">
        <w:rPr>
          <w:b w:val="0"/>
          <w:bCs w:val="0"/>
          <w:color w:val="auto"/>
        </w:rPr>
        <w:t xml:space="preserve"> </w:t>
      </w:r>
      <w:ins w:id="431" w:author="Yoav Ram" w:date="2017-10-19T12:43:00Z">
        <w:r w:rsidR="002A7156">
          <w:rPr>
            <w:b w:val="0"/>
            <w:bCs w:val="0"/>
            <w:color w:val="auto"/>
          </w:rPr>
          <w:t xml:space="preserve">Solid blue lines show the best-fit </w:t>
        </w:r>
      </w:ins>
      <w:del w:id="432" w:author="Yoav Ram" w:date="2017-10-19T12:43:00Z">
        <w:r w:rsidR="003C1D42" w:rsidRPr="000A28AB" w:rsidDel="002A7156">
          <w:rPr>
            <w:b w:val="0"/>
            <w:bCs w:val="0"/>
            <w:color w:val="auto"/>
          </w:rPr>
          <w:delText xml:space="preserve">Competition </w:delText>
        </w:r>
      </w:del>
      <w:ins w:id="433" w:author="Yoav Ram" w:date="2017-10-19T12:43:00Z">
        <w:r w:rsidR="002A7156">
          <w:rPr>
            <w:b w:val="0"/>
            <w:bCs w:val="0"/>
            <w:color w:val="auto"/>
          </w:rPr>
          <w:t>c</w:t>
        </w:r>
        <w:r w:rsidR="002A7156" w:rsidRPr="000A28AB">
          <w:rPr>
            <w:b w:val="0"/>
            <w:bCs w:val="0"/>
            <w:color w:val="auto"/>
          </w:rPr>
          <w:t xml:space="preserve">ompetition </w:t>
        </w:r>
      </w:ins>
      <w:r w:rsidR="003C1D42" w:rsidRPr="000A28AB">
        <w:rPr>
          <w:b w:val="0"/>
          <w:bCs w:val="0"/>
          <w:color w:val="auto"/>
        </w:rPr>
        <w:t xml:space="preserve">model </w:t>
      </w:r>
      <w:del w:id="434" w:author="Yoav Ram" w:date="2017-10-19T12:43:00Z">
        <w:r w:rsidR="003C1D42" w:rsidRPr="000A28AB" w:rsidDel="002A7156">
          <w:rPr>
            <w:b w:val="0"/>
            <w:bCs w:val="0"/>
            <w:color w:val="auto"/>
          </w:rPr>
          <w:delText xml:space="preserve">fit </w:delText>
        </w:r>
      </w:del>
      <w:r w:rsidR="003C1D42" w:rsidRPr="000A28AB">
        <w:rPr>
          <w:b w:val="0"/>
          <w:bCs w:val="0"/>
          <w:color w:val="auto"/>
        </w:rPr>
        <w:t>(</w:t>
      </w:r>
      <w:del w:id="435" w:author="Yoav Ram" w:date="2017-10-19T12:43:00Z">
        <w:r w:rsidR="003C1D42" w:rsidRPr="000A28AB" w:rsidDel="002A7156">
          <w:rPr>
            <w:b w:val="0"/>
            <w:bCs w:val="0"/>
            <w:color w:val="auto"/>
          </w:rPr>
          <w:delText xml:space="preserve">solid blue lines; </w:delText>
        </w:r>
      </w:del>
      <w:r w:rsidR="003C1D42" w:rsidRPr="000A28AB">
        <w:rPr>
          <w:b w:val="0"/>
          <w:bCs w:val="0"/>
          <w:color w:val="auto"/>
        </w:rPr>
        <w:t>eq. 3)</w:t>
      </w:r>
      <w:ins w:id="436" w:author="Yoav Ram" w:date="2017-10-19T12:43:00Z">
        <w:r w:rsidR="002A7156">
          <w:rPr>
            <w:b w:val="0"/>
            <w:bCs w:val="0"/>
            <w:color w:val="auto"/>
          </w:rPr>
          <w:t xml:space="preserve">, </w:t>
        </w:r>
      </w:ins>
      <w:ins w:id="437" w:author="Yoav Ram" w:date="2017-10-24T12:14:00Z">
        <w:r w:rsidR="007A44A4">
          <w:rPr>
            <w:b w:val="0"/>
            <w:bCs w:val="0"/>
            <w:color w:val="auto"/>
          </w:rPr>
          <w:t>markers</w:t>
        </w:r>
      </w:ins>
      <w:ins w:id="438" w:author="Yoav Ram" w:date="2017-10-19T12:43:00Z">
        <w:r w:rsidR="002A7156">
          <w:rPr>
            <w:b w:val="0"/>
            <w:bCs w:val="0"/>
            <w:color w:val="auto"/>
          </w:rPr>
          <w:t xml:space="preserve"> show </w:t>
        </w:r>
      </w:ins>
      <w:del w:id="439" w:author="Yoav Ram" w:date="2017-10-19T12:43:00Z">
        <w:r w:rsidR="003C1D42" w:rsidRPr="000A28AB" w:rsidDel="002A7156">
          <w:rPr>
            <w:b w:val="0"/>
            <w:bCs w:val="0"/>
            <w:color w:val="auto"/>
          </w:rPr>
          <w:delText xml:space="preserve"> for </w:delText>
        </w:r>
      </w:del>
      <w:ins w:id="440" w:author="Yoav Ram" w:date="2017-10-19T12:43:00Z">
        <w:r w:rsidR="002A7156">
          <w:rPr>
            <w:b w:val="0"/>
            <w:bCs w:val="0"/>
            <w:color w:val="auto"/>
          </w:rPr>
          <w:t xml:space="preserve">growth curve data from </w:t>
        </w:r>
      </w:ins>
      <w:r w:rsidR="003C1D42" w:rsidRPr="000A28AB">
        <w:rPr>
          <w:b w:val="0"/>
          <w:bCs w:val="0"/>
          <w:color w:val="auto"/>
        </w:rPr>
        <w:t>mixed culture</w:t>
      </w:r>
      <w:ins w:id="441" w:author="Yoav Ram" w:date="2017-10-19T12:43:00Z">
        <w:r w:rsidR="00412F63">
          <w:rPr>
            <w:b w:val="0"/>
            <w:bCs w:val="0"/>
            <w:color w:val="auto"/>
          </w:rPr>
          <w:t>s</w:t>
        </w:r>
      </w:ins>
      <w:del w:id="442" w:author="Yoav Ram" w:date="2017-10-19T12:43:00Z">
        <w:r w:rsidR="003C1D42" w:rsidRPr="000A28AB" w:rsidDel="002A7156">
          <w:rPr>
            <w:b w:val="0"/>
            <w:bCs w:val="0"/>
            <w:color w:val="auto"/>
          </w:rPr>
          <w:delText xml:space="preserve"> growth curve data </w:delText>
        </w:r>
      </w:del>
      <w:del w:id="443" w:author="Yoav Ram" w:date="2017-10-24T12:07:00Z">
        <w:r w:rsidR="003C1D42" w:rsidRPr="000A28AB" w:rsidDel="00412F63">
          <w:rPr>
            <w:b w:val="0"/>
            <w:bCs w:val="0"/>
            <w:color w:val="auto"/>
          </w:rPr>
          <w:delText>(</w:delText>
        </w:r>
      </w:del>
      <w:del w:id="444" w:author="Yoav Ram" w:date="2017-10-19T12:43:00Z">
        <w:r w:rsidR="003C1D42" w:rsidRPr="000A28AB" w:rsidDel="002A7156">
          <w:rPr>
            <w:b w:val="0"/>
            <w:bCs w:val="0"/>
            <w:color w:val="auto"/>
          </w:rPr>
          <w:delText>triangles</w:delText>
        </w:r>
        <w:r w:rsidR="001E4CA3" w:rsidDel="002A7156">
          <w:rPr>
            <w:b w:val="0"/>
            <w:bCs w:val="0"/>
            <w:color w:val="auto"/>
          </w:rPr>
          <w:delText xml:space="preserve">, </w:delText>
        </w:r>
      </w:del>
      <w:del w:id="445" w:author="Yoav Ram" w:date="2017-10-19T12:44:00Z">
        <w:r w:rsidR="001E4CA3" w:rsidDel="002A7156">
          <w:rPr>
            <w:b w:val="0"/>
            <w:bCs w:val="0"/>
            <w:color w:val="auto"/>
          </w:rPr>
          <w:delText xml:space="preserve">data of </w:delText>
        </w:r>
      </w:del>
      <w:del w:id="446" w:author="Yoav Ram" w:date="2017-10-24T12:07:00Z">
        <w:r w:rsidR="001E4CA3" w:rsidDel="00412F63">
          <w:rPr>
            <w:b w:val="0"/>
            <w:bCs w:val="0"/>
            <w:color w:val="auto"/>
          </w:rPr>
          <w:delText>blue lines in</w:delText>
        </w:r>
        <w:r w:rsidR="003B757D" w:rsidDel="00412F63">
          <w:rPr>
            <w:b w:val="0"/>
            <w:bCs w:val="0"/>
            <w:color w:val="auto"/>
          </w:rPr>
          <w:delText xml:space="preserve"> </w:delText>
        </w:r>
        <w:r w:rsidR="003B757D" w:rsidRPr="003B757D" w:rsidDel="00412F63">
          <w:fldChar w:fldCharType="begin"/>
        </w:r>
        <w:r w:rsidR="003B757D" w:rsidRPr="003B757D" w:rsidDel="00412F63">
          <w:rPr>
            <w:b w:val="0"/>
            <w:bCs w:val="0"/>
            <w:color w:val="auto"/>
          </w:rPr>
          <w:delInstrText xml:space="preserve"> REF _Ref439852214 \h  \* MERGEFORMAT </w:delInstrText>
        </w:r>
        <w:r w:rsidR="003B757D" w:rsidRPr="003B757D" w:rsidDel="00412F63">
          <w:fldChar w:fldCharType="separate"/>
        </w:r>
        <w:r w:rsidR="00796A41" w:rsidRPr="00796A41" w:rsidDel="00412F63">
          <w:rPr>
            <w:b w:val="0"/>
            <w:bCs w:val="0"/>
            <w:color w:val="auto"/>
          </w:rPr>
          <w:delText xml:space="preserve">Figure </w:delText>
        </w:r>
        <w:r w:rsidR="00796A41" w:rsidRPr="00796A41" w:rsidDel="00412F63">
          <w:rPr>
            <w:b w:val="0"/>
            <w:bCs w:val="0"/>
            <w:noProof/>
            <w:color w:val="auto"/>
          </w:rPr>
          <w:delText>2</w:delText>
        </w:r>
        <w:r w:rsidR="003B757D" w:rsidRPr="003B757D" w:rsidDel="00412F63">
          <w:fldChar w:fldCharType="end"/>
        </w:r>
        <w:r w:rsidR="003B757D" w:rsidDel="00412F63">
          <w:rPr>
            <w:b w:val="0"/>
            <w:bCs w:val="0"/>
            <w:color w:val="auto"/>
          </w:rPr>
          <w:delText>A-C</w:delText>
        </w:r>
        <w:r w:rsidR="003C1D42" w:rsidRPr="003B757D" w:rsidDel="00412F63">
          <w:rPr>
            <w:b w:val="0"/>
            <w:bCs w:val="0"/>
            <w:color w:val="auto"/>
          </w:rPr>
          <w:delText>)</w:delText>
        </w:r>
      </w:del>
      <w:r w:rsidR="003C1D42" w:rsidRPr="003B757D">
        <w:rPr>
          <w:b w:val="0"/>
          <w:bCs w:val="0"/>
          <w:color w:val="auto"/>
        </w:rPr>
        <w:t xml:space="preserve">. </w:t>
      </w:r>
      <w:r w:rsidR="003C1D42" w:rsidRPr="000A28AB">
        <w:rPr>
          <w:b w:val="0"/>
          <w:bCs w:val="0"/>
          <w:color w:val="auto"/>
        </w:rPr>
        <w:t>Error bars show standard deviation</w:t>
      </w:r>
      <w:r w:rsidR="00CD2EF9">
        <w:rPr>
          <w:b w:val="0"/>
          <w:bCs w:val="0"/>
          <w:color w:val="auto"/>
        </w:rPr>
        <w:t xml:space="preserve"> from 30 replicates</w:t>
      </w:r>
      <w:r w:rsidR="003C1D42" w:rsidRPr="000A28AB">
        <w:rPr>
          <w:b w:val="0"/>
          <w:bCs w:val="0"/>
          <w:color w:val="auto"/>
        </w:rPr>
        <w:t xml:space="preserve"> (</w:t>
      </w:r>
      <w:r w:rsidR="00581780">
        <w:rPr>
          <w:b w:val="0"/>
          <w:bCs w:val="0"/>
          <w:color w:val="auto"/>
        </w:rPr>
        <w:t>extremely small</w:t>
      </w:r>
      <w:r w:rsidR="003C1D42" w:rsidRPr="000A28AB">
        <w:rPr>
          <w:b w:val="0"/>
          <w:bCs w:val="0"/>
          <w:color w:val="auto"/>
        </w:rPr>
        <w:t xml:space="preserve"> in B)</w:t>
      </w:r>
      <w:r w:rsidRPr="000A28AB">
        <w:rPr>
          <w:b w:val="0"/>
          <w:bCs w:val="0"/>
          <w:color w:val="auto"/>
        </w:rPr>
        <w:t>; dashed black lines represent the exponential model prediction (</w:t>
      </w:r>
      <w:del w:id="447" w:author="Yoav Ram" w:date="2017-10-19T12:44:00Z">
        <w:r w:rsidRPr="000A28AB" w:rsidDel="002A7156">
          <w:rPr>
            <w:b w:val="0"/>
            <w:bCs w:val="0"/>
            <w:color w:val="auto"/>
          </w:rPr>
          <w:delText xml:space="preserve">see </w:delText>
        </w:r>
      </w:del>
      <w:r w:rsidRPr="000A28AB">
        <w:rPr>
          <w:b w:val="0"/>
          <w:bCs w:val="0"/>
          <w:color w:val="auto"/>
        </w:rPr>
        <w:t xml:space="preserve">Figure </w:t>
      </w:r>
      <w:r w:rsidR="003C1D42" w:rsidRPr="000A28AB">
        <w:rPr>
          <w:b w:val="0"/>
          <w:bCs w:val="0"/>
          <w:color w:val="auto"/>
        </w:rPr>
        <w:t>1</w:t>
      </w:r>
      <w:r w:rsidRPr="000A28AB">
        <w:rPr>
          <w:b w:val="0"/>
          <w:bCs w:val="0"/>
          <w:color w:val="auto"/>
        </w:rPr>
        <w:t xml:space="preserve">). </w:t>
      </w:r>
      <w:r w:rsidR="003C1D42" w:rsidRPr="000A28AB">
        <w:rPr>
          <w:color w:val="auto"/>
        </w:rPr>
        <w:t>(</w:t>
      </w:r>
      <w:r w:rsidRPr="000A28AB">
        <w:rPr>
          <w:color w:val="auto"/>
        </w:rPr>
        <w:t>D-F</w:t>
      </w:r>
      <w:r w:rsidR="003C1D42" w:rsidRPr="000A28AB">
        <w:rPr>
          <w:color w:val="auto"/>
        </w:rPr>
        <w:t>)</w:t>
      </w:r>
      <w:r w:rsidRPr="000A28AB">
        <w:rPr>
          <w:b w:val="0"/>
          <w:bCs w:val="0"/>
          <w:color w:val="auto"/>
        </w:rPr>
        <w:t xml:space="preserve"> </w:t>
      </w:r>
      <w:r w:rsidR="003C1D42" w:rsidRPr="000A28AB">
        <w:rPr>
          <w:b w:val="0"/>
          <w:bCs w:val="0"/>
          <w:color w:val="auto"/>
        </w:rPr>
        <w:t xml:space="preserve">Comparison of </w:t>
      </w:r>
      <w:del w:id="448" w:author="Yoav Ram" w:date="2017-10-19T12:44:00Z">
        <w:r w:rsidR="003C1D42" w:rsidRPr="000A28AB" w:rsidDel="002A7156">
          <w:rPr>
            <w:b w:val="0"/>
            <w:bCs w:val="0"/>
            <w:color w:val="auto"/>
          </w:rPr>
          <w:delText xml:space="preserve">empirical </w:delText>
        </w:r>
      </w:del>
      <w:ins w:id="449" w:author="Yoav Ram" w:date="2017-10-19T12:44:00Z">
        <w:r w:rsidR="002A7156">
          <w:rPr>
            <w:b w:val="0"/>
            <w:bCs w:val="0"/>
            <w:color w:val="auto"/>
          </w:rPr>
          <w:t xml:space="preserve">experimental data </w:t>
        </w:r>
      </w:ins>
      <w:r w:rsidR="003C1D42" w:rsidRPr="000A28AB">
        <w:rPr>
          <w:b w:val="0"/>
          <w:bCs w:val="0"/>
          <w:color w:val="auto"/>
        </w:rPr>
        <w:t xml:space="preserve">(circles) and </w:t>
      </w:r>
      <w:ins w:id="450" w:author="Yoav Ram" w:date="2017-10-19T12:44:00Z">
        <w:r w:rsidR="002A7156">
          <w:rPr>
            <w:b w:val="0"/>
            <w:bCs w:val="0"/>
            <w:color w:val="auto"/>
          </w:rPr>
          <w:t xml:space="preserve">model </w:t>
        </w:r>
      </w:ins>
      <w:r w:rsidR="003C1D42" w:rsidRPr="000A28AB">
        <w:rPr>
          <w:b w:val="0"/>
          <w:bCs w:val="0"/>
          <w:color w:val="auto"/>
        </w:rPr>
        <w:t>predict</w:t>
      </w:r>
      <w:ins w:id="451" w:author="Yoav Ram" w:date="2017-10-19T12:44:00Z">
        <w:r w:rsidR="002A7156">
          <w:rPr>
            <w:b w:val="0"/>
            <w:bCs w:val="0"/>
            <w:color w:val="auto"/>
          </w:rPr>
          <w:t>ion</w:t>
        </w:r>
      </w:ins>
      <w:del w:id="452" w:author="Yoav Ram" w:date="2017-10-19T12:44:00Z">
        <w:r w:rsidR="003C1D42" w:rsidRPr="000A28AB" w:rsidDel="002A7156">
          <w:rPr>
            <w:b w:val="0"/>
            <w:bCs w:val="0"/>
            <w:color w:val="auto"/>
          </w:rPr>
          <w:delText>ed</w:delText>
        </w:r>
      </w:del>
      <w:r w:rsidR="003C1D42" w:rsidRPr="000A28AB">
        <w:rPr>
          <w:b w:val="0"/>
          <w:bCs w:val="0"/>
          <w:color w:val="auto"/>
        </w:rPr>
        <w:t xml:space="preserve"> (dashed lines</w:t>
      </w:r>
      <w:r w:rsidR="006A4E61" w:rsidRPr="004243B0">
        <w:rPr>
          <w:b w:val="0"/>
          <w:bCs w:val="0"/>
          <w:color w:val="auto"/>
        </w:rPr>
        <w:t xml:space="preserve">; </w:t>
      </w:r>
      <w:r w:rsidR="00CD2EF9" w:rsidRPr="004243B0">
        <w:rPr>
          <w:b w:val="0"/>
          <w:bCs w:val="0"/>
          <w:color w:val="auto"/>
        </w:rPr>
        <w:t>s</w:t>
      </w:r>
      <w:r w:rsidR="006A4E61" w:rsidRPr="004243B0">
        <w:rPr>
          <w:b w:val="0"/>
          <w:bCs w:val="0"/>
          <w:color w:val="auto"/>
        </w:rPr>
        <w:t xml:space="preserve">ee </w:t>
      </w:r>
      <w:r w:rsidR="006A4E61" w:rsidRPr="004243B0">
        <w:fldChar w:fldCharType="begin"/>
      </w:r>
      <w:r w:rsidR="006A4E61" w:rsidRPr="004243B0">
        <w:rPr>
          <w:b w:val="0"/>
          <w:bCs w:val="0"/>
          <w:color w:val="auto"/>
        </w:rPr>
        <w:instrText xml:space="preserve"> REF _Ref454205793 \h  \* MERGEFORMAT </w:instrText>
      </w:r>
      <w:r w:rsidR="006A4E61" w:rsidRPr="004243B0">
        <w:fldChar w:fldCharType="separate"/>
      </w:r>
      <w:r w:rsidR="00796A41" w:rsidRPr="00796A41">
        <w:rPr>
          <w:b w:val="0"/>
          <w:bCs w:val="0"/>
          <w:color w:val="auto"/>
        </w:rPr>
        <w:t>Figure S3</w:t>
      </w:r>
      <w:r w:rsidR="006A4E61" w:rsidRPr="004243B0">
        <w:fldChar w:fldCharType="end"/>
      </w:r>
      <w:r w:rsidR="006A4E61" w:rsidRPr="004243B0">
        <w:rPr>
          <w:b w:val="0"/>
          <w:bCs w:val="0"/>
          <w:color w:val="auto"/>
        </w:rPr>
        <w:t xml:space="preserve"> for confidence intervals</w:t>
      </w:r>
      <w:r w:rsidR="003C1D42" w:rsidRPr="004243B0">
        <w:rPr>
          <w:b w:val="0"/>
          <w:bCs w:val="0"/>
          <w:color w:val="auto"/>
        </w:rPr>
        <w:t>)</w:t>
      </w:r>
      <w:r w:rsidR="003C1D42" w:rsidRPr="000A28AB">
        <w:rPr>
          <w:b w:val="0"/>
          <w:bCs w:val="0"/>
          <w:color w:val="auto"/>
        </w:rPr>
        <w:t xml:space="preserve"> </w:t>
      </w:r>
      <w:ins w:id="453" w:author="Yoav Ram" w:date="2017-10-19T12:44:00Z">
        <w:r w:rsidR="00863BB7">
          <w:rPr>
            <w:b w:val="0"/>
            <w:bCs w:val="0"/>
            <w:color w:val="auto"/>
          </w:rPr>
          <w:t xml:space="preserve">of </w:t>
        </w:r>
      </w:ins>
      <w:r w:rsidR="003C1D42" w:rsidRPr="000A28AB">
        <w:rPr>
          <w:b w:val="0"/>
          <w:bCs w:val="0"/>
          <w:color w:val="auto"/>
        </w:rPr>
        <w:t xml:space="preserve">strain </w:t>
      </w:r>
      <w:r w:rsidRPr="000A28AB">
        <w:rPr>
          <w:b w:val="0"/>
          <w:bCs w:val="0"/>
          <w:color w:val="auto"/>
        </w:rPr>
        <w:t xml:space="preserve">frequencies </w:t>
      </w:r>
      <w:r w:rsidR="003C1D42" w:rsidRPr="000A28AB">
        <w:rPr>
          <w:b w:val="0"/>
          <w:bCs w:val="0"/>
          <w:color w:val="auto"/>
        </w:rPr>
        <w:t>in a mixed culture</w:t>
      </w:r>
      <w:del w:id="454" w:author="Yoav Ram" w:date="2017-10-19T12:45:00Z">
        <w:r w:rsidR="003C1D42" w:rsidRPr="000A28AB" w:rsidDel="00863BB7">
          <w:rPr>
            <w:b w:val="0"/>
            <w:bCs w:val="0"/>
            <w:color w:val="auto"/>
          </w:rPr>
          <w:delText>, corresponding to the growth curves in A-C</w:delText>
        </w:r>
      </w:del>
      <w:r w:rsidRPr="000A28AB">
        <w:rPr>
          <w:b w:val="0"/>
          <w:bCs w:val="0"/>
          <w:color w:val="auto"/>
        </w:rPr>
        <w:t xml:space="preserve">. </w:t>
      </w:r>
      <w:r w:rsidR="003C1D42" w:rsidRPr="000A28AB">
        <w:rPr>
          <w:b w:val="0"/>
          <w:bCs w:val="0"/>
          <w:color w:val="auto"/>
        </w:rPr>
        <w:t xml:space="preserve">Green and red dashed lines show </w:t>
      </w:r>
      <w:r w:rsidR="00581780" w:rsidRPr="00B02278">
        <w:rPr>
          <w:b w:val="0"/>
          <w:bCs w:val="0"/>
          <w:i/>
          <w:iCs/>
          <w:color w:val="auto"/>
        </w:rPr>
        <w:t>Curveball</w:t>
      </w:r>
      <w:r w:rsidR="00581780" w:rsidRPr="000A28AB">
        <w:rPr>
          <w:b w:val="0"/>
          <w:bCs w:val="0"/>
          <w:color w:val="auto"/>
        </w:rPr>
        <w:t xml:space="preserve"> </w:t>
      </w:r>
      <w:r w:rsidR="003C1D42" w:rsidRPr="000A28AB">
        <w:rPr>
          <w:b w:val="0"/>
          <w:bCs w:val="0"/>
          <w:color w:val="auto"/>
        </w:rPr>
        <w:t>prediction</w:t>
      </w:r>
      <w:r w:rsidR="00CD2EF9">
        <w:rPr>
          <w:b w:val="0"/>
          <w:bCs w:val="0"/>
          <w:color w:val="auto"/>
        </w:rPr>
        <w:t>s</w:t>
      </w:r>
      <w:r w:rsidR="003C1D42" w:rsidRPr="000A28AB">
        <w:rPr>
          <w:b w:val="0"/>
          <w:bCs w:val="0"/>
          <w:color w:val="auto"/>
        </w:rPr>
        <w:t>; dashed black lines show exponential model prediction</w:t>
      </w:r>
      <w:r w:rsidR="00CD2EF9">
        <w:rPr>
          <w:b w:val="0"/>
          <w:bCs w:val="0"/>
          <w:color w:val="auto"/>
        </w:rPr>
        <w:t>s</w:t>
      </w:r>
      <w:r w:rsidR="003C1D42" w:rsidRPr="000A28AB">
        <w:rPr>
          <w:b w:val="0"/>
          <w:bCs w:val="0"/>
          <w:color w:val="auto"/>
        </w:rPr>
        <w:t>. E</w:t>
      </w:r>
      <w:r w:rsidRPr="000A28AB">
        <w:rPr>
          <w:b w:val="0"/>
          <w:bCs w:val="0"/>
          <w:color w:val="auto"/>
        </w:rPr>
        <w:t xml:space="preserve">rror bars </w:t>
      </w:r>
      <w:r w:rsidR="003C1D42" w:rsidRPr="000A28AB">
        <w:rPr>
          <w:b w:val="0"/>
          <w:bCs w:val="0"/>
          <w:color w:val="auto"/>
        </w:rPr>
        <w:t>show</w:t>
      </w:r>
      <w:r w:rsidRPr="000A28AB">
        <w:rPr>
          <w:b w:val="0"/>
          <w:bCs w:val="0"/>
          <w:color w:val="auto"/>
        </w:rPr>
        <w:t xml:space="preserve"> standard deviation</w:t>
      </w:r>
      <w:r w:rsidR="003C1D42" w:rsidRPr="000A28AB">
        <w:rPr>
          <w:b w:val="0"/>
          <w:bCs w:val="0"/>
          <w:color w:val="auto"/>
        </w:rPr>
        <w:t xml:space="preserve"> (hardly seen in D and F). </w:t>
      </w:r>
      <w:r w:rsidR="00305BBC" w:rsidRPr="000A28AB">
        <w:rPr>
          <w:b w:val="0"/>
          <w:bCs w:val="0"/>
          <w:color w:val="auto"/>
        </w:rPr>
        <w:t xml:space="preserve">Root mean squared error of </w:t>
      </w:r>
      <w:del w:id="455" w:author="Yoav Ram" w:date="2017-10-19T12:45:00Z">
        <w:r w:rsidR="00305BBC" w:rsidRPr="000A28AB" w:rsidDel="00863BB7">
          <w:rPr>
            <w:b w:val="0"/>
            <w:bCs w:val="0"/>
            <w:color w:val="auto"/>
          </w:rPr>
          <w:delText>mixed culture</w:delText>
        </w:r>
      </w:del>
      <w:ins w:id="456" w:author="Yoav Ram" w:date="2017-10-19T12:45:00Z">
        <w:r w:rsidR="00863BB7">
          <w:rPr>
            <w:b w:val="0"/>
            <w:bCs w:val="0"/>
            <w:color w:val="auto"/>
          </w:rPr>
          <w:t>model</w:t>
        </w:r>
      </w:ins>
      <w:r w:rsidR="00305BBC" w:rsidRPr="000A28AB">
        <w:rPr>
          <w:b w:val="0"/>
          <w:bCs w:val="0"/>
          <w:color w:val="auto"/>
        </w:rPr>
        <w:t xml:space="preserve"> fit (solid blue line to blue triangles</w:t>
      </w:r>
      <w:ins w:id="457" w:author="Yoav Ram" w:date="2017-10-19T12:45:00Z">
        <w:r w:rsidR="00863BB7">
          <w:rPr>
            <w:b w:val="0"/>
            <w:bCs w:val="0"/>
            <w:color w:val="auto"/>
          </w:rPr>
          <w:t xml:space="preserve"> A-C</w:t>
        </w:r>
      </w:ins>
      <w:r w:rsidR="00305BBC" w:rsidRPr="000A28AB">
        <w:rPr>
          <w:b w:val="0"/>
          <w:bCs w:val="0"/>
          <w:color w:val="auto"/>
        </w:rPr>
        <w:t>)</w:t>
      </w:r>
      <w:ins w:id="458" w:author="Yoav Ram" w:date="2017-10-19T12:46:00Z">
        <w:r w:rsidR="00863BB7">
          <w:rPr>
            <w:b w:val="0"/>
            <w:bCs w:val="0"/>
            <w:color w:val="auto"/>
          </w:rPr>
          <w:t xml:space="preserve"> are</w:t>
        </w:r>
      </w:ins>
      <w:del w:id="459" w:author="Yoav Ram" w:date="2017-10-19T12:46:00Z">
        <w:r w:rsidR="00305BBC" w:rsidRPr="000A28AB" w:rsidDel="00863BB7">
          <w:rPr>
            <w:b w:val="0"/>
            <w:bCs w:val="0"/>
            <w:color w:val="auto"/>
          </w:rPr>
          <w:delText>:</w:delText>
        </w:r>
      </w:del>
      <w:r w:rsidR="00305BBC" w:rsidRPr="000A28AB">
        <w:rPr>
          <w:b w:val="0"/>
          <w:bCs w:val="0"/>
          <w:color w:val="auto"/>
        </w:rPr>
        <w:t xml:space="preserve"> </w:t>
      </w:r>
      <w:del w:id="460" w:author="Yoav Ram" w:date="2017-10-19T12:46:00Z">
        <w:r w:rsidR="00305BBC" w:rsidRPr="000A28AB" w:rsidDel="00863BB7">
          <w:rPr>
            <w:b w:val="0"/>
            <w:bCs w:val="0"/>
            <w:color w:val="auto"/>
          </w:rPr>
          <w:delText xml:space="preserve">A, </w:delText>
        </w:r>
      </w:del>
      <w:r w:rsidR="00305BBC" w:rsidRPr="000A28AB">
        <w:rPr>
          <w:b w:val="0"/>
          <w:bCs w:val="0"/>
          <w:color w:val="auto"/>
        </w:rPr>
        <w:t>0.011</w:t>
      </w:r>
      <w:ins w:id="461" w:author="Yoav Ram" w:date="2017-10-19T12:46:00Z">
        <w:r w:rsidR="00863BB7">
          <w:rPr>
            <w:b w:val="0"/>
            <w:bCs w:val="0"/>
            <w:color w:val="auto"/>
          </w:rPr>
          <w:t xml:space="preserve"> for A</w:t>
        </w:r>
      </w:ins>
      <w:ins w:id="462" w:author="Yoav Ram" w:date="2017-10-19T12:48:00Z">
        <w:r w:rsidR="00863BB7">
          <w:rPr>
            <w:b w:val="0"/>
            <w:bCs w:val="0"/>
            <w:color w:val="auto"/>
          </w:rPr>
          <w:t>,</w:t>
        </w:r>
      </w:ins>
      <w:del w:id="463" w:author="Yoav Ram" w:date="2017-10-19T12:48:00Z">
        <w:r w:rsidR="00305BBC" w:rsidRPr="000A28AB" w:rsidDel="00863BB7">
          <w:rPr>
            <w:b w:val="0"/>
            <w:bCs w:val="0"/>
            <w:color w:val="auto"/>
          </w:rPr>
          <w:delText>;</w:delText>
        </w:r>
      </w:del>
      <w:r w:rsidR="00305BBC" w:rsidRPr="000A28AB">
        <w:rPr>
          <w:b w:val="0"/>
          <w:bCs w:val="0"/>
          <w:color w:val="auto"/>
        </w:rPr>
        <w:t xml:space="preserve"> </w:t>
      </w:r>
      <w:del w:id="464" w:author="Yoav Ram" w:date="2017-10-19T12:46:00Z">
        <w:r w:rsidR="00305BBC" w:rsidRPr="000A28AB" w:rsidDel="00863BB7">
          <w:rPr>
            <w:b w:val="0"/>
            <w:bCs w:val="0"/>
            <w:color w:val="auto"/>
          </w:rPr>
          <w:delText xml:space="preserve">B, </w:delText>
        </w:r>
      </w:del>
      <w:r w:rsidR="00305BBC" w:rsidRPr="000A28AB">
        <w:rPr>
          <w:b w:val="0"/>
          <w:bCs w:val="0"/>
          <w:color w:val="auto"/>
        </w:rPr>
        <w:t>0.01</w:t>
      </w:r>
      <w:ins w:id="465" w:author="Yoav Ram" w:date="2017-10-19T12:46:00Z">
        <w:r w:rsidR="00863BB7">
          <w:rPr>
            <w:b w:val="0"/>
            <w:bCs w:val="0"/>
            <w:color w:val="auto"/>
          </w:rPr>
          <w:t xml:space="preserve"> for B</w:t>
        </w:r>
      </w:ins>
      <w:ins w:id="466" w:author="Yoav Ram" w:date="2017-10-19T12:48:00Z">
        <w:r w:rsidR="00863BB7">
          <w:rPr>
            <w:b w:val="0"/>
            <w:bCs w:val="0"/>
            <w:color w:val="auto"/>
          </w:rPr>
          <w:t>,</w:t>
        </w:r>
      </w:ins>
      <w:del w:id="467" w:author="Yoav Ram" w:date="2017-10-19T12:48:00Z">
        <w:r w:rsidR="00305BBC" w:rsidRPr="000A28AB" w:rsidDel="00863BB7">
          <w:rPr>
            <w:b w:val="0"/>
            <w:bCs w:val="0"/>
            <w:color w:val="auto"/>
          </w:rPr>
          <w:delText>;</w:delText>
        </w:r>
      </w:del>
      <w:ins w:id="468" w:author="Yoav Ram" w:date="2017-10-19T12:46:00Z">
        <w:r w:rsidR="00863BB7">
          <w:rPr>
            <w:b w:val="0"/>
            <w:bCs w:val="0"/>
            <w:color w:val="auto"/>
          </w:rPr>
          <w:t xml:space="preserve"> and</w:t>
        </w:r>
      </w:ins>
      <w:r w:rsidR="00305BBC" w:rsidRPr="000A28AB">
        <w:rPr>
          <w:b w:val="0"/>
          <w:bCs w:val="0"/>
          <w:color w:val="auto"/>
        </w:rPr>
        <w:t xml:space="preserve"> </w:t>
      </w:r>
      <w:del w:id="469" w:author="Yoav Ram" w:date="2017-10-19T12:46:00Z">
        <w:r w:rsidR="00305BBC" w:rsidRPr="000A28AB" w:rsidDel="00863BB7">
          <w:rPr>
            <w:b w:val="0"/>
            <w:bCs w:val="0"/>
            <w:color w:val="auto"/>
          </w:rPr>
          <w:delText xml:space="preserve">C, </w:delText>
        </w:r>
      </w:del>
      <w:r w:rsidR="00305BBC" w:rsidRPr="000A28AB">
        <w:rPr>
          <w:b w:val="0"/>
          <w:bCs w:val="0"/>
          <w:color w:val="auto"/>
        </w:rPr>
        <w:t>0.008</w:t>
      </w:r>
      <w:ins w:id="470" w:author="Yoav Ram" w:date="2017-10-19T12:46:00Z">
        <w:r w:rsidR="00863BB7">
          <w:rPr>
            <w:b w:val="0"/>
            <w:bCs w:val="0"/>
            <w:color w:val="auto"/>
          </w:rPr>
          <w:t xml:space="preserve"> for C</w:t>
        </w:r>
      </w:ins>
      <w:r w:rsidR="00305BBC" w:rsidRPr="000A28AB">
        <w:rPr>
          <w:b w:val="0"/>
          <w:bCs w:val="0"/>
          <w:color w:val="auto"/>
        </w:rPr>
        <w:t>.</w:t>
      </w:r>
      <w:r w:rsidR="007755AA" w:rsidRPr="000A28AB">
        <w:rPr>
          <w:b w:val="0"/>
          <w:bCs w:val="0"/>
          <w:color w:val="auto"/>
        </w:rPr>
        <w:t xml:space="preserve"> </w:t>
      </w:r>
      <w:r w:rsidR="00305BBC" w:rsidRPr="000A28AB">
        <w:rPr>
          <w:b w:val="0"/>
          <w:bCs w:val="0"/>
          <w:color w:val="auto"/>
        </w:rPr>
        <w:t xml:space="preserve"> Estimated competition coefficients</w:t>
      </w:r>
      <w:ins w:id="471" w:author="Yoav Ram" w:date="2017-10-19T12:46:00Z">
        <w:r w:rsidR="00863BB7">
          <w:rPr>
            <w:b w:val="0"/>
            <w:bCs w:val="0"/>
            <w:color w:val="auto"/>
          </w:rPr>
          <w:t xml:space="preserve"> are</w:t>
        </w:r>
      </w:ins>
      <w:del w:id="472" w:author="Yoav Ram" w:date="2017-10-19T12:46:00Z">
        <w:r w:rsidR="00305BBC" w:rsidRPr="000A28AB" w:rsidDel="00863BB7">
          <w:rPr>
            <w:b w:val="0"/>
            <w:bCs w:val="0"/>
            <w:color w:val="auto"/>
          </w:rPr>
          <w:delText>:</w:delText>
        </w:r>
      </w:del>
      <w:r w:rsidR="00305BBC" w:rsidRPr="000A28AB">
        <w:rPr>
          <w:b w:val="0"/>
          <w:bCs w:val="0"/>
          <w:color w:val="auto"/>
        </w:rPr>
        <w:t xml:space="preserve"> </w:t>
      </w:r>
      <w:del w:id="473" w:author="Yoav Ram" w:date="2017-10-19T12:46:00Z">
        <w:r w:rsidR="00305BBC" w:rsidRPr="000A28AB" w:rsidDel="00863BB7">
          <w:rPr>
            <w:b w:val="0"/>
            <w:bCs w:val="0"/>
            <w:color w:val="auto"/>
          </w:rPr>
          <w:delText xml:space="preserve">D, </w:delText>
        </w:r>
      </w:del>
      <w:r w:rsidR="00305BBC" w:rsidRPr="000A28AB">
        <w:rPr>
          <w:b w:val="0"/>
          <w:bCs w:val="0"/>
          <w:color w:val="auto"/>
        </w:rPr>
        <w:t>a</w:t>
      </w:r>
      <w:r w:rsidR="00305BBC" w:rsidRPr="000A28AB">
        <w:rPr>
          <w:b w:val="0"/>
          <w:bCs w:val="0"/>
          <w:color w:val="auto"/>
          <w:vertAlign w:val="subscript"/>
        </w:rPr>
        <w:t>1</w:t>
      </w:r>
      <w:r w:rsidR="00305BBC" w:rsidRPr="000A28AB">
        <w:rPr>
          <w:b w:val="0"/>
          <w:bCs w:val="0"/>
          <w:color w:val="auto"/>
        </w:rPr>
        <w:t>=10, a</w:t>
      </w:r>
      <w:r w:rsidR="00305BBC" w:rsidRPr="000A28AB">
        <w:rPr>
          <w:b w:val="0"/>
          <w:bCs w:val="0"/>
          <w:color w:val="auto"/>
          <w:vertAlign w:val="subscript"/>
        </w:rPr>
        <w:t>2</w:t>
      </w:r>
      <w:r w:rsidR="00305BBC" w:rsidRPr="000A28AB">
        <w:rPr>
          <w:b w:val="0"/>
          <w:bCs w:val="0"/>
          <w:color w:val="auto"/>
        </w:rPr>
        <w:t>=0.77</w:t>
      </w:r>
      <w:ins w:id="474" w:author="Yoav Ram" w:date="2017-10-19T12:46:00Z">
        <w:r w:rsidR="00863BB7">
          <w:rPr>
            <w:b w:val="0"/>
            <w:bCs w:val="0"/>
            <w:color w:val="auto"/>
          </w:rPr>
          <w:t xml:space="preserve"> for D</w:t>
        </w:r>
      </w:ins>
      <w:r w:rsidR="00305BBC" w:rsidRPr="000A28AB">
        <w:rPr>
          <w:b w:val="0"/>
          <w:bCs w:val="0"/>
          <w:color w:val="auto"/>
        </w:rPr>
        <w:t xml:space="preserve">; </w:t>
      </w:r>
      <w:del w:id="475" w:author="Yoav Ram" w:date="2017-10-19T12:47:00Z">
        <w:r w:rsidR="00305BBC" w:rsidRPr="000A28AB" w:rsidDel="00863BB7">
          <w:rPr>
            <w:b w:val="0"/>
            <w:bCs w:val="0"/>
            <w:color w:val="auto"/>
          </w:rPr>
          <w:delText xml:space="preserve">E, </w:delText>
        </w:r>
      </w:del>
      <w:r w:rsidR="00305BBC" w:rsidRPr="000A28AB">
        <w:rPr>
          <w:b w:val="0"/>
          <w:bCs w:val="0"/>
          <w:color w:val="auto"/>
        </w:rPr>
        <w:t>a</w:t>
      </w:r>
      <w:r w:rsidR="00305BBC" w:rsidRPr="000A28AB">
        <w:rPr>
          <w:b w:val="0"/>
          <w:bCs w:val="0"/>
          <w:color w:val="auto"/>
          <w:vertAlign w:val="subscript"/>
        </w:rPr>
        <w:t>1</w:t>
      </w:r>
      <w:r w:rsidR="00305BBC" w:rsidRPr="000A28AB">
        <w:rPr>
          <w:b w:val="0"/>
          <w:bCs w:val="0"/>
          <w:color w:val="auto"/>
        </w:rPr>
        <w:t>=3.7, a</w:t>
      </w:r>
      <w:r w:rsidR="00305BBC" w:rsidRPr="000A28AB">
        <w:rPr>
          <w:b w:val="0"/>
          <w:bCs w:val="0"/>
          <w:color w:val="auto"/>
          <w:vertAlign w:val="subscript"/>
        </w:rPr>
        <w:t>2</w:t>
      </w:r>
      <w:r w:rsidR="00884A9C">
        <w:rPr>
          <w:b w:val="0"/>
          <w:bCs w:val="0"/>
          <w:color w:val="auto"/>
        </w:rPr>
        <w:t>=1.9</w:t>
      </w:r>
      <w:ins w:id="476" w:author="Yoav Ram" w:date="2017-10-19T12:47:00Z">
        <w:r w:rsidR="00863BB7">
          <w:rPr>
            <w:b w:val="0"/>
            <w:bCs w:val="0"/>
            <w:color w:val="auto"/>
          </w:rPr>
          <w:t xml:space="preserve"> for E</w:t>
        </w:r>
      </w:ins>
      <w:r w:rsidR="00305BBC" w:rsidRPr="000A28AB">
        <w:rPr>
          <w:b w:val="0"/>
          <w:bCs w:val="0"/>
          <w:color w:val="auto"/>
        </w:rPr>
        <w:t xml:space="preserve">; </w:t>
      </w:r>
      <w:del w:id="477" w:author="Yoav Ram" w:date="2017-10-19T12:47:00Z">
        <w:r w:rsidR="00305BBC" w:rsidRPr="000A28AB" w:rsidDel="00863BB7">
          <w:rPr>
            <w:b w:val="0"/>
            <w:bCs w:val="0"/>
            <w:color w:val="auto"/>
          </w:rPr>
          <w:delText xml:space="preserve">F, </w:delText>
        </w:r>
      </w:del>
      <w:r w:rsidR="00305BBC" w:rsidRPr="000A28AB">
        <w:rPr>
          <w:b w:val="0"/>
          <w:bCs w:val="0"/>
          <w:color w:val="auto"/>
        </w:rPr>
        <w:t>a</w:t>
      </w:r>
      <w:r w:rsidR="00305BBC" w:rsidRPr="000A28AB">
        <w:rPr>
          <w:b w:val="0"/>
          <w:bCs w:val="0"/>
          <w:color w:val="auto"/>
          <w:vertAlign w:val="subscript"/>
        </w:rPr>
        <w:t>1</w:t>
      </w:r>
      <w:r w:rsidR="00305BBC" w:rsidRPr="000A28AB">
        <w:rPr>
          <w:b w:val="0"/>
          <w:bCs w:val="0"/>
          <w:color w:val="auto"/>
        </w:rPr>
        <w:t>=0.31, a</w:t>
      </w:r>
      <w:r w:rsidR="00305BBC" w:rsidRPr="000A28AB">
        <w:rPr>
          <w:b w:val="0"/>
          <w:bCs w:val="0"/>
          <w:color w:val="auto"/>
          <w:vertAlign w:val="subscript"/>
        </w:rPr>
        <w:t>2</w:t>
      </w:r>
      <w:r w:rsidR="00305BBC" w:rsidRPr="000A28AB">
        <w:rPr>
          <w:b w:val="0"/>
          <w:bCs w:val="0"/>
          <w:color w:val="auto"/>
        </w:rPr>
        <w:t>=0.56</w:t>
      </w:r>
      <w:ins w:id="478" w:author="Yoav Ram" w:date="2017-10-19T12:47:00Z">
        <w:r w:rsidR="00863BB7">
          <w:rPr>
            <w:b w:val="0"/>
            <w:bCs w:val="0"/>
            <w:color w:val="auto"/>
          </w:rPr>
          <w:t xml:space="preserve"> for F</w:t>
        </w:r>
      </w:ins>
      <w:r w:rsidR="00305BBC" w:rsidRPr="000A28AB">
        <w:rPr>
          <w:b w:val="0"/>
          <w:bCs w:val="0"/>
          <w:color w:val="auto"/>
        </w:rPr>
        <w:t xml:space="preserve">. Inferred </w:t>
      </w:r>
      <w:ins w:id="479" w:author="Yoav Ram" w:date="2017-10-19T12:47:00Z">
        <w:r w:rsidR="00863BB7">
          <w:rPr>
            <w:b w:val="0"/>
            <w:bCs w:val="0"/>
            <w:color w:val="auto"/>
          </w:rPr>
          <w:t>time-</w:t>
        </w:r>
      </w:ins>
      <w:del w:id="480" w:author="Yoav Ram" w:date="2017-10-19T12:47:00Z">
        <w:r w:rsidR="00305BBC" w:rsidRPr="000A28AB" w:rsidDel="00863BB7">
          <w:rPr>
            <w:b w:val="0"/>
            <w:bCs w:val="0"/>
            <w:color w:val="auto"/>
          </w:rPr>
          <w:delText xml:space="preserve">mean </w:delText>
        </w:r>
      </w:del>
      <w:ins w:id="481" w:author="Yoav Ram" w:date="2017-10-19T12:47:00Z">
        <w:r w:rsidR="00863BB7">
          <w:rPr>
            <w:b w:val="0"/>
            <w:bCs w:val="0"/>
            <w:color w:val="auto"/>
          </w:rPr>
          <w:t>averaged</w:t>
        </w:r>
        <w:r w:rsidR="00863BB7" w:rsidRPr="000A28AB">
          <w:rPr>
            <w:b w:val="0"/>
            <w:bCs w:val="0"/>
            <w:color w:val="auto"/>
          </w:rPr>
          <w:t xml:space="preserve"> </w:t>
        </w:r>
      </w:ins>
      <w:r w:rsidR="00305BBC" w:rsidRPr="000A28AB">
        <w:rPr>
          <w:b w:val="0"/>
          <w:bCs w:val="0"/>
          <w:color w:val="auto"/>
        </w:rPr>
        <w:t>selection coefficients</w:t>
      </w:r>
      <w:del w:id="482" w:author="Yoav Ram" w:date="2017-10-19T12:47:00Z">
        <w:r w:rsidR="00305BBC" w:rsidRPr="000A28AB" w:rsidDel="00863BB7">
          <w:rPr>
            <w:b w:val="0"/>
            <w:bCs w:val="0"/>
            <w:color w:val="auto"/>
          </w:rPr>
          <w:delText xml:space="preserve">: </w:delText>
        </w:r>
      </w:del>
      <w:ins w:id="483" w:author="Yoav Ram" w:date="2017-10-19T12:47:00Z">
        <w:r w:rsidR="00863BB7">
          <w:rPr>
            <w:b w:val="0"/>
            <w:bCs w:val="0"/>
            <w:color w:val="auto"/>
          </w:rPr>
          <w:t xml:space="preserve"> are</w:t>
        </w:r>
        <w:r w:rsidR="00863BB7" w:rsidRPr="000A28AB">
          <w:rPr>
            <w:b w:val="0"/>
            <w:bCs w:val="0"/>
            <w:color w:val="auto"/>
          </w:rPr>
          <w:t xml:space="preserve"> </w:t>
        </w:r>
      </w:ins>
      <w:del w:id="484" w:author="Yoav Ram" w:date="2017-10-19T12:47:00Z">
        <w:r w:rsidR="00305BBC" w:rsidRPr="000A28AB" w:rsidDel="00863BB7">
          <w:rPr>
            <w:b w:val="0"/>
            <w:bCs w:val="0"/>
            <w:color w:val="auto"/>
          </w:rPr>
          <w:delText xml:space="preserve">D, </w:delText>
        </w:r>
      </w:del>
      <w:ins w:id="485" w:author="Yoav Ram" w:date="2017-10-19T12:47:00Z">
        <w:r w:rsidR="00863BB7">
          <w:rPr>
            <w:b w:val="0"/>
            <w:bCs w:val="0"/>
            <w:color w:val="auto"/>
          </w:rPr>
          <w:t>0.</w:t>
        </w:r>
        <w:r w:rsidR="00863BB7" w:rsidRPr="00863BB7">
          <w:rPr>
            <w:b w:val="0"/>
            <w:bCs w:val="0"/>
            <w:color w:val="auto"/>
          </w:rPr>
          <w:t xml:space="preserve"> </w:t>
        </w:r>
        <w:r w:rsidR="00863BB7" w:rsidRPr="000A28AB">
          <w:rPr>
            <w:b w:val="0"/>
            <w:bCs w:val="0"/>
            <w:color w:val="auto"/>
          </w:rPr>
          <w:t xml:space="preserve">A, </w:t>
        </w:r>
        <w:r w:rsidR="00863BB7">
          <w:rPr>
            <w:b w:val="0"/>
            <w:bCs w:val="0"/>
            <w:color w:val="auto"/>
          </w:rPr>
          <w:t>376 for D, 0.182 for E, and 0.124 for F.</w:t>
        </w:r>
      </w:ins>
      <w:del w:id="486" w:author="Yoav Ram" w:date="2017-10-19T12:47:00Z">
        <w:r w:rsidR="00305BBC" w:rsidRPr="000A28AB" w:rsidDel="00863BB7">
          <w:rPr>
            <w:b w:val="0"/>
            <w:bCs w:val="0"/>
            <w:color w:val="auto"/>
          </w:rPr>
          <w:delText>0.</w:delText>
        </w:r>
        <w:r w:rsidR="002D0E2B" w:rsidRPr="000A28AB" w:rsidDel="00863BB7">
          <w:rPr>
            <w:b w:val="0"/>
            <w:bCs w:val="0"/>
            <w:color w:val="auto"/>
          </w:rPr>
          <w:delText>01</w:delText>
        </w:r>
        <w:r w:rsidR="002D0E2B" w:rsidDel="00863BB7">
          <w:rPr>
            <w:b w:val="0"/>
            <w:bCs w:val="0"/>
            <w:color w:val="auto"/>
          </w:rPr>
          <w:delText>1</w:delText>
        </w:r>
        <w:r w:rsidR="00305BBC" w:rsidRPr="000A28AB" w:rsidDel="00863BB7">
          <w:rPr>
            <w:b w:val="0"/>
            <w:bCs w:val="0"/>
            <w:color w:val="auto"/>
          </w:rPr>
          <w:delText>; E, 0.01; F, 0.</w:delText>
        </w:r>
        <w:r w:rsidR="002D0E2B" w:rsidRPr="000A28AB" w:rsidDel="00863BB7">
          <w:rPr>
            <w:b w:val="0"/>
            <w:bCs w:val="0"/>
            <w:color w:val="auto"/>
          </w:rPr>
          <w:delText>02</w:delText>
        </w:r>
        <w:r w:rsidR="002D0E2B" w:rsidDel="00863BB7">
          <w:rPr>
            <w:b w:val="0"/>
            <w:bCs w:val="0"/>
            <w:color w:val="auto"/>
          </w:rPr>
          <w:delText>1</w:delText>
        </w:r>
      </w:del>
      <w:r w:rsidR="00305BBC" w:rsidRPr="000A28AB">
        <w:rPr>
          <w:b w:val="0"/>
          <w:bCs w:val="0"/>
          <w:color w:val="auto"/>
        </w:rPr>
        <w:t>.</w:t>
      </w:r>
      <w:bookmarkEnd w:id="430"/>
      <w:del w:id="487" w:author="Yoav Ram" w:date="2017-10-19T13:38:00Z">
        <w:r w:rsidR="007A7F01" w:rsidRPr="000A28AB" w:rsidDel="005F34D1">
          <w:br w:type="page"/>
        </w:r>
      </w:del>
    </w:p>
    <w:p w14:paraId="46A302B3" w14:textId="2CDB9803" w:rsidR="007A7F01" w:rsidRPr="000A28AB" w:rsidDel="005F34D1" w:rsidRDefault="00F31589">
      <w:pPr>
        <w:pStyle w:val="Heading2"/>
        <w:ind w:firstLine="0"/>
        <w:rPr>
          <w:del w:id="488" w:author="Yoav Ram" w:date="2017-10-19T13:38:00Z"/>
        </w:rPr>
        <w:pPrChange w:id="489" w:author="Yoav Ram" w:date="2017-10-19T13:38:00Z">
          <w:pPr>
            <w:pStyle w:val="Heading2"/>
          </w:pPr>
        </w:pPrChange>
      </w:pPr>
      <w:del w:id="490" w:author="Yoav Ram" w:date="2017-10-19T13:38:00Z">
        <w:r w:rsidDel="005F34D1">
          <w:delText>c</w:delText>
        </w:r>
        <w:r w:rsidR="00745FCB" w:rsidDel="005F34D1">
          <w:delText xml:space="preserve">. </w:delText>
        </w:r>
        <w:r w:rsidR="007A7F01" w:rsidRPr="000A28AB" w:rsidDel="005F34D1">
          <w:delText>Fitness inference</w:delText>
        </w:r>
      </w:del>
    </w:p>
    <w:p w14:paraId="76AB709B" w14:textId="3726B4EF" w:rsidR="007A7F01" w:rsidRPr="000A28AB" w:rsidDel="005F34D1" w:rsidRDefault="007A7F01">
      <w:pPr>
        <w:pStyle w:val="Heading2"/>
        <w:ind w:firstLine="0"/>
        <w:rPr>
          <w:del w:id="491" w:author="Yoav Ram" w:date="2017-10-19T13:38:00Z"/>
        </w:rPr>
        <w:pPrChange w:id="492" w:author="Yoav Ram" w:date="2017-10-19T13:38:00Z">
          <w:pPr/>
        </w:pPrChange>
      </w:pPr>
      <w:del w:id="493" w:author="Yoav Ram" w:date="2017-10-19T13:38:00Z">
        <w:r w:rsidRPr="000A28AB" w:rsidDel="005F34D1">
          <w:delText xml:space="preserve">The best way to infer the relative fitness of two strains is </w:delText>
        </w:r>
        <w:r w:rsidR="008D7256" w:rsidDel="005F34D1">
          <w:delText>to</w:delText>
        </w:r>
        <w:r w:rsidR="008D7256" w:rsidRPr="000A28AB" w:rsidDel="005F34D1">
          <w:delText xml:space="preserve"> </w:delText>
        </w:r>
        <w:r w:rsidRPr="000A28AB" w:rsidDel="005F34D1">
          <w:delText xml:space="preserve">perform pairwise competition </w:delText>
        </w:r>
        <w:r w:rsidR="002D0E2B" w:rsidDel="005F34D1">
          <w:delText>experiment</w:delText>
        </w:r>
        <w:r w:rsidRPr="000A28AB" w:rsidDel="005F34D1">
          <w:delText>s</w:delText>
        </w:r>
        <w:r w:rsidR="003F085B" w:rsidRPr="000A28AB" w:rsidDel="005F34D1">
          <w:rPr>
            <w:b w:val="0"/>
            <w:bCs w:val="0"/>
          </w:rPr>
          <w:fldChar w:fldCharType="begin" w:fldLock="1"/>
        </w:r>
        <w:r w:rsidR="00532013" w:rsidDel="005F34D1">
          <w:delInstrText>ADDIN CSL_CITATION { "citationItems" : [ { "id" : "ITEM-1", "itemData" : { "DOI" : "10.1371/journal.pone.0126210", "ISSN" : "1932-6203", "author" : [ { "dropping-particle" : "", "family" : "Wiser", "given" : "Michael J", "non-dropping-particle" : "", "parse-names" : false, "suffix" : "" }, { "dropping-particle" : "", "family" : "Lenski", "given" : "Richard E.", "non-dropping-particle" : "", "parse-names" : false, "suffix" : "" } ], "container-title" : "PLOS ONE", "id" : "ITEM-1", "issue" : "5", "issued" : { "date-parts" : [ [ "2015" ] ] }, "page" : "e0126210", "title" : "A Comparison of Methods to Measure Fitness in &lt;i&gt;Escherichia coli&lt;/i&gt;", "type" : "article-journal", "volume" : "10" }, "uris" : [ "http://www.mendeley.com/documents/?uuid=e02f4657-f10b-4980-a582-98ea370b5fce" ] } ], "mendeley" : { "formattedCitation" : "&lt;sup&gt;7&lt;/sup&gt;", "plainTextFormattedCitation" : "7", "previouslyFormattedCitation" : "&lt;sup&gt;7&lt;/sup&gt;" }, "properties" : { "noteIndex" : 0 }, "schema" : "https://github.com/citation-style-language/schema/raw/master/csl-citation.json" }</w:delInstrText>
        </w:r>
        <w:r w:rsidR="003F085B" w:rsidRPr="000A28AB" w:rsidDel="005F34D1">
          <w:rPr>
            <w:b w:val="0"/>
            <w:bCs w:val="0"/>
          </w:rPr>
          <w:fldChar w:fldCharType="separate"/>
        </w:r>
        <w:r w:rsidR="00C35103" w:rsidRPr="00C35103" w:rsidDel="005F34D1">
          <w:rPr>
            <w:noProof/>
            <w:vertAlign w:val="superscript"/>
          </w:rPr>
          <w:delText>7</w:delText>
        </w:r>
        <w:r w:rsidR="003F085B" w:rsidRPr="000A28AB" w:rsidDel="005F34D1">
          <w:rPr>
            <w:b w:val="0"/>
            <w:bCs w:val="0"/>
          </w:rPr>
          <w:fldChar w:fldCharType="end"/>
        </w:r>
        <w:r w:rsidRPr="000A28AB" w:rsidDel="005F34D1">
          <w:delText xml:space="preserve">: growing both strains in a mixed culture and measuring the change in their frequencies over time. Using </w:delText>
        </w:r>
        <w:r w:rsidR="008D7256" w:rsidRPr="00B02278" w:rsidDel="005F34D1">
          <w:rPr>
            <w:i/>
            <w:iCs/>
          </w:rPr>
          <w:delText>Curveball</w:delText>
        </w:r>
        <w:r w:rsidRPr="000A28AB" w:rsidDel="005F34D1">
          <w:delText>,</w:delText>
        </w:r>
        <w:r w:rsidR="00170A76" w:rsidRPr="000A28AB" w:rsidDel="005F34D1">
          <w:delText xml:space="preserve"> pairwise competitions can be predicted </w:delText>
        </w:r>
        <w:r w:rsidRPr="000A28AB" w:rsidDel="005F34D1">
          <w:delText xml:space="preserve">by </w:delText>
        </w:r>
      </w:del>
      <w:del w:id="494" w:author="Yoav Ram" w:date="2017-10-19T12:48:00Z">
        <w:r w:rsidRPr="000A28AB" w:rsidDel="008E3515">
          <w:delText xml:space="preserve">simply </w:delText>
        </w:r>
      </w:del>
      <w:del w:id="495" w:author="Yoav Ram" w:date="2017-10-19T13:38:00Z">
        <w:r w:rsidR="00170A76" w:rsidRPr="000A28AB" w:rsidDel="005F34D1">
          <w:delText xml:space="preserve">measuring </w:delText>
        </w:r>
        <w:r w:rsidR="008D7256" w:rsidDel="005F34D1">
          <w:delText>the</w:delText>
        </w:r>
        <w:r w:rsidR="00170A76" w:rsidRPr="000A28AB" w:rsidDel="005F34D1">
          <w:delText xml:space="preserve"> optical density during growth </w:delText>
        </w:r>
        <w:r w:rsidRPr="000A28AB" w:rsidDel="005F34D1">
          <w:delText>in mono- and mixed cultures</w:delText>
        </w:r>
        <w:r w:rsidR="008D7256" w:rsidDel="005F34D1">
          <w:delText xml:space="preserve">, </w:delText>
        </w:r>
        <w:r w:rsidRPr="000A28AB" w:rsidDel="005F34D1">
          <w:delText>without direct</w:delText>
        </w:r>
        <w:r w:rsidR="008D7256" w:rsidDel="005F34D1">
          <w:delText>ly</w:delText>
        </w:r>
        <w:r w:rsidRPr="000A28AB" w:rsidDel="005F34D1">
          <w:delText xml:space="preserve"> </w:delText>
        </w:r>
        <w:r w:rsidR="008D7256" w:rsidDel="005F34D1">
          <w:delText>measuring</w:delText>
        </w:r>
        <w:r w:rsidR="008D7256" w:rsidRPr="000A28AB" w:rsidDel="005F34D1">
          <w:delText xml:space="preserve"> </w:delText>
        </w:r>
        <w:r w:rsidRPr="000A28AB" w:rsidDel="005F34D1">
          <w:delText xml:space="preserve">strain frequencies. </w:delText>
        </w:r>
      </w:del>
    </w:p>
    <w:p w14:paraId="2A0BD382" w14:textId="00F084BA" w:rsidR="007A7F01" w:rsidRPr="000A28AB" w:rsidDel="005F34D1" w:rsidRDefault="005E3BFE">
      <w:pPr>
        <w:pStyle w:val="Heading2"/>
        <w:ind w:firstLine="0"/>
        <w:rPr>
          <w:del w:id="496" w:author="Yoav Ram" w:date="2017-10-19T13:38:00Z"/>
        </w:rPr>
        <w:pPrChange w:id="497" w:author="Yoav Ram" w:date="2017-10-19T13:38:00Z">
          <w:pPr/>
        </w:pPrChange>
      </w:pPr>
      <w:del w:id="498" w:author="Yoav Ram" w:date="2017-10-19T13:38:00Z">
        <w:r w:rsidRPr="000A28AB" w:rsidDel="005F34D1">
          <w:delText>Relative fitness</w:delText>
        </w:r>
        <w:r w:rsidR="00525B18" w:rsidRPr="000A28AB" w:rsidDel="005F34D1">
          <w:delText xml:space="preserve"> (given by 1+</w:delText>
        </w:r>
        <w:r w:rsidR="00525B18" w:rsidRPr="000A28AB" w:rsidDel="005F34D1">
          <w:rPr>
            <w:i/>
            <w:iCs/>
          </w:rPr>
          <w:delText>s</w:delText>
        </w:r>
        <w:r w:rsidR="00525B18" w:rsidRPr="000A28AB" w:rsidDel="005F34D1">
          <w:delText xml:space="preserve">,where </w:delText>
        </w:r>
        <w:r w:rsidR="00525B18" w:rsidRPr="000A28AB" w:rsidDel="005F34D1">
          <w:rPr>
            <w:i/>
            <w:iCs/>
          </w:rPr>
          <w:delText xml:space="preserve">s </w:delText>
        </w:r>
        <w:r w:rsidR="00525B18" w:rsidRPr="000A28AB" w:rsidDel="005F34D1">
          <w:delText>is the</w:delText>
        </w:r>
        <w:r w:rsidR="00525B18" w:rsidRPr="000A28AB" w:rsidDel="005F34D1">
          <w:rPr>
            <w:i/>
            <w:iCs/>
          </w:rPr>
          <w:delText xml:space="preserve"> selection coefficient </w:delText>
        </w:r>
        <w:r w:rsidR="00525B18" w:rsidRPr="000A28AB" w:rsidDel="005F34D1">
          <w:delText>of the strain of interest)</w:delText>
        </w:r>
        <w:r w:rsidRPr="000A28AB" w:rsidDel="005F34D1">
          <w:delText xml:space="preserve"> can be estimated from pairwise competition results</w:delText>
        </w:r>
        <w:r w:rsidR="00525B18" w:rsidRPr="000A28AB" w:rsidDel="005F34D1">
          <w:delText xml:space="preserve"> using</w:delText>
        </w:r>
        <w:r w:rsidR="007A7F01" w:rsidRPr="000A28AB" w:rsidDel="005F34D1">
          <w:rPr>
            <w:b w:val="0"/>
            <w:bCs w:val="0"/>
          </w:rPr>
          <w:fldChar w:fldCharType="begin" w:fldLock="1"/>
        </w:r>
        <w:r w:rsidR="00532013" w:rsidDel="005F34D1">
          <w:delInstrText>ADDIN CSL_CITATION { "citationItems" : [ { "id" : "ITEM-1", "itemData" : { "DOI" : "10.1098/rsbl.2010.0580", "ISSN" : "1744-957X", "PMID" : "20810425", "abstract" : "Distributions of mutation fitness effects from evolution experiments are available in an increasing number of species, opening the way for a vast array of applications in evolutionary biology. However, comparison of estimated distributions among studies is hampered by inconsistencies in the definitions of fitness effects and selection coefficients. In particular, the use of ratios of Malthusian growth rates as 'relative fitnesses' leads to wrong inference of the strength of selection. Scaling Malthusian fitness by the generation time may help overcome this shortcoming, and allow accurate comparison of selection coefficients across species. For species reproducing by binary fission (neglecting cellular death), ln2 can be used as a correction factor, but in general, the growth rate and generation time of the wild-type should be provided in studies reporting distribution of mutation fitness effects. I also discuss how density and frequency dependence of population growth affect selection and its measurement in evolution experiments.", "author" : [ { "dropping-particle" : "", "family" : "Chevin", "given" : "Luis-Miguel", "non-dropping-particle" : "", "parse-names" : false, "suffix" : "" } ], "container-title" : "Biology letters", "id" : "ITEM-1", "issue" : "2", "issued" : { "date-parts" : [ [ "2011", "4", "23" ] ] }, "page" : "210-3", "title" : "On measuring selection in experimental evolution.", "type" : "article-journal", "volume" : "7" }, "uris" : [ "http://www.mendeley.com/documents/?uuid=1e94d081-c729-43ac-b9be-63d792575b27" ] } ], "mendeley" : { "formattedCitation" : "&lt;sup&gt;3&lt;/sup&gt;", "plainTextFormattedCitation" : "3", "previouslyFormattedCitation" : "&lt;sup&gt;3&lt;/sup&gt;" }, "properties" : { "noteIndex" : 0 }, "schema" : "https://github.com/citation-style-language/schema/raw/master/csl-citation.json" }</w:delInstrText>
        </w:r>
        <w:r w:rsidR="007A7F01" w:rsidRPr="000A28AB" w:rsidDel="005F34D1">
          <w:rPr>
            <w:b w:val="0"/>
            <w:bCs w:val="0"/>
          </w:rPr>
          <w:fldChar w:fldCharType="separate"/>
        </w:r>
        <w:r w:rsidR="00C35103" w:rsidRPr="00C35103" w:rsidDel="005F34D1">
          <w:rPr>
            <w:noProof/>
            <w:vertAlign w:val="superscript"/>
          </w:rPr>
          <w:delText>3</w:delText>
        </w:r>
        <w:r w:rsidR="007A7F01" w:rsidRPr="000A28AB" w:rsidDel="005F34D1">
          <w:rPr>
            <w:b w:val="0"/>
            <w:bCs w:val="0"/>
          </w:rPr>
          <w:fldChar w:fldCharType="end"/>
        </w:r>
        <w:r w:rsidR="007A7F01" w:rsidRPr="000A28AB" w:rsidDel="005F34D1">
          <w:delText>:</w:delText>
        </w:r>
      </w:del>
    </w:p>
    <w:p w14:paraId="22BDFCF8" w14:textId="067FB7E7" w:rsidR="007A7F01" w:rsidRPr="000A28AB" w:rsidDel="005F34D1" w:rsidRDefault="007A7F01">
      <w:pPr>
        <w:pStyle w:val="Heading2"/>
        <w:ind w:firstLine="0"/>
        <w:rPr>
          <w:del w:id="499" w:author="Yoav Ram" w:date="2017-10-19T13:38:00Z"/>
        </w:rPr>
        <w:pPrChange w:id="500" w:author="Yoav Ram" w:date="2017-10-19T13:38:00Z">
          <w:pPr>
            <w:jc w:val="right"/>
          </w:pPr>
        </w:pPrChange>
      </w:pPr>
      <w:del w:id="501" w:author="Yoav Ram" w:date="2017-10-19T13:38:00Z">
        <m:oMath>
          <m:r>
            <m:rPr>
              <m:sty m:val="bi"/>
            </m:rPr>
            <w:rPr>
              <w:rFonts w:ascii="Cambria Math" w:hAnsi="Cambria Math"/>
            </w:rPr>
            <m:t>s(t)=</m:t>
          </m:r>
          <m:f>
            <m:fPr>
              <m:ctrlPr>
                <w:rPr>
                  <w:rFonts w:ascii="Cambria Math" w:hAnsi="Cambria Math"/>
                  <w:i/>
                </w:rPr>
              </m:ctrlPr>
            </m:fPr>
            <m:num>
              <m:r>
                <m:rPr>
                  <m:sty m:val="bi"/>
                </m:rPr>
                <w:rPr>
                  <w:rFonts w:ascii="Cambria Math" w:hAnsi="Cambria Math"/>
                </w:rPr>
                <m:t>d</m:t>
              </m:r>
            </m:num>
            <m:den>
              <m:r>
                <m:rPr>
                  <m:sty m:val="bi"/>
                </m:rPr>
                <w:rPr>
                  <w:rFonts w:ascii="Cambria Math" w:hAnsi="Cambria Math"/>
                </w:rPr>
                <m:t>dt</m:t>
              </m:r>
            </m:den>
          </m:f>
          <m:func>
            <m:funcPr>
              <m:ctrlPr>
                <w:rPr>
                  <w:rFonts w:ascii="Cambria Math" w:hAnsi="Cambria Math"/>
                  <w:i/>
                </w:rPr>
              </m:ctrlPr>
            </m:funcPr>
            <m:fName>
              <m:r>
                <m:rPr>
                  <m:sty m:val="b"/>
                </m:rPr>
                <w:rPr>
                  <w:rFonts w:ascii="Cambria Math" w:hAnsi="Cambria Math"/>
                </w:rPr>
                <m:t>log</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m:rPr>
                              <m:sty m:val="bi"/>
                            </m:rPr>
                            <w:rPr>
                              <w:rFonts w:ascii="Cambria Math" w:hAnsi="Cambria Math"/>
                            </w:rPr>
                            <m:t>N</m:t>
                          </m:r>
                        </m:e>
                        <m:sub>
                          <m:r>
                            <m:rPr>
                              <m:sty m:val="bi"/>
                            </m:rPr>
                            <w:rPr>
                              <w:rFonts w:ascii="Cambria Math" w:hAnsi="Cambria Math"/>
                            </w:rPr>
                            <m:t>2</m:t>
                          </m:r>
                        </m:sub>
                      </m:sSub>
                      <m:d>
                        <m:dPr>
                          <m:ctrlPr>
                            <w:rPr>
                              <w:rFonts w:ascii="Cambria Math" w:hAnsi="Cambria Math"/>
                              <w:i/>
                            </w:rPr>
                          </m:ctrlPr>
                        </m:dPr>
                        <m:e>
                          <m:r>
                            <m:rPr>
                              <m:sty m:val="bi"/>
                            </m:rPr>
                            <w:rPr>
                              <w:rFonts w:ascii="Cambria Math" w:hAnsi="Cambria Math"/>
                            </w:rPr>
                            <m:t>t</m:t>
                          </m:r>
                        </m:e>
                      </m:d>
                    </m:num>
                    <m:den>
                      <m:sSub>
                        <m:sSubPr>
                          <m:ctrlPr>
                            <w:rPr>
                              <w:rFonts w:ascii="Cambria Math" w:hAnsi="Cambria Math"/>
                              <w:i/>
                            </w:rPr>
                          </m:ctrlPr>
                        </m:sSubPr>
                        <m:e>
                          <m:r>
                            <m:rPr>
                              <m:sty m:val="bi"/>
                            </m:rPr>
                            <w:rPr>
                              <w:rFonts w:ascii="Cambria Math" w:hAnsi="Cambria Math"/>
                            </w:rPr>
                            <m:t>N</m:t>
                          </m:r>
                        </m:e>
                        <m:sub>
                          <m:r>
                            <m:rPr>
                              <m:sty m:val="bi"/>
                            </m:rPr>
                            <w:rPr>
                              <w:rFonts w:ascii="Cambria Math" w:hAnsi="Cambria Math"/>
                            </w:rPr>
                            <m:t>1</m:t>
                          </m:r>
                        </m:sub>
                      </m:sSub>
                      <m:d>
                        <m:dPr>
                          <m:ctrlPr>
                            <w:rPr>
                              <w:rFonts w:ascii="Cambria Math" w:hAnsi="Cambria Math"/>
                              <w:i/>
                            </w:rPr>
                          </m:ctrlPr>
                        </m:dPr>
                        <m:e>
                          <m:r>
                            <m:rPr>
                              <m:sty m:val="bi"/>
                            </m:rPr>
                            <w:rPr>
                              <w:rFonts w:ascii="Cambria Math" w:hAnsi="Cambria Math"/>
                            </w:rPr>
                            <m:t>t</m:t>
                          </m:r>
                        </m:e>
                      </m:d>
                    </m:den>
                  </m:f>
                </m:e>
              </m:d>
            </m:e>
          </m:func>
          <m:r>
            <m:rPr>
              <m:sty m:val="bi"/>
            </m:rPr>
            <w:rPr>
              <w:rFonts w:ascii="Cambria Math" w:hAnsi="Cambria Math"/>
            </w:rPr>
            <m:t>,</m:t>
          </m:r>
        </m:oMath>
        <w:r w:rsidRPr="000A28AB" w:rsidDel="005F34D1">
          <w:delText xml:space="preserve">                                         </w:delText>
        </w:r>
        <w:r w:rsidR="00B57EC6" w:rsidRPr="000A28AB" w:rsidDel="005F34D1">
          <w:delText>[</w:delText>
        </w:r>
        <w:r w:rsidRPr="000A28AB" w:rsidDel="005F34D1">
          <w:delText>4</w:delText>
        </w:r>
        <w:r w:rsidR="00B57EC6" w:rsidRPr="000A28AB" w:rsidDel="005F34D1">
          <w:delText>]</w:delText>
        </w:r>
      </w:del>
    </w:p>
    <w:p w14:paraId="6D9E684B" w14:textId="0991EC7F" w:rsidR="007A7F01" w:rsidRPr="000A28AB" w:rsidRDefault="007A7F01">
      <w:pPr>
        <w:pStyle w:val="Caption"/>
        <w:jc w:val="center"/>
        <w:pPrChange w:id="502" w:author="Yoav Ram" w:date="2017-10-19T13:38:00Z">
          <w:pPr>
            <w:ind w:firstLine="0"/>
          </w:pPr>
        </w:pPrChange>
      </w:pPr>
      <w:del w:id="503" w:author="Yoav Ram" w:date="2017-10-19T13:38:00Z">
        <w:r w:rsidRPr="000A28AB" w:rsidDel="005F34D1">
          <w:delText xml:space="preserve">where </w:delText>
        </w:r>
        <m:oMath>
          <m:sSub>
            <m:sSubPr>
              <m:ctrlPr>
                <w:rPr>
                  <w:rFonts w:ascii="Cambria Math" w:hAnsi="Cambria Math"/>
                  <w:i/>
                </w:rPr>
              </m:ctrlPr>
            </m:sSubPr>
            <m:e>
              <m:r>
                <m:rPr>
                  <m:sty m:val="bi"/>
                </m:rPr>
                <w:rPr>
                  <w:rFonts w:ascii="Cambria Math" w:hAnsi="Cambria Math"/>
                </w:rPr>
                <m:t>N</m:t>
              </m:r>
            </m:e>
            <m:sub>
              <m:r>
                <m:rPr>
                  <m:sty m:val="bi"/>
                </m:rPr>
                <w:rPr>
                  <w:rFonts w:ascii="Cambria Math" w:hAnsi="Cambria Math"/>
                </w:rPr>
                <m:t>1</m:t>
              </m:r>
            </m:sub>
          </m:sSub>
          <m:r>
            <m:rPr>
              <m:sty m:val="bi"/>
            </m:rPr>
            <w:rPr>
              <w:rFonts w:ascii="Cambria Math" w:hAnsi="Cambria Math"/>
            </w:rPr>
            <m:t>(t)</m:t>
          </m:r>
        </m:oMath>
        <w:r w:rsidRPr="000A28AB" w:rsidDel="005F34D1">
          <w:delText xml:space="preserve"> and </w:delText>
        </w:r>
        <m:oMath>
          <m:sSub>
            <m:sSubPr>
              <m:ctrlPr>
                <w:rPr>
                  <w:rFonts w:ascii="Cambria Math" w:hAnsi="Cambria Math"/>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(t)</m:t>
          </m:r>
        </m:oMath>
        <w:r w:rsidRPr="000A28AB" w:rsidDel="005F34D1">
          <w:delText xml:space="preserve"> are the</w:delText>
        </w:r>
        <w:r w:rsidR="00525B18" w:rsidRPr="000A28AB" w:rsidDel="005F34D1">
          <w:delText xml:space="preserve"> frequencies or </w:delText>
        </w:r>
        <w:r w:rsidRPr="000A28AB" w:rsidDel="005F34D1">
          <w:delText xml:space="preserve">densities of the strains and </w:delText>
        </w:r>
        <m:oMath>
          <m:r>
            <m:rPr>
              <m:sty m:val="bi"/>
            </m:rPr>
            <w:rPr>
              <w:rFonts w:ascii="Cambria Math" w:hAnsi="Cambria Math"/>
            </w:rPr>
            <m:t>t</m:t>
          </m:r>
        </m:oMath>
        <w:r w:rsidRPr="000A28AB" w:rsidDel="005F34D1">
          <w:delText xml:space="preserve"> is time. </w:delText>
        </w:r>
        <w:r w:rsidR="00032ADE" w:rsidDel="005F34D1">
          <w:delText xml:space="preserve">Using </w:delText>
        </w:r>
        <w:r w:rsidR="00032ADE" w:rsidRPr="00B02278" w:rsidDel="005F34D1">
          <w:rPr>
            <w:i/>
            <w:iCs/>
          </w:rPr>
          <w:delText>Curveball</w:delText>
        </w:r>
        <w:r w:rsidR="00032ADE" w:rsidDel="005F34D1">
          <w:delText xml:space="preserve">, </w:delText>
        </w:r>
        <w:r w:rsidR="002D0E2B" w:rsidDel="005F34D1">
          <w:delText>we inferred</w:delText>
        </w:r>
        <w:r w:rsidR="002D0E2B" w:rsidRPr="000A28AB" w:rsidDel="005F34D1">
          <w:delText xml:space="preserve"> </w:delText>
        </w:r>
        <w:r w:rsidR="00B96C01" w:rsidRPr="000A28AB" w:rsidDel="005F34D1">
          <w:delText xml:space="preserve">the </w:delText>
        </w:r>
      </w:del>
      <w:del w:id="504" w:author="Yoav Ram" w:date="2017-10-18T15:30:00Z">
        <w:r w:rsidR="002D0E2B" w:rsidDel="00470D61">
          <w:delText xml:space="preserve">average </w:delText>
        </w:r>
      </w:del>
      <w:del w:id="505" w:author="Yoav Ram" w:date="2017-10-19T13:38:00Z">
        <w:r w:rsidR="002D0E2B" w:rsidDel="005F34D1">
          <w:delText>selection coefficient</w:delText>
        </w:r>
        <w:r w:rsidR="00B96C01" w:rsidRPr="000A28AB" w:rsidDel="005F34D1">
          <w:delText xml:space="preserve"> of the </w:delText>
        </w:r>
        <w:r w:rsidR="002D0E2B" w:rsidDel="005F34D1">
          <w:delText xml:space="preserve">red </w:delText>
        </w:r>
        <w:r w:rsidR="00B96C01" w:rsidRPr="000A28AB" w:rsidDel="005F34D1">
          <w:delText xml:space="preserve">strain </w:delText>
        </w:r>
        <w:r w:rsidR="00B96C01" w:rsidDel="005F34D1">
          <w:delText xml:space="preserve">based </w:delText>
        </w:r>
      </w:del>
      <w:del w:id="506" w:author="Yoav Ram" w:date="2017-10-19T12:48:00Z">
        <w:r w:rsidR="00B96C01" w:rsidDel="008E3515">
          <w:delText>up</w:delText>
        </w:r>
      </w:del>
      <w:del w:id="507" w:author="Yoav Ram" w:date="2017-10-19T13:38:00Z">
        <w:r w:rsidR="00B96C01" w:rsidDel="005F34D1">
          <w:delText xml:space="preserve">on </w:delText>
        </w:r>
        <w:r w:rsidR="00B02278" w:rsidDel="005F34D1">
          <w:delText>e</w:delText>
        </w:r>
        <w:r w:rsidR="00B96C01" w:rsidDel="005F34D1">
          <w:delText>q. 4 applied to the</w:delText>
        </w:r>
        <w:r w:rsidRPr="000A28AB" w:rsidDel="005F34D1">
          <w:delText xml:space="preserve"> predicted </w:delText>
        </w:r>
        <w:r w:rsidR="005E3BFE" w:rsidRPr="000A28AB" w:rsidDel="005F34D1">
          <w:delText xml:space="preserve">densities of </w:delText>
        </w:r>
        <w:r w:rsidR="002D0E2B" w:rsidDel="005F34D1">
          <w:delText xml:space="preserve">the </w:delText>
        </w:r>
        <w:r w:rsidR="005E3BFE" w:rsidRPr="000A28AB" w:rsidDel="005F34D1">
          <w:delText xml:space="preserve">strains </w:delText>
        </w:r>
        <w:r w:rsidRPr="000A28AB" w:rsidDel="005F34D1">
          <w:delText>(</w:delText>
        </w:r>
        <w:r w:rsidR="003B757D" w:rsidDel="005F34D1">
          <w:fldChar w:fldCharType="begin"/>
        </w:r>
        <w:r w:rsidR="003B757D" w:rsidDel="005F34D1">
          <w:delInstrText xml:space="preserve"> REF _Ref454205622 \h </w:delInstrText>
        </w:r>
        <w:r w:rsidR="003B757D" w:rsidDel="005F34D1">
          <w:fldChar w:fldCharType="separate"/>
        </w:r>
        <w:r w:rsidR="00796A41" w:rsidRPr="000A28AB" w:rsidDel="005F34D1">
          <w:delText xml:space="preserve">Figure </w:delText>
        </w:r>
        <w:r w:rsidR="00796A41" w:rsidDel="005F34D1">
          <w:rPr>
            <w:noProof/>
          </w:rPr>
          <w:delText>3</w:delText>
        </w:r>
        <w:r w:rsidR="003B757D" w:rsidDel="005F34D1">
          <w:fldChar w:fldCharType="end"/>
        </w:r>
        <w:r w:rsidR="003B757D" w:rsidDel="005F34D1">
          <w:delText>D-F</w:delText>
        </w:r>
        <w:r w:rsidRPr="000A28AB" w:rsidDel="005F34D1">
          <w:delText>)</w:delText>
        </w:r>
      </w:del>
      <w:del w:id="508" w:author="Yoav Ram" w:date="2017-10-18T15:30:00Z">
        <w:r w:rsidR="002D0E2B" w:rsidDel="00470D61">
          <w:delText>:</w:delText>
        </w:r>
      </w:del>
      <w:del w:id="509" w:author="Yoav Ram" w:date="2017-10-19T13:38:00Z">
        <w:r w:rsidR="002D0E2B" w:rsidDel="005F34D1">
          <w:delText xml:space="preserve"> </w:delText>
        </w:r>
        <w:r w:rsidR="002D0E2B" w:rsidDel="005F34D1">
          <w:rPr>
            <w:i/>
            <w:iCs/>
          </w:rPr>
          <w:delText>s=</w:delText>
        </w:r>
        <w:r w:rsidR="002D0E2B" w:rsidRPr="00837953" w:rsidDel="005F34D1">
          <w:delText>0.</w:delText>
        </w:r>
      </w:del>
      <w:del w:id="510" w:author="Yoav Ram" w:date="2017-10-19T12:01:00Z">
        <w:r w:rsidR="002D0E2B" w:rsidRPr="00837953" w:rsidDel="00FE1655">
          <w:delText>01</w:delText>
        </w:r>
        <w:r w:rsidR="002D0E2B" w:rsidDel="00FE1655">
          <w:delText>1</w:delText>
        </w:r>
      </w:del>
      <w:del w:id="511" w:author="Yoav Ram" w:date="2017-10-19T13:38:00Z">
        <w:r w:rsidR="002D0E2B" w:rsidRPr="00837953" w:rsidDel="005F34D1">
          <w:delText>, 0.</w:delText>
        </w:r>
      </w:del>
      <w:del w:id="512" w:author="Yoav Ram" w:date="2017-10-19T12:01:00Z">
        <w:r w:rsidR="002D0E2B" w:rsidRPr="00837953" w:rsidDel="00FE1655">
          <w:delText>01</w:delText>
        </w:r>
      </w:del>
      <w:del w:id="513" w:author="Yoav Ram" w:date="2017-10-19T13:38:00Z">
        <w:r w:rsidR="002D0E2B" w:rsidRPr="00837953" w:rsidDel="005F34D1">
          <w:delText>,</w:delText>
        </w:r>
        <w:r w:rsidR="002D0E2B" w:rsidDel="005F34D1">
          <w:delText xml:space="preserve"> and</w:delText>
        </w:r>
        <w:r w:rsidR="002D0E2B" w:rsidRPr="00837953" w:rsidDel="005F34D1">
          <w:delText xml:space="preserve"> 0.</w:delText>
        </w:r>
      </w:del>
      <w:del w:id="514" w:author="Yoav Ram" w:date="2017-10-19T12:01:00Z">
        <w:r w:rsidR="002D0E2B" w:rsidRPr="00837953" w:rsidDel="00FE1655">
          <w:delText>02</w:delText>
        </w:r>
        <w:r w:rsidR="002D0E2B" w:rsidDel="00FE1655">
          <w:delText xml:space="preserve">1 </w:delText>
        </w:r>
      </w:del>
      <w:del w:id="515" w:author="Yoav Ram" w:date="2017-10-19T13:38:00Z">
        <w:r w:rsidR="002D0E2B" w:rsidDel="005F34D1">
          <w:delText>in experiments A, B, and C, respectively.</w:delText>
        </w:r>
      </w:del>
    </w:p>
    <w:p w14:paraId="44CF3B36" w14:textId="77777777" w:rsidR="005F34D1" w:rsidRDefault="005F34D1">
      <w:pPr>
        <w:rPr>
          <w:ins w:id="516" w:author="Yoav Ram" w:date="2017-10-19T13:38:00Z"/>
        </w:rPr>
        <w:pPrChange w:id="517" w:author="Yoav Ram" w:date="2017-10-19T13:47:00Z">
          <w:pPr>
            <w:pStyle w:val="Heading1"/>
          </w:pPr>
        </w:pPrChange>
      </w:pPr>
    </w:p>
    <w:p w14:paraId="7113F9E8" w14:textId="77777777" w:rsidR="007A7F01" w:rsidRPr="000A28AB" w:rsidRDefault="007A7F01">
      <w:pPr>
        <w:pStyle w:val="Heading1"/>
      </w:pPr>
      <w:r w:rsidRPr="000A28AB">
        <w:t>Discussion</w:t>
      </w:r>
    </w:p>
    <w:p w14:paraId="3123C0B3" w14:textId="77777777" w:rsidR="00414445" w:rsidRDefault="007A7F01" w:rsidP="00414445">
      <w:pPr>
        <w:rPr>
          <w:ins w:id="518" w:author="Yoav Ram" w:date="2017-10-19T13:38:00Z"/>
        </w:rPr>
      </w:pPr>
      <w:r w:rsidRPr="000A28AB">
        <w:t>We developed</w:t>
      </w:r>
      <w:r w:rsidR="00CD2EF9">
        <w:t xml:space="preserve"> </w:t>
      </w:r>
      <w:r w:rsidR="00CD2EF9">
        <w:rPr>
          <w:i/>
          <w:iCs/>
        </w:rPr>
        <w:t>Curveball</w:t>
      </w:r>
      <w:r w:rsidR="00CD2EF9">
        <w:t>,</w:t>
      </w:r>
      <w:r w:rsidRPr="000A28AB">
        <w:t xml:space="preserve"> a new computational </w:t>
      </w:r>
      <w:r w:rsidR="00CD2EF9">
        <w:t>approach</w:t>
      </w:r>
      <w:r w:rsidR="00CD2EF9" w:rsidRPr="000A28AB">
        <w:t xml:space="preserve"> </w:t>
      </w:r>
      <w:r w:rsidRPr="000A28AB">
        <w:t>to predict</w:t>
      </w:r>
      <w:r w:rsidR="00CD2EF9">
        <w:t xml:space="preserve"> relative</w:t>
      </w:r>
      <w:r w:rsidRPr="000A28AB">
        <w:t xml:space="preserve"> growth in a mixed culture from growth curves of mono- and mixed cultures</w:t>
      </w:r>
      <w:r w:rsidR="002D0E2B">
        <w:t>,</w:t>
      </w:r>
      <w:r w:rsidRPr="000A28AB">
        <w:t xml:space="preserve"> without measuring frequencies of single </w:t>
      </w:r>
      <w:r w:rsidR="00CD2EF9">
        <w:t>isolates</w:t>
      </w:r>
      <w:r w:rsidR="00CD2EF9" w:rsidRPr="000A28AB">
        <w:t xml:space="preserve"> </w:t>
      </w:r>
      <w:r w:rsidR="00B96C01">
        <w:t>with</w:t>
      </w:r>
      <w:r w:rsidRPr="000A28AB">
        <w:t xml:space="preserve">in the mixed culture. We tested and validated </w:t>
      </w:r>
      <w:r w:rsidR="00B96C01">
        <w:t>this</w:t>
      </w:r>
      <w:r w:rsidR="00B96C01" w:rsidRPr="000A28AB">
        <w:t xml:space="preserve"> </w:t>
      </w:r>
      <w:r w:rsidR="00CD2EF9">
        <w:t>new approach</w:t>
      </w:r>
      <w:r w:rsidRPr="000A28AB">
        <w:t xml:space="preserve">, which performed </w:t>
      </w:r>
      <w:r w:rsidR="00B96C01">
        <w:t>far</w:t>
      </w:r>
      <w:r w:rsidRPr="000A28AB">
        <w:t xml:space="preserve"> better than the model commonly used in the literature.</w:t>
      </w:r>
      <w:r w:rsidR="00CD2EF9">
        <w:t xml:space="preserve"> </w:t>
      </w:r>
    </w:p>
    <w:p w14:paraId="26673271" w14:textId="43A4733C" w:rsidR="007A7F01" w:rsidRPr="000A28AB" w:rsidRDefault="00CD2EF9" w:rsidP="00414445">
      <w:r>
        <w:rPr>
          <w:i/>
          <w:iCs/>
        </w:rPr>
        <w:t>Curveball</w:t>
      </w:r>
      <w:r>
        <w:t xml:space="preserve"> only assumes that the assayed strains grow in accordance with the growth and competition models: namely, that growth </w:t>
      </w:r>
      <w:del w:id="519" w:author="Yoav Ram" w:date="2017-10-19T13:37:00Z">
        <w:r w:rsidDel="00414445">
          <w:delText xml:space="preserve">only </w:delText>
        </w:r>
      </w:del>
      <w:r>
        <w:t>depends on resource availability</w:t>
      </w:r>
      <w:r w:rsidR="002D0E2B">
        <w:t>. T</w:t>
      </w:r>
      <w:r>
        <w:t xml:space="preserve">herefore, this approach can be applied </w:t>
      </w:r>
      <w:r w:rsidR="00510F80">
        <w:t xml:space="preserve">to </w:t>
      </w:r>
      <w:r>
        <w:t>data from a variety of organisms, experiments, and conditions.</w:t>
      </w:r>
    </w:p>
    <w:p w14:paraId="6006E7F3" w14:textId="08E2D883" w:rsidR="007A7F01" w:rsidRPr="000A28AB" w:rsidDel="00833635" w:rsidRDefault="007A7F01" w:rsidP="00DF6B35">
      <w:moveFromRangeStart w:id="520" w:author="Yoav Ram" w:date="2017-10-19T13:34:00Z" w:name="move496183424"/>
      <w:moveFrom w:id="521" w:author="Yoav Ram" w:date="2017-10-19T13:34:00Z">
        <w:r w:rsidRPr="000A28AB" w:rsidDel="00833635">
          <w:t xml:space="preserve">We have released an open-source software package which implements </w:t>
        </w:r>
        <w:r w:rsidR="00CD2EF9" w:rsidDel="00833635">
          <w:rPr>
            <w:i/>
            <w:iCs/>
          </w:rPr>
          <w:t xml:space="preserve">Curveball </w:t>
        </w:r>
        <w:r w:rsidRPr="000A28AB" w:rsidDel="00833635">
          <w:t>(</w:t>
        </w:r>
        <w:r w:rsidR="00F534A6" w:rsidDel="00833635">
          <w:fldChar w:fldCharType="begin"/>
        </w:r>
        <w:r w:rsidR="00F534A6" w:rsidDel="00833635">
          <w:instrText xml:space="preserve"> HYPERLINK "http://curveball.yoavram.com" </w:instrText>
        </w:r>
        <w:r w:rsidR="00F534A6" w:rsidDel="00833635">
          <w:fldChar w:fldCharType="separate"/>
        </w:r>
        <w:r w:rsidRPr="000A28AB" w:rsidDel="00833635">
          <w:rPr>
            <w:rStyle w:val="Hyperlink"/>
          </w:rPr>
          <w:t>http://curveball.yoavram.com</w:t>
        </w:r>
        <w:r w:rsidR="00F534A6" w:rsidDel="00833635">
          <w:rPr>
            <w:rStyle w:val="Hyperlink"/>
          </w:rPr>
          <w:fldChar w:fldCharType="end"/>
        </w:r>
        <w:r w:rsidRPr="000A28AB" w:rsidDel="00833635">
          <w:t xml:space="preserve">). </w:t>
        </w:r>
        <w:r w:rsidR="00CD2EF9" w:rsidDel="00833635">
          <w:t xml:space="preserve">This software </w:t>
        </w:r>
        <w:r w:rsidR="00525B18" w:rsidRPr="000A28AB" w:rsidDel="00833635">
          <w:t>is written in Python</w:t>
        </w:r>
        <w:r w:rsidR="00912FD4" w:rsidRPr="000A28AB" w:rsidDel="00833635">
          <w:fldChar w:fldCharType="begin" w:fldLock="1"/>
        </w:r>
        <w:r w:rsidR="00DF6B35" w:rsidDel="00833635">
          <w:instrText>ADDIN CSL_CITATION { "citationItems" : [ { "id" : "ITEM-1", "itemData" : { "author" : [ { "dropping-particle" : "", "family" : "Rossum", "given" : "Guido", "non-dropping-particle" : "Van", "parse-names" : false, "suffix" : "" }, { "dropping-particle" : "", "family" : "others", "given" : "", "non-dropping-particle" : "", "parse-names" : false, "suffix" : "" } ], "container-title" : "USENIX Annual Technical Conference", "id" : "ITEM-1", "issued" : { "date-parts" : [ [ "2007" ] ] }, "title" : "Python Programming Language.", "type" : "paper-conference" }, "uris" : [ "http://www.mendeley.com/documents/?uuid=93df79a9-55dd-427f-8aa0-45b586c4be37" ] } ], "mendeley" : { "formattedCitation" : "&lt;sup&gt;14&lt;/sup&gt;", "plainTextFormattedCitation" : "14", "previouslyFormattedCitation" : "&lt;sup&gt;13&lt;/sup&gt;" }, "properties" : { "noteIndex" : 0 }, "schema" : "https://github.com/citation-style-language/schema/raw/master/csl-citation.json" }</w:instrText>
        </w:r>
        <w:r w:rsidR="00912FD4" w:rsidRPr="000A28AB" w:rsidDel="00833635">
          <w:fldChar w:fldCharType="separate"/>
        </w:r>
        <w:r w:rsidR="00DF6B35" w:rsidRPr="00DF6B35" w:rsidDel="00833635">
          <w:rPr>
            <w:noProof/>
            <w:vertAlign w:val="superscript"/>
          </w:rPr>
          <w:t>14</w:t>
        </w:r>
        <w:r w:rsidR="00912FD4" w:rsidRPr="000A28AB" w:rsidDel="00833635">
          <w:fldChar w:fldCharType="end"/>
        </w:r>
        <w:r w:rsidR="00912FD4" w:rsidDel="00833635">
          <w:t xml:space="preserve"> </w:t>
        </w:r>
        <w:r w:rsidR="00525B18" w:rsidRPr="000A28AB" w:rsidDel="00833635">
          <w:t xml:space="preserve">and includes a user interface that </w:t>
        </w:r>
        <w:r w:rsidR="00510F80" w:rsidDel="00833635">
          <w:t>does not require</w:t>
        </w:r>
        <w:r w:rsidR="009D3C63" w:rsidRPr="000A28AB" w:rsidDel="00833635">
          <w:t xml:space="preserve"> prior knowledge in programming</w:t>
        </w:r>
        <w:r w:rsidRPr="000A28AB" w:rsidDel="00833635">
          <w:t xml:space="preserve">. It </w:t>
        </w:r>
        <w:r w:rsidR="00525B18" w:rsidRPr="000A28AB" w:rsidDel="00833635">
          <w:t xml:space="preserve">is free and open, </w:t>
        </w:r>
        <w:r w:rsidR="00B96C01" w:rsidDel="00833635">
          <w:t xml:space="preserve">such that </w:t>
        </w:r>
        <w:r w:rsidR="005E3BFE" w:rsidRPr="000A28AB" w:rsidDel="00833635">
          <w:t xml:space="preserve">additional </w:t>
        </w:r>
        <w:r w:rsidR="00525B18" w:rsidRPr="000A28AB" w:rsidDel="00833635">
          <w:t>d</w:t>
        </w:r>
        <w:r w:rsidRPr="000A28AB" w:rsidDel="00833635">
          <w:t xml:space="preserve">ata formats, growth and competition models, and </w:t>
        </w:r>
        <w:r w:rsidR="00525B18" w:rsidRPr="000A28AB" w:rsidDel="00833635">
          <w:t>other analyse</w:t>
        </w:r>
        <w:r w:rsidRPr="000A28AB" w:rsidDel="00833635">
          <w:t>s can be added</w:t>
        </w:r>
        <w:r w:rsidR="00B96C01" w:rsidDel="00833635">
          <w:t xml:space="preserve"> </w:t>
        </w:r>
        <w:r w:rsidR="00B96C01" w:rsidRPr="000A28AB" w:rsidDel="00833635">
          <w:t>by the community</w:t>
        </w:r>
        <w:r w:rsidR="00B96C01" w:rsidDel="00833635">
          <w:t xml:space="preserve"> to extend its utility</w:t>
        </w:r>
        <w:r w:rsidRPr="000A28AB" w:rsidDel="00833635">
          <w:t>.</w:t>
        </w:r>
      </w:moveFrom>
    </w:p>
    <w:moveFromRangeEnd w:id="520"/>
    <w:p w14:paraId="03FD3963" w14:textId="1B4BBE97" w:rsidR="00AD5609" w:rsidRPr="000A28AB" w:rsidDel="00414445" w:rsidRDefault="007A7F01" w:rsidP="00DF6B35">
      <w:pPr>
        <w:rPr>
          <w:del w:id="522" w:author="Yoav Ram" w:date="2017-10-19T13:38:00Z"/>
        </w:rPr>
      </w:pPr>
      <w:r w:rsidRPr="000A28AB">
        <w:t xml:space="preserve">Growth curve experiments, in which only optical density is measured, require much less effort and resources than pairwise competition experiments, in which the cell frequency or count of each strain </w:t>
      </w:r>
      <w:r w:rsidR="00B96C01">
        <w:t>must be</w:t>
      </w:r>
      <w:r w:rsidR="00B96C01" w:rsidRPr="000A28AB">
        <w:t xml:space="preserve"> </w:t>
      </w:r>
      <w:r w:rsidR="00B96C01">
        <w:t>determined</w:t>
      </w:r>
      <w:r w:rsidRPr="000A28AB">
        <w:fldChar w:fldCharType="begin" w:fldLock="1"/>
      </w:r>
      <w:r w:rsidR="00DF6B35">
        <w:instrText>ADDIN CSL_CITATION { "citationItems" : [ { "id" : "ITEM-1", "itemData" : { "DOI" : "10.1371/journal.pone.0126915", "ISSN" : "1932-6203", "author" : [ { "dropping-particle" : "", "family" : "Concepci\u00f3n-Acevedo", "given" : "Jeniffer", "non-dropping-particle" : "", "parse-names" : false, "suffix" : "" }, { "dropping-particle" : "", "family" : "Weiss", "given" : "Howard N.", "non-dropping-particle" : "", "parse-names" : false, "suffix" : "" }, { "dropping-particle" : "", "family" : "Chaudhry", "given" : "Waqas Nasir", "non-dropping-particle" : "", "parse-names" : false, "suffix" : "" }, { "dropping-particle" : "", "family" : "Levin", "given" : "Bruce R.", "non-dropping-particle" : "", "parse-names" : false, "suffix" : "" } ], "container-title" : "Plos One", "id" : "ITEM-1", "issue" : "6", "issued" : { "date-parts" : [ [ "2015" ] ] }, "page" : "e0126915", "title" : "Malthusian Parameters as Estimators of the Fitness of Microbes: A Cautionary Tale about the Low Side of High Throughput", "type" : "article-journal", "volume" : "10" }, "uris" : [ "http://www.mendeley.com/documents/?uuid=ff5b14a1-2eed-4181-bbbe-e8e83a728fd8" ] }, { "id" : "ITEM-2", "itemData" : { "DOI" : "10.1371/journal.pone.0126210", "ISSN" : "1932-6203", "author" : [ { "dropping-particle" : "", "family" : "Wiser", "given" : "Michael J", "non-dropping-particle" : "", "parse-names" : false, "suffix" : "" }, { "dropping-particle" : "", "family" : "Lenski", "given" : "Richard E.", "non-dropping-particle" : "", "parse-names" : false, "suffix" : "" } ], "container-title" : "PLOS ONE", "id" : "ITEM-2", "issue" : "5", "issued" : { "date-parts" : [ [ "2015" ] ] }, "page" : "e0126210", "title" : "A Comparison of Methods to Measure Fitness in &lt;i&gt;Escherichia coli&lt;/i&gt;", "type" : "article-journal", "volume" : "10" }, "uris" : [ "http://www.mendeley.com/documents/?uuid=e02f4657-f10b-4980-a582-98ea370b5fce" ] }, { "id" : "ITEM-3", "itemData" : { "DOI" : "10.1126/science.1122469", "ISSN" : "1095-9203", "PMID" : "16543462", "abstract" : "Rapid evolution of asexual populations, such as that of cancer cells or of microorganisms developing drug resistance, can include the simultaneous spread of distinct beneficial mutations. We demonstrate that evolution in such cases is driven by the fitness effects and appearance times of only a small minority of favorable mutations. The complexity of the mutation-selection process is thereby greatly reduced, and much of the evolutionary dynamics can be encapsulated in two parameters-an effective selection coefficient and effective rate of beneficial mutations. We confirm this theoretical finding and estimate the effective parameters for evolving populations of fluorescently labeled Escherichia coli. The effective parameters constitute a simple description and provide a natural standard for comparing adaptation between species and across environments.", "author" : [ { "dropping-particle" : "", "family" : "Hegreness", "given" : "Matthew", "non-dropping-particle" : "", "parse-names" : false, "suffix" : "" }, { "dropping-particle" : "", "family" : "Shoresh", "given" : "Noam", "non-dropping-particle" : "", "parse-names" : false, "suffix" : "" }, { "dropping-particle" : "", "family" : "Hartl", "given" : "Daniel L.", "non-dropping-particle" : "", "parse-names" : false, "suffix" : "" }, { "dropping-particle" : "", "family" : "Kishony", "given" : "Roy", "non-dropping-particle" : "", "parse-names" : false, "suffix" : "" } ], "container-title" : "Science", "id" : "ITEM-3", "issue" : "5767", "issued" : { "date-parts" : [ [ "2006", "3" ] ] }, "note" : "INTERESTING\n- Justification of the use of a standard selection coefficient in modeling asexual populations. \n- Measurements of the selection coefficient for laboratory e. coli \n- clonal interference\n- simulation - i dont understand, but what i see is that they use different distributions of mutations and get the same unimodal distribution of beneficial mutations. see Fig. 1 \n- competition of mutant clones of e coli - Fig 2. COOL.\n- comparing laboratory results with simulation\n-", "page" : "1615-7", "title" : "An equivalence principle for the incorporation of favorable mutations in asexual populations.", "type" : "article-journal", "volume" : "311" }, "uris" : [ "http://www.mendeley.com/documents/?uuid=df098aed-e9a8-43d7-8750-773e2a8a73f5" ] }, { "id" : "ITEM-4", "itemData" : { "DOI" : "10.1534/genetics.111.133454", "ISSN" : "1943-2631", "PMID" : "22042578", "abstract" : "Measuring fitness with precision is a key issue in evolutionary biology, particularly in studying mutations of small effects. It is usually thought that sampling error and drift prevent precise measurement of very small fitness effects. We circumvented these limits by using a new combined approach to measuring and analyzing fitness. We estimated the mutational fitness effect (MFE) of three independent mini-Tn10 transposon insertion mutations by conducting competition experiments in large populations of Escherichia coli under controlled laboratory conditions. Using flow cytometry to assess genotype frequencies from very large samples alleviated the problem of sampling error, while the effect of drift was controlled by using large populations and massive replication of fitness measures. Furthermore, with a set of four competition experiments between ancestral and mutant genotypes, we were able to decompose fitness measures into four estimated parameters that account for fitness effects of our fluorescent marker (\u03b1), the mutation (\u03b2), epistasis between the mutation and the marker (\u03b3), and departure from transitivity (\u03c4). Our method allowed us to estimate mean selection coefficients to a precision of 2 \u00d7 10(-4). We also found small, but significant, epistatic interactions between the allelic effects of mutations and markers and confirmed that fitness effects were transitive in most cases. Unexpectedly, we also detected variation in measures of s that were significantly bigger than expected due to drift alone, indicating the existence of cryptic variation, even in fully controlled experiments. Overall our results indicate that selection coefficients are best understood as being distributed, representing a limit on the precision with which selection can be measured, even under controlled laboratory conditions.", "author" : [ { "dropping-particle" : "", "family" : "Gallet", "given" : "Romain", "non-dropping-particle" : "", "parse-names" : false, "suffix" : "" }, { "dropping-particle" : "", "family" : "Cooper", "given" : "Tim F.", "non-dropping-particle" : "", "parse-names" : false, "suffix" : "" }, { "dropping-particle" : "", "family" : "Elena", "given" : "Santiago F.", "non-dropping-particle" : "", "parse-names" : false, "suffix" : "" }, { "dropping-particle" : "", "family" : "Lenormand", "given" : "Thomas", "non-dropping-particle" : "", "parse-names" : false, "suffix" : "" } ], "container-title" : "Genetics", "id" : "ITEM-4", "issue" : "1", "issued" : { "date-parts" : [ [ "2012", "1" ] ] }, "page" : "175-86", "title" : "Measuring selection coefficients below 10&lt;sup&gt;-3&lt;/sup&gt;: method, questions, and prospects.", "type" : "article-journal", "volume" : "190" }, "uris" : [ "http://www.mendeley.com/documents/?uuid=6434a65c-259b-4f41-800d-026f55634e35" ] } ], "mendeley" : { "formattedCitation" : "&lt;sup&gt;5,7,8,15&lt;/sup&gt;", "plainTextFormattedCitation" : "5,7,8,15", "previouslyFormattedCitation" : "&lt;sup&gt;5,7,8,14&lt;/sup&gt;" }, "properties" : { "noteIndex" : 0 }, "schema" : "https://github.com/citation-style-language/schema/raw/master/csl-citation.json" }</w:instrText>
      </w:r>
      <w:r w:rsidRPr="000A28AB">
        <w:fldChar w:fldCharType="separate"/>
      </w:r>
      <w:r w:rsidR="00DF6B35" w:rsidRPr="00DF6B35">
        <w:rPr>
          <w:noProof/>
          <w:vertAlign w:val="superscript"/>
        </w:rPr>
        <w:t>5,7,8,15</w:t>
      </w:r>
      <w:r w:rsidRPr="000A28AB">
        <w:fldChar w:fldCharType="end"/>
      </w:r>
      <w:r w:rsidRPr="000A28AB">
        <w:t>.</w:t>
      </w:r>
      <w:r w:rsidR="00525B18" w:rsidRPr="000A28AB">
        <w:t xml:space="preserve"> </w:t>
      </w:r>
      <w:r w:rsidRPr="000A28AB">
        <w:t xml:space="preserve">Current </w:t>
      </w:r>
      <w:r w:rsidR="00B96C01">
        <w:t>approaches to</w:t>
      </w:r>
      <w:r w:rsidR="00B96C01" w:rsidRPr="000A28AB">
        <w:t xml:space="preserve"> </w:t>
      </w:r>
      <w:r w:rsidRPr="000A28AB">
        <w:t>estimati</w:t>
      </w:r>
      <w:r w:rsidR="00B96C01">
        <w:t xml:space="preserve">ng </w:t>
      </w:r>
      <w:r w:rsidRPr="000A28AB">
        <w:t>fitness from growth curves</w:t>
      </w:r>
      <w:r w:rsidR="005E3BFE" w:rsidRPr="000A28AB">
        <w:t xml:space="preserve"> mostly</w:t>
      </w:r>
      <w:r w:rsidRPr="000A28AB">
        <w:t xml:space="preserve"> use the growth rate </w:t>
      </w:r>
      <w:r w:rsidR="005E3BFE" w:rsidRPr="000A28AB">
        <w:t xml:space="preserve">or the maximum population density </w:t>
      </w:r>
      <w:r w:rsidRPr="000A28AB">
        <w:t xml:space="preserve">as a proxy </w:t>
      </w:r>
      <w:r w:rsidR="00B96C01">
        <w:t>for</w:t>
      </w:r>
      <w:r w:rsidR="00B96C01" w:rsidRPr="000A28AB">
        <w:t xml:space="preserve"> </w:t>
      </w:r>
      <w:r w:rsidRPr="000A28AB">
        <w:t xml:space="preserve">fitness. </w:t>
      </w:r>
      <w:r w:rsidR="005E3BFE" w:rsidRPr="000A28AB">
        <w:t>However, t</w:t>
      </w:r>
      <w:r w:rsidRPr="000A28AB">
        <w:t xml:space="preserve">he growth rate and other proxies </w:t>
      </w:r>
      <w:r w:rsidR="004A703D">
        <w:lastRenderedPageBreak/>
        <w:t xml:space="preserve">for </w:t>
      </w:r>
      <w:r w:rsidRPr="000A28AB">
        <w:t>fitness</w:t>
      </w:r>
      <w:r w:rsidR="005E3BFE" w:rsidRPr="000A28AB">
        <w:t xml:space="preserve"> based on a single growth parameter </w:t>
      </w:r>
      <w:r w:rsidRPr="000A28AB">
        <w:t xml:space="preserve">cannot capture the full scope of effects </w:t>
      </w:r>
      <w:r w:rsidR="004A703D">
        <w:t xml:space="preserve">that </w:t>
      </w:r>
      <w:r w:rsidRPr="000A28AB">
        <w:t>contribut</w:t>
      </w:r>
      <w:r w:rsidR="004A703D">
        <w:t xml:space="preserve">e </w:t>
      </w:r>
      <w:r w:rsidRPr="000A28AB">
        <w:t xml:space="preserve">to differences in </w:t>
      </w:r>
      <w:r w:rsidR="004A703D">
        <w:t xml:space="preserve">overall </w:t>
      </w:r>
      <w:r w:rsidRPr="000A28AB">
        <w:t>fitness</w:t>
      </w:r>
      <w:r w:rsidR="00624088" w:rsidRPr="000A28AB">
        <w:fldChar w:fldCharType="begin" w:fldLock="1"/>
      </w:r>
      <w:r w:rsidR="00DF6B35">
        <w:instrText>ADDIN CSL_CITATION { "citationItems" : [ { "id" : "ITEM-1", "itemData" : { "DOI" : "10.1098/rspb.2009.2099", "ISBN" : "1471-2954 (Electronic)\\r0962-8452 (Linking)", "ISSN" : "0962-8452", "PMID" : "20129976", "abstract" : "The set of single-gene deletions in yeast can be used to evaluate the effect of mutation on fitness over the whole genome. The measurement of growth in pure culture or relative growth in mixtures has confirmed that most deletions have little effect in laboratory culture. Moreover, there is a sharp distinction between lethality and a very mild impairment of growth, with very few intermediate cases. Different components of fitness, such as growth rate and yield, are positively correlated. Growth is also positively correlated across environments, although new conditions of growth usually identify a few conditionally impaired strains. Double mutants on average show alleviating epistasis, although a few per cent of combinations are synthetic lethal. The properties of the yeast deletion set provide us with the first genome-wide account of fitness, although transferring these conclusions to the field is a task for the future.", "author" : [ { "dropping-particle" : "", "family" : "Bell", "given" : "Graham", "non-dropping-particle" : "", "parse-names" : false, "suffix" : "" } ], "container-title" : "Proceedings of the Royal Society B: Biological Sciences", "id" : "ITEM-1", "issue" : "1687", "issued" : { "date-parts" : [ [ "2010", "5", "22" ] ] }, "page" : "1459-1467", "title" : "Experimental genomics of fitness in yeast", "type" : "article-journal", "volume" : "277" }, "uris" : [ "http://www.mendeley.com/documents/?uuid=0d5cbc2a-de7d-4c8a-84cf-b6e928687089" ] } ], "mendeley" : { "formattedCitation" : "&lt;sup&gt;16&lt;/sup&gt;", "plainTextFormattedCitation" : "16", "previouslyFormattedCitation" : "&lt;sup&gt;15&lt;/sup&gt;" }, "properties" : { "noteIndex" : 0 }, "schema" : "https://github.com/citation-style-language/schema/raw/master/csl-citation.json" }</w:instrText>
      </w:r>
      <w:r w:rsidR="00624088" w:rsidRPr="000A28AB">
        <w:fldChar w:fldCharType="separate"/>
      </w:r>
      <w:r w:rsidR="00DF6B35" w:rsidRPr="00DF6B35">
        <w:rPr>
          <w:noProof/>
          <w:vertAlign w:val="superscript"/>
        </w:rPr>
        <w:t>16</w:t>
      </w:r>
      <w:r w:rsidR="00624088" w:rsidRPr="000A28AB">
        <w:fldChar w:fldCharType="end"/>
      </w:r>
      <w:r w:rsidR="00205988" w:rsidRPr="000A28AB">
        <w:t>.</w:t>
      </w:r>
      <w:ins w:id="523" w:author="Yoav Ram" w:date="2017-10-19T13:38:00Z">
        <w:r w:rsidR="00414445">
          <w:t xml:space="preserve"> </w:t>
        </w:r>
      </w:ins>
    </w:p>
    <w:p w14:paraId="75B9932A" w14:textId="63DAC708" w:rsidR="00833635" w:rsidRDefault="007A7F01" w:rsidP="00096E8A">
      <w:pPr>
        <w:rPr>
          <w:ins w:id="524" w:author="Yoav Ram" w:date="2017-10-19T13:34:00Z"/>
        </w:rPr>
      </w:pPr>
      <w:r w:rsidRPr="000A28AB">
        <w:t xml:space="preserve">In contrast, </w:t>
      </w:r>
      <w:r w:rsidR="004A703D" w:rsidRPr="00B02278">
        <w:rPr>
          <w:i/>
          <w:iCs/>
        </w:rPr>
        <w:t>Curveball</w:t>
      </w:r>
      <w:r w:rsidR="004A703D" w:rsidRPr="000A28AB">
        <w:t xml:space="preserve"> </w:t>
      </w:r>
      <w:r w:rsidRPr="000A28AB">
        <w:t>integrates several growth phases into the</w:t>
      </w:r>
      <w:ins w:id="525" w:author="Yoav Ram" w:date="2017-10-19T13:43:00Z">
        <w:r w:rsidR="00096E8A">
          <w:t xml:space="preserve"> pairwise competition</w:t>
        </w:r>
      </w:ins>
      <w:ins w:id="526" w:author="Yoav Ram" w:date="2017-10-19T13:44:00Z">
        <w:r w:rsidR="00096E8A">
          <w:t>s</w:t>
        </w:r>
      </w:ins>
      <w:ins w:id="527" w:author="Yoav Ram" w:date="2017-10-19T13:43:00Z">
        <w:r w:rsidR="00096E8A">
          <w:t xml:space="preserve"> predictions from which</w:t>
        </w:r>
      </w:ins>
      <w:r w:rsidRPr="000A28AB">
        <w:t xml:space="preserve"> fitness </w:t>
      </w:r>
      <w:del w:id="528" w:author="Yoav Ram" w:date="2017-10-19T13:43:00Z">
        <w:r w:rsidRPr="000A28AB" w:rsidDel="00096E8A">
          <w:delText>estimation</w:delText>
        </w:r>
      </w:del>
      <w:ins w:id="529" w:author="Yoav Ram" w:date="2017-10-19T13:43:00Z">
        <w:r w:rsidR="00096E8A">
          <w:t>can be estimated</w:t>
        </w:r>
      </w:ins>
      <w:r w:rsidR="00205988" w:rsidRPr="000A28AB">
        <w:t>, allowing a more holistic approach to fitness inference from growth curve data</w:t>
      </w:r>
      <w:r w:rsidR="002D0E2B">
        <w:t xml:space="preserve"> and</w:t>
      </w:r>
      <w:r w:rsidRPr="000A28AB">
        <w:t xml:space="preserve"> </w:t>
      </w:r>
      <w:r w:rsidR="002D0E2B" w:rsidRPr="000A28AB">
        <w:t>provid</w:t>
      </w:r>
      <w:r w:rsidR="002D0E2B">
        <w:t>ing</w:t>
      </w:r>
      <w:r w:rsidR="002D0E2B" w:rsidRPr="000A28AB">
        <w:t xml:space="preserve"> </w:t>
      </w:r>
      <w:r w:rsidRPr="000A28AB">
        <w:t xml:space="preserve">information on the specific growth traits that contribute to differences in fitness. </w:t>
      </w:r>
    </w:p>
    <w:p w14:paraId="666C5538" w14:textId="5D994906" w:rsidR="00096E8A" w:rsidRPr="000A28AB" w:rsidRDefault="00833635" w:rsidP="00096E8A">
      <w:moveToRangeStart w:id="530" w:author="Yoav Ram" w:date="2017-10-19T13:34:00Z" w:name="move496183424"/>
      <w:moveTo w:id="531" w:author="Yoav Ram" w:date="2017-10-19T13:34:00Z">
        <w:r w:rsidRPr="000A28AB">
          <w:t xml:space="preserve">We have released an open-source software package which implements </w:t>
        </w:r>
        <w:r>
          <w:rPr>
            <w:i/>
            <w:iCs/>
          </w:rPr>
          <w:t xml:space="preserve">Curveball </w:t>
        </w:r>
        <w:r w:rsidRPr="000A28AB">
          <w:t>(</w:t>
        </w:r>
        <w:r>
          <w:fldChar w:fldCharType="begin"/>
        </w:r>
        <w:r>
          <w:instrText xml:space="preserve"> HYPERLINK "http://curveball.yoavram.com" </w:instrText>
        </w:r>
        <w:r>
          <w:fldChar w:fldCharType="separate"/>
        </w:r>
        <w:r w:rsidRPr="000A28AB">
          <w:rPr>
            <w:rStyle w:val="Hyperlink"/>
          </w:rPr>
          <w:t>http://curveball.yoavram.com</w:t>
        </w:r>
        <w:r>
          <w:rPr>
            <w:rStyle w:val="Hyperlink"/>
          </w:rPr>
          <w:fldChar w:fldCharType="end"/>
        </w:r>
        <w:r w:rsidRPr="000A28AB">
          <w:t xml:space="preserve">). </w:t>
        </w:r>
        <w:r>
          <w:t xml:space="preserve">This software </w:t>
        </w:r>
        <w:r w:rsidRPr="000A28AB">
          <w:t>is written in Python</w:t>
        </w:r>
        <w:r w:rsidRPr="000A28AB">
          <w:fldChar w:fldCharType="begin" w:fldLock="1"/>
        </w:r>
        <w:r>
          <w:instrText>ADDIN CSL_CITATION { "citationItems" : [ { "id" : "ITEM-1", "itemData" : { "author" : [ { "dropping-particle" : "", "family" : "Rossum", "given" : "Guido", "non-dropping-particle" : "Van", "parse-names" : false, "suffix" : "" }, { "dropping-particle" : "", "family" : "others", "given" : "", "non-dropping-particle" : "", "parse-names" : false, "suffix" : "" } ], "container-title" : "USENIX Annual Technical Conference", "id" : "ITEM-1", "issued" : { "date-parts" : [ [ "2007" ] ] }, "title" : "Python Programming Language.", "type" : "paper-conference" }, "uris" : [ "http://www.mendeley.com/documents/?uuid=93df79a9-55dd-427f-8aa0-45b586c4be37" ] } ], "mendeley" : { "formattedCitation" : "&lt;sup&gt;14&lt;/sup&gt;", "plainTextFormattedCitation" : "14", "previouslyFormattedCitation" : "&lt;sup&gt;13&lt;/sup&gt;" }, "properties" : { "noteIndex" : 0 }, "schema" : "https://github.com/citation-style-language/schema/raw/master/csl-citation.json" }</w:instrText>
        </w:r>
        <w:r w:rsidRPr="000A28AB">
          <w:fldChar w:fldCharType="separate"/>
        </w:r>
        <w:r w:rsidRPr="00DF6B35">
          <w:rPr>
            <w:noProof/>
            <w:vertAlign w:val="superscript"/>
          </w:rPr>
          <w:t>14</w:t>
        </w:r>
        <w:r w:rsidRPr="000A28AB">
          <w:fldChar w:fldCharType="end"/>
        </w:r>
        <w:r w:rsidDel="00912FD4">
          <w:t xml:space="preserve"> </w:t>
        </w:r>
        <w:r w:rsidRPr="000A28AB">
          <w:t xml:space="preserve">and includes a user interface that </w:t>
        </w:r>
        <w:r>
          <w:t>does not require</w:t>
        </w:r>
        <w:r w:rsidRPr="000A28AB">
          <w:t xml:space="preserve"> prior knowledge in programming. It is free and open, </w:t>
        </w:r>
        <w:r>
          <w:t xml:space="preserve">such that </w:t>
        </w:r>
        <w:r w:rsidRPr="000A28AB">
          <w:t>additional data formats, growth and competition models, and other analyses can be added</w:t>
        </w:r>
        <w:r>
          <w:t xml:space="preserve"> </w:t>
        </w:r>
        <w:r w:rsidRPr="000A28AB">
          <w:t>by the community</w:t>
        </w:r>
        <w:r>
          <w:t xml:space="preserve"> to extend its utility</w:t>
        </w:r>
        <w:r w:rsidRPr="000A28AB">
          <w:t>.</w:t>
        </w:r>
      </w:moveTo>
    </w:p>
    <w:moveToRangeEnd w:id="530"/>
    <w:p w14:paraId="248F31DB" w14:textId="0FFDE6A0" w:rsidR="007A7F01" w:rsidRPr="000A28AB" w:rsidDel="00414445" w:rsidRDefault="005E3BFE" w:rsidP="00833635">
      <w:pPr>
        <w:rPr>
          <w:del w:id="532" w:author="Yoav Ram" w:date="2017-10-19T13:37:00Z"/>
        </w:rPr>
      </w:pPr>
      <w:del w:id="533" w:author="Yoav Ram" w:date="2017-10-19T13:37:00Z">
        <w:r w:rsidRPr="000A28AB" w:rsidDel="00414445">
          <w:delText>W</w:delText>
        </w:r>
        <w:r w:rsidR="007A7F01" w:rsidRPr="000A28AB" w:rsidDel="00414445">
          <w:delText xml:space="preserve">e hope </w:delText>
        </w:r>
        <w:r w:rsidR="004A703D" w:rsidDel="00414445">
          <w:delText xml:space="preserve">that </w:delText>
        </w:r>
        <w:r w:rsidR="004A703D" w:rsidRPr="00B02278" w:rsidDel="00414445">
          <w:rPr>
            <w:i/>
            <w:iCs/>
          </w:rPr>
          <w:delText>Curveball</w:delText>
        </w:r>
        <w:r w:rsidR="007A7F01" w:rsidRPr="000A28AB" w:rsidDel="00414445">
          <w:delText xml:space="preserve"> will </w:delText>
        </w:r>
        <w:r w:rsidR="004A703D" w:rsidDel="00414445">
          <w:delText xml:space="preserve">improve </w:delText>
        </w:r>
      </w:del>
      <w:del w:id="534" w:author="Yoav Ram" w:date="2017-10-19T13:35:00Z">
        <w:r w:rsidR="004A703D" w:rsidDel="00833635">
          <w:delText xml:space="preserve">and ideally </w:delText>
        </w:r>
        <w:r w:rsidR="007A7F01" w:rsidRPr="000A28AB" w:rsidDel="00833635">
          <w:delText xml:space="preserve">standardize </w:delText>
        </w:r>
      </w:del>
      <w:del w:id="535" w:author="Yoav Ram" w:date="2017-10-19T13:37:00Z">
        <w:r w:rsidR="007A7F01" w:rsidRPr="000A28AB" w:rsidDel="00414445">
          <w:delText xml:space="preserve">the way fitness is </w:delText>
        </w:r>
        <w:r w:rsidR="004A703D" w:rsidDel="00414445">
          <w:delText>estimated from growth curves</w:delText>
        </w:r>
        <w:r w:rsidR="00205988" w:rsidRPr="000A28AB" w:rsidDel="00414445">
          <w:delText>, thereby</w:delText>
        </w:r>
        <w:r w:rsidR="007A7F01" w:rsidRPr="000A28AB" w:rsidDel="00414445">
          <w:delText xml:space="preserve"> </w:delText>
        </w:r>
        <w:r w:rsidR="00205988" w:rsidRPr="000A28AB" w:rsidDel="00414445">
          <w:delText>improving</w:delText>
        </w:r>
        <w:r w:rsidR="007A7F01" w:rsidRPr="000A28AB" w:rsidDel="00414445">
          <w:delText xml:space="preserve"> communication between empirical and theoretical evolutionary biologists and ecologists.</w:delText>
        </w:r>
      </w:del>
    </w:p>
    <w:p w14:paraId="24785C74" w14:textId="77777777" w:rsidR="007A7F01" w:rsidRPr="000A28AB" w:rsidRDefault="007A7F01">
      <w:pPr>
        <w:pStyle w:val="Heading2"/>
      </w:pPr>
      <w:r w:rsidRPr="000A28AB">
        <w:t>Conclusions</w:t>
      </w:r>
    </w:p>
    <w:p w14:paraId="387F82F7" w14:textId="79317961" w:rsidR="007A7F01" w:rsidRPr="000A28AB" w:rsidDel="00036845" w:rsidRDefault="007A7F01">
      <w:pPr>
        <w:rPr>
          <w:del w:id="536" w:author="Yoav Ram" w:date="2017-10-19T13:38:00Z"/>
        </w:rPr>
      </w:pPr>
      <w:r w:rsidRPr="000A28AB">
        <w:t>We developed and tested a new method to analyze growth curve</w:t>
      </w:r>
      <w:r w:rsidR="000D44AC">
        <w:t xml:space="preserve"> data</w:t>
      </w:r>
      <w:r w:rsidRPr="000A28AB">
        <w:t xml:space="preserve">, </w:t>
      </w:r>
      <w:r w:rsidR="004A703D">
        <w:t xml:space="preserve">and applied it to </w:t>
      </w:r>
      <w:r w:rsidRPr="000A28AB">
        <w:t xml:space="preserve">predict growth </w:t>
      </w:r>
      <w:r w:rsidR="004A703D">
        <w:t>of individual</w:t>
      </w:r>
      <w:r w:rsidR="000D44AC">
        <w:t xml:space="preserve"> </w:t>
      </w:r>
      <w:r w:rsidR="004A703D">
        <w:t>s</w:t>
      </w:r>
      <w:r w:rsidR="000D44AC">
        <w:t>trains</w:t>
      </w:r>
      <w:r w:rsidR="004A703D">
        <w:t xml:space="preserve"> within</w:t>
      </w:r>
      <w:r w:rsidRPr="000A28AB">
        <w:t xml:space="preserve"> </w:t>
      </w:r>
      <w:r w:rsidR="000D44AC">
        <w:t xml:space="preserve">a </w:t>
      </w:r>
      <w:r w:rsidRPr="000A28AB">
        <w:t xml:space="preserve">mixed culture and </w:t>
      </w:r>
      <w:r w:rsidR="004A703D">
        <w:t xml:space="preserve">to </w:t>
      </w:r>
      <w:r w:rsidRPr="000A28AB">
        <w:t xml:space="preserve">infer </w:t>
      </w:r>
      <w:r w:rsidR="004A703D">
        <w:t xml:space="preserve">their </w:t>
      </w:r>
      <w:r w:rsidRPr="000A28AB">
        <w:t xml:space="preserve">relative fitness. </w:t>
      </w:r>
      <w:r w:rsidR="004A703D">
        <w:t>The</w:t>
      </w:r>
      <w:r w:rsidR="004A703D" w:rsidRPr="000A28AB">
        <w:t xml:space="preserve"> </w:t>
      </w:r>
      <w:r w:rsidRPr="000A28AB">
        <w:t>method improves fitness estimation from growth curve</w:t>
      </w:r>
      <w:r w:rsidR="000D44AC">
        <w:t xml:space="preserve"> data</w:t>
      </w:r>
      <w:r w:rsidRPr="000A28AB">
        <w:t xml:space="preserve">, has a clear biological interpretation, and can be used to predict and interpret growth in a mixed culture and </w:t>
      </w:r>
      <w:ins w:id="537" w:author="Yoav Ram" w:date="2017-10-19T12:49:00Z">
        <w:r w:rsidR="008E3515">
          <w:t xml:space="preserve">results of </w:t>
        </w:r>
      </w:ins>
      <w:r w:rsidRPr="000A28AB">
        <w:t>competition experiments.</w:t>
      </w:r>
    </w:p>
    <w:p w14:paraId="0ED019BF" w14:textId="77777777" w:rsidR="007942A2" w:rsidRPr="000A28AB" w:rsidRDefault="007942A2">
      <w:bookmarkStart w:id="538" w:name="_Ref439853427"/>
    </w:p>
    <w:p w14:paraId="607869F5" w14:textId="77777777" w:rsidR="007A7F01" w:rsidRPr="000A28AB" w:rsidRDefault="007A7F01">
      <w:pPr>
        <w:pStyle w:val="Heading1"/>
      </w:pPr>
      <w:bookmarkStart w:id="539" w:name="_Ref455590789"/>
      <w:r w:rsidRPr="000A28AB">
        <w:t>Materials and Methods</w:t>
      </w:r>
      <w:bookmarkEnd w:id="538"/>
      <w:bookmarkEnd w:id="539"/>
    </w:p>
    <w:p w14:paraId="71B89F52" w14:textId="77777777" w:rsidR="00C0791B" w:rsidRDefault="007A7F01" w:rsidP="00DF6B35">
      <w:pPr>
        <w:rPr>
          <w:ins w:id="540" w:author="Yoav Ram" w:date="2017-10-19T12:49:00Z"/>
        </w:rPr>
      </w:pPr>
      <w:r w:rsidRPr="000A28AB">
        <w:rPr>
          <w:b/>
          <w:bCs/>
        </w:rPr>
        <w:t xml:space="preserve">Strains and plasmids. </w:t>
      </w:r>
      <w:r w:rsidRPr="000A28AB">
        <w:rPr>
          <w:i/>
          <w:iCs/>
        </w:rPr>
        <w:t>Escherichia coli</w:t>
      </w:r>
      <w:r w:rsidRPr="000A28AB">
        <w:t xml:space="preserve"> strains </w:t>
      </w:r>
      <w:r w:rsidR="00B87DFE">
        <w:t xml:space="preserve">used were </w:t>
      </w:r>
      <w:r w:rsidRPr="000A28AB">
        <w:t>DH5α</w:t>
      </w:r>
      <w:r w:rsidR="00CB1737">
        <w:t xml:space="preserve"> (Berman lab, Tel-Aviv University)</w:t>
      </w:r>
      <w:r w:rsidRPr="000A28AB">
        <w:t>, TG1</w:t>
      </w:r>
      <w:r w:rsidR="00B030EA">
        <w:t xml:space="preserve"> (Ron lab, Tel-Aviv University)</w:t>
      </w:r>
      <w:r w:rsidRPr="000A28AB">
        <w:t>, JM109</w:t>
      </w:r>
      <w:r w:rsidR="00B030EA">
        <w:t xml:space="preserve"> (</w:t>
      </w:r>
      <w:proofErr w:type="spellStart"/>
      <w:r w:rsidR="00B030EA">
        <w:t>Nir</w:t>
      </w:r>
      <w:proofErr w:type="spellEnd"/>
      <w:r w:rsidR="00B030EA">
        <w:t xml:space="preserve"> lab, Tel-Aviv University)</w:t>
      </w:r>
      <w:r w:rsidRPr="000A28AB">
        <w:t>, and K12 MG1655</w:t>
      </w:r>
      <w:r w:rsidR="007942A2" w:rsidRPr="000A28AB">
        <w:t>-</w:t>
      </w:r>
      <w:r w:rsidRPr="000A28AB">
        <w:t>Δfnr</w:t>
      </w:r>
      <w:r w:rsidR="00B030EA">
        <w:t xml:space="preserve"> (Ron lab, Tel-Aviv University)</w:t>
      </w:r>
      <w:r w:rsidRPr="000A28AB">
        <w:t>. Plasmids</w:t>
      </w:r>
      <w:r w:rsidR="001F3A92">
        <w:t xml:space="preserve"> </w:t>
      </w:r>
      <w:r w:rsidRPr="000A28AB">
        <w:t>contain</w:t>
      </w:r>
      <w:del w:id="541" w:author="Yoav Ram" w:date="2017-10-19T12:49:00Z">
        <w:r w:rsidRPr="000A28AB" w:rsidDel="00C0791B">
          <w:delText>ing</w:delText>
        </w:r>
      </w:del>
      <w:r w:rsidRPr="000A28AB">
        <w:t xml:space="preserve"> a GFP or RFP gene and genes conferring resistance to kanamycin (</w:t>
      </w:r>
      <w:proofErr w:type="spellStart"/>
      <w:r w:rsidRPr="000A28AB">
        <w:t>Kan</w:t>
      </w:r>
      <w:r w:rsidRPr="000A28AB">
        <w:rPr>
          <w:vertAlign w:val="superscript"/>
        </w:rPr>
        <w:t>R</w:t>
      </w:r>
      <w:proofErr w:type="spellEnd"/>
      <w:r w:rsidRPr="000A28AB">
        <w:t>) and chloramphenicol (</w:t>
      </w:r>
      <w:proofErr w:type="spellStart"/>
      <w:r w:rsidRPr="000A28AB">
        <w:t>Cap</w:t>
      </w:r>
      <w:r w:rsidRPr="000A28AB">
        <w:rPr>
          <w:vertAlign w:val="superscript"/>
        </w:rPr>
        <w:t>R</w:t>
      </w:r>
      <w:proofErr w:type="spellEnd"/>
      <w:r w:rsidRPr="000A28AB">
        <w:t xml:space="preserve">) </w:t>
      </w:r>
      <w:r w:rsidR="00C35103">
        <w:t>(</w:t>
      </w:r>
      <w:r w:rsidR="000D44AC">
        <w:t>Milo lab, Weizmann Institute of Science</w:t>
      </w:r>
      <w:r w:rsidR="00C35103">
        <w:fldChar w:fldCharType="begin" w:fldLock="1"/>
      </w:r>
      <w:r w:rsidR="00DF6B35">
        <w:instrText>ADDIN CSL_CITATION { "citationItems" : [ { "id" : "ITEM-1", "itemData" : { "DOI" : "10.1093/nar/gkt151", "ISSN" : "0305-1048", "author" : [ { "dropping-particle" : "", "family" : "Zelcbuch", "given" : "L.", "non-dropping-particle" : "", "parse-names" : false, "suffix" : "" }, { "dropping-particle" : "", "family" : "Antonovsky", "given" : "N.", "non-dropping-particle" : "", "parse-names" : false, "suffix" : "" }, { "dropping-particle" : "", "family" : "Bar-Even", "given" : "A.", "non-dropping-particle" : "", "parse-names" : false, "suffix" : "" }, { "dropping-particle" : "", "family" : "Levin-Karp", "given" : "A.", "non-dropping-particle" : "", "parse-names" : false, "suffix" : "" }, { "dropping-particle" : "", "family" : "Barenholz", "given" : "U.", "non-dropping-particle" : "", "parse-names" : false, "suffix" : "" }, { "dropping-particle" : "", "family" : "Dayagi", "given" : "M.", "non-dropping-particle" : "", "parse-names" : false, "suffix" : "" }, { "dropping-particle" : "", "family" : "Liebermeister", "given" : "W.", "non-dropping-particle" : "", "parse-names" : false, "suffix" : "" }, { "dropping-particle" : "", "family" : "Flamholz", "given" : "A.", "non-dropping-particle" : "", "parse-names" : false, "suffix" : "" }, { "dropping-particle" : "", "family" : "Noor", "given" : "E.", "non-dropping-particle" : "", "parse-names" : false, "suffix" : "" }, { "dropping-particle" : "", "family" : "Amram", "given" : "S.", "non-dropping-particle" : "", "parse-names" : false, "suffix" : "" }, { "dropping-particle" : "", "family" : "Brandis", "given" : "A.", "non-dropping-particle" : "", "parse-names" : false, "suffix" : "" }, { "dropping-particle" : "", "family" : "Bareia", "given" : "T.", "non-dropping-particle" : "", "parse-names" : false, "suffix" : "" }, { "dropping-particle" : "", "family" : "Yofe", "given" : "I.", "non-dropping-particle" : "", "parse-names" : false, "suffix" : "" }, { "dropping-particle" : "", "family" : "Jubran", "given" : "H.", "non-dropping-particle" : "", "parse-names" : false, "suffix" : "" }, { "dropping-particle" : "", "family" : "Milo", "given" : "R.", "non-dropping-particle" : "", "parse-names" : false, "suffix" : "" } ], "container-title" : "Nucleic Acids Research", "id" : "ITEM-1", "issue" : "9", "issued" : { "date-parts" : [ [ "2013" ] ] }, "page" : "e98-e98", "title" : "Spanning high-dimensional expression space using ribosome-binding site combinatorics", "type" : "article-journal", "volume" : "41" }, "uris" : [ "http://www.mendeley.com/documents/?uuid=185255d4-2c34-4db4-bbbd-593223fd89bd" ] } ], "mendeley" : { "formattedCitation" : "&lt;sup&gt;17&lt;/sup&gt;", "plainTextFormattedCitation" : "17", "previouslyFormattedCitation" : "&lt;sup&gt;16&lt;/sup&gt;" }, "properties" : { "noteIndex" : 0 }, "schema" : "https://github.com/citation-style-language/schema/raw/master/csl-citation.json" }</w:instrText>
      </w:r>
      <w:r w:rsidR="00C35103">
        <w:fldChar w:fldCharType="separate"/>
      </w:r>
      <w:r w:rsidR="00DF6B35" w:rsidRPr="00DF6B35">
        <w:rPr>
          <w:noProof/>
          <w:vertAlign w:val="superscript"/>
        </w:rPr>
        <w:t>17</w:t>
      </w:r>
      <w:r w:rsidR="00C35103">
        <w:fldChar w:fldCharType="end"/>
      </w:r>
      <w:r w:rsidR="00C35103">
        <w:t>)</w:t>
      </w:r>
      <w:r w:rsidRPr="000A28AB">
        <w:t xml:space="preserve">. </w:t>
      </w:r>
    </w:p>
    <w:p w14:paraId="0685D757" w14:textId="716ADE8B" w:rsidR="007A7F01" w:rsidRPr="000A28AB" w:rsidRDefault="00C0791B" w:rsidP="00DF6B35">
      <w:ins w:id="542" w:author="Yoav Ram" w:date="2017-10-19T12:49:00Z">
        <w:r w:rsidRPr="00C0791B">
          <w:rPr>
            <w:b/>
            <w:bCs/>
            <w:rPrChange w:id="543" w:author="Yoav Ram" w:date="2017-10-19T12:49:00Z">
              <w:rPr/>
            </w:rPrChange>
          </w:rPr>
          <w:t>Media.</w:t>
        </w:r>
        <w:r>
          <w:t xml:space="preserve"> </w:t>
        </w:r>
      </w:ins>
      <w:r w:rsidR="007A7F01" w:rsidRPr="000A28AB">
        <w:t>All experiments were performed in LB media</w:t>
      </w:r>
      <w:r w:rsidR="00B87DFE">
        <w:t xml:space="preserve"> (</w:t>
      </w:r>
      <w:r w:rsidR="00B030EA">
        <w:t xml:space="preserve">5 g/L </w:t>
      </w:r>
      <w:proofErr w:type="spellStart"/>
      <w:r w:rsidR="00B030EA">
        <w:t>Bacto</w:t>
      </w:r>
      <w:proofErr w:type="spellEnd"/>
      <w:r w:rsidR="00B030EA">
        <w:t xml:space="preserve"> yeast extract (BD</w:t>
      </w:r>
      <w:r w:rsidR="006748EC">
        <w:t>,</w:t>
      </w:r>
      <w:r w:rsidR="00B030EA">
        <w:t xml:space="preserve"> 212750), 10 g/L </w:t>
      </w:r>
      <w:proofErr w:type="spellStart"/>
      <w:r w:rsidR="00B030EA">
        <w:t>Bacto</w:t>
      </w:r>
      <w:proofErr w:type="spellEnd"/>
      <w:r w:rsidR="00B030EA">
        <w:t xml:space="preserve"> </w:t>
      </w:r>
      <w:proofErr w:type="spellStart"/>
      <w:r w:rsidR="00B030EA">
        <w:t>Tryptone</w:t>
      </w:r>
      <w:proofErr w:type="spellEnd"/>
      <w:r w:rsidR="00B030EA">
        <w:t xml:space="preserve"> (B</w:t>
      </w:r>
      <w:r w:rsidR="0099154F">
        <w:t>D</w:t>
      </w:r>
      <w:r w:rsidR="008179CB">
        <w:t>,</w:t>
      </w:r>
      <w:r w:rsidR="0099154F">
        <w:t xml:space="preserve"> 211705), 10 g/L </w:t>
      </w:r>
      <w:proofErr w:type="spellStart"/>
      <w:r w:rsidR="0099154F">
        <w:t>NaCl</w:t>
      </w:r>
      <w:proofErr w:type="spellEnd"/>
      <w:r w:rsidR="0099154F">
        <w:t xml:space="preserve"> (Bio-Lab, </w:t>
      </w:r>
      <w:r w:rsidR="009E70D1">
        <w:t>1903</w:t>
      </w:r>
      <w:r w:rsidR="000E7382">
        <w:t>05</w:t>
      </w:r>
      <w:r w:rsidR="00B030EA">
        <w:t>), DDW 1 L</w:t>
      </w:r>
      <w:r w:rsidR="00B87DFE">
        <w:t>)</w:t>
      </w:r>
      <w:r w:rsidR="007A7F01" w:rsidRPr="000A28AB">
        <w:t xml:space="preserve"> with 30 </w:t>
      </w:r>
      <w:proofErr w:type="spellStart"/>
      <w:r w:rsidR="007A7F01" w:rsidRPr="000A28AB">
        <w:t>μg</w:t>
      </w:r>
      <w:proofErr w:type="spellEnd"/>
      <w:r w:rsidR="007A7F01" w:rsidRPr="000A28AB">
        <w:t>/mL kanamycin</w:t>
      </w:r>
      <w:r w:rsidR="00B87DFE">
        <w:t xml:space="preserve"> (</w:t>
      </w:r>
      <w:r w:rsidR="004F0742" w:rsidRPr="004F0742">
        <w:t>Caisson</w:t>
      </w:r>
      <w:r w:rsidR="004F0742">
        <w:t xml:space="preserve"> Labs, K003</w:t>
      </w:r>
      <w:r w:rsidR="00B87DFE">
        <w:t>)</w:t>
      </w:r>
      <w:r w:rsidR="007A7F01" w:rsidRPr="000A28AB">
        <w:t xml:space="preserve"> and 34 </w:t>
      </w:r>
      <w:proofErr w:type="spellStart"/>
      <w:r w:rsidR="007A7F01" w:rsidRPr="000A28AB">
        <w:t>μg</w:t>
      </w:r>
      <w:proofErr w:type="spellEnd"/>
      <w:r w:rsidR="007A7F01" w:rsidRPr="000A28AB">
        <w:t>/mL chloramphenicol</w:t>
      </w:r>
      <w:r w:rsidR="00B87DFE">
        <w:t xml:space="preserve"> (</w:t>
      </w:r>
      <w:proofErr w:type="spellStart"/>
      <w:r w:rsidR="004F0742">
        <w:t>Duchefa</w:t>
      </w:r>
      <w:proofErr w:type="spellEnd"/>
      <w:r w:rsidR="004F0742">
        <w:t xml:space="preserve"> </w:t>
      </w:r>
      <w:proofErr w:type="spellStart"/>
      <w:r w:rsidR="004F0742">
        <w:t>Biochemie</w:t>
      </w:r>
      <w:proofErr w:type="spellEnd"/>
      <w:r w:rsidR="004F0742">
        <w:t>, C0113</w:t>
      </w:r>
      <w:r w:rsidR="00B87DFE">
        <w:t>)</w:t>
      </w:r>
      <w:r w:rsidR="007A7F01" w:rsidRPr="000A28AB">
        <w:t xml:space="preserve">. </w:t>
      </w:r>
      <w:r w:rsidR="000D44AC">
        <w:t>Green or red</w:t>
      </w:r>
      <w:r w:rsidR="00B87DFE">
        <w:t xml:space="preserve"> f</w:t>
      </w:r>
      <w:r w:rsidR="00B87DFE" w:rsidRPr="000A28AB">
        <w:t>luorescence</w:t>
      </w:r>
      <w:r w:rsidR="00B87DFE">
        <w:t xml:space="preserve"> of each strain </w:t>
      </w:r>
      <w:del w:id="544" w:author="Yoav Ram" w:date="2017-10-19T12:50:00Z">
        <w:r w:rsidR="007A7F01" w:rsidRPr="000A28AB" w:rsidDel="00C0791B">
          <w:delText xml:space="preserve"> </w:delText>
        </w:r>
      </w:del>
      <w:r w:rsidR="000D44AC">
        <w:t>was</w:t>
      </w:r>
      <w:r w:rsidR="000D44AC" w:rsidRPr="000A28AB">
        <w:t xml:space="preserve"> </w:t>
      </w:r>
      <w:r w:rsidR="007A7F01" w:rsidRPr="000A28AB">
        <w:t xml:space="preserve">confirmed </w:t>
      </w:r>
      <w:r w:rsidR="00B87DFE">
        <w:t>by</w:t>
      </w:r>
      <w:r w:rsidR="00B87DFE" w:rsidRPr="000A28AB">
        <w:t xml:space="preserve"> </w:t>
      </w:r>
      <w:r w:rsidR="007A7F01" w:rsidRPr="000A28AB">
        <w:t>fluorescen</w:t>
      </w:r>
      <w:r w:rsidR="00B87DFE">
        <w:t>ce</w:t>
      </w:r>
      <w:r w:rsidR="007A7F01" w:rsidRPr="000A28AB">
        <w:t xml:space="preserve"> microscopy (Nikon </w:t>
      </w:r>
      <w:proofErr w:type="spellStart"/>
      <w:r w:rsidR="007A7F01" w:rsidRPr="000A28AB">
        <w:t>Eclipe</w:t>
      </w:r>
      <w:proofErr w:type="spellEnd"/>
      <w:r w:rsidR="007A7F01" w:rsidRPr="000A28AB">
        <w:t xml:space="preserve"> </w:t>
      </w:r>
      <w:proofErr w:type="spellStart"/>
      <w:r w:rsidR="007A7F01" w:rsidRPr="000A28AB">
        <w:t>Ti</w:t>
      </w:r>
      <w:proofErr w:type="spellEnd"/>
      <w:r w:rsidR="007A7F01" w:rsidRPr="000A28AB">
        <w:t xml:space="preserve">, </w:t>
      </w:r>
      <w:r w:rsidR="007A7F01" w:rsidRPr="000A28AB">
        <w:fldChar w:fldCharType="begin"/>
      </w:r>
      <w:r w:rsidR="007A7F01" w:rsidRPr="000A28AB">
        <w:instrText xml:space="preserve"> REF _Ref447623874 \h </w:instrText>
      </w:r>
      <w:r w:rsidR="000A28AB">
        <w:instrText xml:space="preserve"> \* MERGEFORMAT </w:instrText>
      </w:r>
      <w:r w:rsidR="007A7F01" w:rsidRPr="000A28AB">
        <w:fldChar w:fldCharType="separate"/>
      </w:r>
      <w:r w:rsidR="00796A41" w:rsidRPr="000A28AB">
        <w:t>Figure S</w:t>
      </w:r>
      <w:r w:rsidR="00796A41">
        <w:t>1</w:t>
      </w:r>
      <w:r w:rsidR="007A7F01" w:rsidRPr="000A28AB">
        <w:fldChar w:fldCharType="end"/>
      </w:r>
      <w:r w:rsidR="007A7F01" w:rsidRPr="000A28AB">
        <w:t>).</w:t>
      </w:r>
    </w:p>
    <w:p w14:paraId="57A2D755" w14:textId="3B27C9C5" w:rsidR="007A7F01" w:rsidRPr="000A28AB" w:rsidRDefault="007A7F01" w:rsidP="00C0791B">
      <w:r w:rsidRPr="000A28AB">
        <w:rPr>
          <w:b/>
          <w:bCs/>
        </w:rPr>
        <w:t>Growth and competition experiment</w:t>
      </w:r>
      <w:r w:rsidR="00B02278">
        <w:rPr>
          <w:b/>
          <w:bCs/>
        </w:rPr>
        <w:t>s</w:t>
      </w:r>
      <w:r w:rsidRPr="000A28AB">
        <w:rPr>
          <w:b/>
          <w:bCs/>
        </w:rPr>
        <w:t xml:space="preserve">. </w:t>
      </w:r>
      <w:r w:rsidR="00B030EA" w:rsidRPr="00CB76DE">
        <w:t>All experiments were performed at</w:t>
      </w:r>
      <w:r w:rsidR="00B030EA">
        <w:rPr>
          <w:b/>
          <w:bCs/>
        </w:rPr>
        <w:t xml:space="preserve"> </w:t>
      </w:r>
      <w:r w:rsidR="00CB1737" w:rsidRPr="000A28AB">
        <w:t>30</w:t>
      </w:r>
      <w:r w:rsidR="00CB1737" w:rsidRPr="000A28AB">
        <w:rPr>
          <w:rFonts w:ascii="Arial" w:hAnsi="Arial" w:cs="Arial"/>
        </w:rPr>
        <w:t>°</w:t>
      </w:r>
      <w:r w:rsidR="00CB1737" w:rsidRPr="000A28AB">
        <w:t>C</w:t>
      </w:r>
      <w:r w:rsidR="00CB1737">
        <w:t xml:space="preserve">. </w:t>
      </w:r>
      <w:r w:rsidRPr="000A28AB">
        <w:t xml:space="preserve">Strains were inoculated into 3 ml </w:t>
      </w:r>
      <w:proofErr w:type="spellStart"/>
      <w:r w:rsidRPr="000A28AB">
        <w:t>LB+Cap+Kan</w:t>
      </w:r>
      <w:proofErr w:type="spellEnd"/>
      <w:r w:rsidRPr="000A28AB">
        <w:t xml:space="preserve"> and grown overnight with shaking. Saturated overnight cultures were diluted into fresh media so that the </w:t>
      </w:r>
      <w:r w:rsidR="00B87DFE">
        <w:t>initial</w:t>
      </w:r>
      <w:r w:rsidR="00B87DFE" w:rsidRPr="000A28AB">
        <w:t xml:space="preserve"> </w:t>
      </w:r>
      <w:r w:rsidRPr="000A28AB">
        <w:t xml:space="preserve">OD was </w:t>
      </w:r>
      <w:r w:rsidR="00B87DFE">
        <w:lastRenderedPageBreak/>
        <w:t xml:space="preserve">detectable </w:t>
      </w:r>
      <w:r w:rsidRPr="000A28AB">
        <w:t>above the OD of media</w:t>
      </w:r>
      <w:r w:rsidR="00B87DFE">
        <w:t xml:space="preserve"> alone</w:t>
      </w:r>
      <w:r w:rsidRPr="000A28AB">
        <w:t xml:space="preserve"> (1:1-1:20 dilution rate). In experiments </w:t>
      </w:r>
      <w:r w:rsidR="00B87DFE">
        <w:t>that avoided a</w:t>
      </w:r>
      <w:r w:rsidR="00B87DFE" w:rsidRPr="000A28AB">
        <w:t xml:space="preserve"> </w:t>
      </w:r>
      <w:r w:rsidRPr="000A28AB">
        <w:t>lag phase, cultures were pre-grown until the exponential growth phase was reached</w:t>
      </w:r>
      <w:r w:rsidR="00865D57">
        <w:t xml:space="preserve"> as determined by OD measurements (</w:t>
      </w:r>
      <w:del w:id="545" w:author="Yoav Ram" w:date="2017-10-19T12:50:00Z">
        <w:r w:rsidR="00865D57" w:rsidDel="00C0791B">
          <w:delText xml:space="preserve">usually </w:delText>
        </w:r>
      </w:del>
      <w:r w:rsidR="00865D57">
        <w:t xml:space="preserve">4-6 h). </w:t>
      </w:r>
      <w:r w:rsidRPr="000A28AB">
        <w:t xml:space="preserve">Cells were then inoculated into 100 </w:t>
      </w:r>
      <w:proofErr w:type="spellStart"/>
      <w:r w:rsidRPr="000A28AB">
        <w:t>μL</w:t>
      </w:r>
      <w:proofErr w:type="spellEnd"/>
      <w:r w:rsidRPr="000A28AB">
        <w:t xml:space="preserve"> </w:t>
      </w:r>
      <w:proofErr w:type="spellStart"/>
      <w:r w:rsidRPr="000A28AB">
        <w:t>LB+Cap+Kan</w:t>
      </w:r>
      <w:proofErr w:type="spellEnd"/>
      <w:r w:rsidRPr="000A28AB">
        <w:t xml:space="preserve"> in a 96-well flat-bottom microplate (Costar):</w:t>
      </w:r>
    </w:p>
    <w:p w14:paraId="1D2BB099" w14:textId="0B83590B" w:rsidR="007A7F01" w:rsidRPr="000A28AB" w:rsidRDefault="007A7F01" w:rsidP="00837953">
      <w:pPr>
        <w:pStyle w:val="ListParagraph"/>
        <w:numPr>
          <w:ilvl w:val="0"/>
          <w:numId w:val="1"/>
        </w:numPr>
        <w:ind w:firstLine="284"/>
      </w:pPr>
      <w:r w:rsidRPr="000A28AB">
        <w:t>3</w:t>
      </w:r>
      <w:r w:rsidR="002D0E2B">
        <w:t>2</w:t>
      </w:r>
      <w:r w:rsidRPr="000A28AB">
        <w:t xml:space="preserve"> wells contain</w:t>
      </w:r>
      <w:r w:rsidR="00865D57">
        <w:t>ed</w:t>
      </w:r>
      <w:r w:rsidRPr="000A28AB">
        <w:t xml:space="preserve"> a monoculture of </w:t>
      </w:r>
      <w:r w:rsidR="00865D57">
        <w:t>the</w:t>
      </w:r>
      <w:r w:rsidRPr="000A28AB">
        <w:t xml:space="preserve"> GFP-labeled strain</w:t>
      </w:r>
    </w:p>
    <w:p w14:paraId="30229375" w14:textId="1D0462A5" w:rsidR="007A7F01" w:rsidRPr="000A28AB" w:rsidRDefault="007A7F01" w:rsidP="00624088">
      <w:pPr>
        <w:pStyle w:val="ListParagraph"/>
        <w:numPr>
          <w:ilvl w:val="0"/>
          <w:numId w:val="1"/>
        </w:numPr>
        <w:ind w:firstLine="284"/>
      </w:pPr>
      <w:r w:rsidRPr="000A28AB">
        <w:t xml:space="preserve">30 wells </w:t>
      </w:r>
      <w:r w:rsidR="00865D57" w:rsidRPr="000A28AB">
        <w:t>contain</w:t>
      </w:r>
      <w:r w:rsidR="00865D57">
        <w:t>ed</w:t>
      </w:r>
      <w:r w:rsidR="00865D57" w:rsidRPr="000A28AB">
        <w:t xml:space="preserve"> </w:t>
      </w:r>
      <w:r w:rsidRPr="000A28AB">
        <w:t xml:space="preserve">a monoculture of </w:t>
      </w:r>
      <w:r w:rsidR="00865D57">
        <w:t>the</w:t>
      </w:r>
      <w:r w:rsidR="00865D57" w:rsidRPr="000A28AB">
        <w:t xml:space="preserve"> </w:t>
      </w:r>
      <w:r w:rsidRPr="000A28AB">
        <w:t>RFP-labeled strain</w:t>
      </w:r>
    </w:p>
    <w:p w14:paraId="397FB9FC" w14:textId="4D131307" w:rsidR="007A7F01" w:rsidRPr="000A28AB" w:rsidRDefault="007A7F01" w:rsidP="00624088">
      <w:pPr>
        <w:pStyle w:val="ListParagraph"/>
        <w:numPr>
          <w:ilvl w:val="0"/>
          <w:numId w:val="1"/>
        </w:numPr>
        <w:ind w:firstLine="284"/>
      </w:pPr>
      <w:r w:rsidRPr="000A28AB">
        <w:t>3</w:t>
      </w:r>
      <w:r w:rsidR="002D0E2B">
        <w:t>2</w:t>
      </w:r>
      <w:r w:rsidRPr="000A28AB">
        <w:t xml:space="preserve"> wells containing a mixed culture of both GFP- and RFP-labeled strains</w:t>
      </w:r>
    </w:p>
    <w:p w14:paraId="740EC126" w14:textId="77777777" w:rsidR="007A7F01" w:rsidRPr="000A28AB" w:rsidRDefault="007A7F01" w:rsidP="00624088">
      <w:pPr>
        <w:pStyle w:val="ListParagraph"/>
        <w:numPr>
          <w:ilvl w:val="0"/>
          <w:numId w:val="1"/>
        </w:numPr>
        <w:ind w:firstLine="284"/>
      </w:pPr>
      <w:r w:rsidRPr="000A28AB">
        <w:t xml:space="preserve">2 wells </w:t>
      </w:r>
      <w:r w:rsidR="00865D57">
        <w:t>contained only growth medium</w:t>
      </w:r>
    </w:p>
    <w:p w14:paraId="7514CF61" w14:textId="77777777" w:rsidR="007A7F01" w:rsidRPr="000A28AB" w:rsidRDefault="007A7F01" w:rsidP="00CB1737">
      <w:pPr>
        <w:rPr>
          <w:vertAlign w:val="subscript"/>
        </w:rPr>
      </w:pPr>
      <w:r w:rsidRPr="000A28AB">
        <w:t xml:space="preserve"> The cultures were grown in an automatic microplate reader (</w:t>
      </w:r>
      <w:proofErr w:type="spellStart"/>
      <w:r w:rsidRPr="000A28AB">
        <w:t>Tecan</w:t>
      </w:r>
      <w:proofErr w:type="spellEnd"/>
      <w:r w:rsidRPr="000A28AB">
        <w:t xml:space="preserve"> infinite F200 Pro)</w:t>
      </w:r>
      <w:r w:rsidR="00CD2EF9">
        <w:t xml:space="preserve">, shaking at 886.9 RPM, </w:t>
      </w:r>
      <w:r w:rsidR="00865D57">
        <w:t>until they reached stationary phase</w:t>
      </w:r>
      <w:r w:rsidRPr="000A28AB">
        <w:t>. OD</w:t>
      </w:r>
      <w:r w:rsidRPr="000A28AB">
        <w:rPr>
          <w:vertAlign w:val="subscript"/>
        </w:rPr>
        <w:t>595</w:t>
      </w:r>
      <w:r w:rsidRPr="000A28AB">
        <w:t xml:space="preserve"> readings were taken every 15 minutes with continuous shaking between readings.</w:t>
      </w:r>
    </w:p>
    <w:p w14:paraId="3A64B0C1" w14:textId="7158E334" w:rsidR="007A7F01" w:rsidRPr="000A28AB" w:rsidRDefault="007A7F01" w:rsidP="00C0791B">
      <w:r w:rsidRPr="000A28AB">
        <w:t xml:space="preserve">Samples were </w:t>
      </w:r>
      <w:r w:rsidR="00865D57">
        <w:t>collected</w:t>
      </w:r>
      <w:r w:rsidR="00865D57" w:rsidRPr="000A28AB">
        <w:t xml:space="preserve"> </w:t>
      </w:r>
      <w:r w:rsidRPr="000A28AB">
        <w:t>from the incubated microplate at the beginning of the experiment and once an hour for 6-8 hours: 1-10 µL were removed from 4 wells (different wells for each sample), and diluted into cold PBS buffer (DPBS with calcium and magnesium</w:t>
      </w:r>
      <w:r w:rsidR="000D44AC">
        <w:t>;</w:t>
      </w:r>
      <w:r w:rsidR="000D44AC" w:rsidRPr="000A28AB">
        <w:t xml:space="preserve"> </w:t>
      </w:r>
      <w:r w:rsidRPr="000A28AB">
        <w:t>B</w:t>
      </w:r>
      <w:r w:rsidR="00CB76DE">
        <w:t xml:space="preserve">iological </w:t>
      </w:r>
      <w:r w:rsidRPr="000A28AB">
        <w:t>I</w:t>
      </w:r>
      <w:r w:rsidR="00CB76DE">
        <w:t>ndustries</w:t>
      </w:r>
      <w:r w:rsidR="008179CB">
        <w:t>,</w:t>
      </w:r>
      <w:r w:rsidRPr="000A28AB">
        <w:t xml:space="preserve"> 02-020-1). These samples were analyzed with a fluorescent cell sorter (</w:t>
      </w:r>
      <w:proofErr w:type="spellStart"/>
      <w:r w:rsidRPr="000A28AB">
        <w:t>Miltenyi</w:t>
      </w:r>
      <w:proofErr w:type="spellEnd"/>
      <w:r w:rsidRPr="000A28AB">
        <w:t xml:space="preserve"> </w:t>
      </w:r>
      <w:proofErr w:type="spellStart"/>
      <w:r w:rsidRPr="000A28AB">
        <w:t>Biotec</w:t>
      </w:r>
      <w:proofErr w:type="spellEnd"/>
      <w:r w:rsidRPr="000A28AB">
        <w:t xml:space="preserve"> </w:t>
      </w:r>
      <w:proofErr w:type="spellStart"/>
      <w:r w:rsidRPr="000A28AB">
        <w:t>MACSQuant</w:t>
      </w:r>
      <w:proofErr w:type="spellEnd"/>
      <w:r w:rsidRPr="000A28AB">
        <w:t xml:space="preserve"> VYB)</w:t>
      </w:r>
      <w:ins w:id="546" w:author="Yoav Ram" w:date="2017-10-19T12:50:00Z">
        <w:r w:rsidR="00C0791B">
          <w:t xml:space="preserve">. </w:t>
        </w:r>
      </w:ins>
      <w:del w:id="547" w:author="Yoav Ram" w:date="2017-10-19T12:50:00Z">
        <w:r w:rsidR="00865D57" w:rsidDel="00C0791B">
          <w:delText xml:space="preserve"> with </w:delText>
        </w:r>
      </w:del>
      <w:r w:rsidRPr="000A28AB">
        <w:t xml:space="preserve">GFP </w:t>
      </w:r>
      <w:ins w:id="548" w:author="Yoav Ram" w:date="2017-10-19T12:50:00Z">
        <w:r w:rsidR="00C0791B">
          <w:t xml:space="preserve">was </w:t>
        </w:r>
      </w:ins>
      <w:r w:rsidRPr="000A28AB">
        <w:t xml:space="preserve">detected </w:t>
      </w:r>
      <w:r w:rsidR="00865D57">
        <w:t>using</w:t>
      </w:r>
      <w:r w:rsidR="00865D57" w:rsidRPr="000A28AB">
        <w:t xml:space="preserve"> </w:t>
      </w:r>
      <w:del w:id="549" w:author="Yoav Ram" w:date="2017-10-19T12:50:00Z">
        <w:r w:rsidRPr="000A28AB" w:rsidDel="00C0791B">
          <w:delText xml:space="preserve">the </w:delText>
        </w:r>
      </w:del>
      <w:ins w:id="550" w:author="Yoav Ram" w:date="2017-10-19T12:50:00Z">
        <w:r w:rsidR="00C0791B">
          <w:t>a</w:t>
        </w:r>
        <w:r w:rsidR="00C0791B" w:rsidRPr="000A28AB">
          <w:t xml:space="preserve"> </w:t>
        </w:r>
      </w:ins>
      <w:r w:rsidRPr="000A28AB">
        <w:t>488nm/520(</w:t>
      </w:r>
      <w:proofErr w:type="gramStart"/>
      <w:r w:rsidRPr="000A28AB">
        <w:t>50)nm</w:t>
      </w:r>
      <w:proofErr w:type="gramEnd"/>
      <w:r w:rsidRPr="000A28AB">
        <w:t xml:space="preserve"> FITC laser</w:t>
      </w:r>
      <w:ins w:id="551" w:author="Yoav Ram" w:date="2017-10-19T12:50:00Z">
        <w:r w:rsidR="00C0791B">
          <w:t xml:space="preserve">. </w:t>
        </w:r>
      </w:ins>
      <w:del w:id="552" w:author="Yoav Ram" w:date="2017-10-19T12:50:00Z">
        <w:r w:rsidR="00865D57" w:rsidDel="00C0791B">
          <w:delText xml:space="preserve"> and</w:delText>
        </w:r>
        <w:r w:rsidRPr="000A28AB" w:rsidDel="00C0791B">
          <w:delText xml:space="preserve"> </w:delText>
        </w:r>
      </w:del>
      <w:r w:rsidRPr="000A28AB">
        <w:t xml:space="preserve">RFP </w:t>
      </w:r>
      <w:ins w:id="553" w:author="Yoav Ram" w:date="2017-10-19T12:50:00Z">
        <w:r w:rsidR="00C0791B">
          <w:t xml:space="preserve">was </w:t>
        </w:r>
      </w:ins>
      <w:r w:rsidRPr="000A28AB">
        <w:t xml:space="preserve">detected with </w:t>
      </w:r>
      <w:del w:id="554" w:author="Yoav Ram" w:date="2017-10-19T12:50:00Z">
        <w:r w:rsidRPr="000A28AB" w:rsidDel="00C0791B">
          <w:delText xml:space="preserve">the </w:delText>
        </w:r>
      </w:del>
      <w:ins w:id="555" w:author="Yoav Ram" w:date="2017-10-19T12:50:00Z">
        <w:r w:rsidR="00C0791B">
          <w:t>a</w:t>
        </w:r>
        <w:r w:rsidR="00C0791B" w:rsidRPr="000A28AB">
          <w:t xml:space="preserve"> </w:t>
        </w:r>
      </w:ins>
      <w:r w:rsidRPr="000A28AB">
        <w:t>561nm/615(</w:t>
      </w:r>
      <w:proofErr w:type="gramStart"/>
      <w:r w:rsidRPr="000A28AB">
        <w:t>20)nm</w:t>
      </w:r>
      <w:proofErr w:type="gramEnd"/>
      <w:r w:rsidRPr="000A28AB">
        <w:t xml:space="preserve"> </w:t>
      </w:r>
      <w:proofErr w:type="spellStart"/>
      <w:r w:rsidRPr="000A28AB">
        <w:t>dsRed</w:t>
      </w:r>
      <w:proofErr w:type="spellEnd"/>
      <w:r w:rsidRPr="000A28AB">
        <w:t xml:space="preserve"> laser. Samples were diluted </w:t>
      </w:r>
      <w:r w:rsidR="00865D57" w:rsidRPr="000A28AB">
        <w:t xml:space="preserve">further </w:t>
      </w:r>
      <w:r w:rsidRPr="000A28AB">
        <w:t>to eliminate "double" event (events detected as both "green" and "red" due to high cell density) and noise in the cell sorter</w:t>
      </w:r>
      <w:r w:rsidRPr="000A28AB">
        <w:fldChar w:fldCharType="begin" w:fldLock="1"/>
      </w:r>
      <w:r w:rsidR="00532013">
        <w:instrText>ADDIN CSL_CITATION { "citationItems" : [ { "id" : "ITEM-1", "itemData" : { "DOI" : "10.1534/genetics.111.133454", "ISSN" : "1943-2631", "PMID" : "22042578", "abstract" : "Measuring fitness with precision is a key issue in evolutionary biology, particularly in studying mutations of small effects. It is usually thought that sampling error and drift prevent precise measurement of very small fitness effects. We circumvented these limits by using a new combined approach to measuring and analyzing fitness. We estimated the mutational fitness effect (MFE) of three independent mini-Tn10 transposon insertion mutations by conducting competition experiments in large populations of Escherichia coli under controlled laboratory conditions. Using flow cytometry to assess genotype frequencies from very large samples alleviated the problem of sampling error, while the effect of drift was controlled by using large populations and massive replication of fitness measures. Furthermore, with a set of four competition experiments between ancestral and mutant genotypes, we were able to decompose fitness measures into four estimated parameters that account for fitness effects of our fluorescent marker (\u03b1), the mutation (\u03b2), epistasis between the mutation and the marker (\u03b3), and departure from transitivity (\u03c4). Our method allowed us to estimate mean selection coefficients to a precision of 2 \u00d7 10(-4). We also found small, but significant, epistatic interactions between the allelic effects of mutations and markers and confirmed that fitness effects were transitive in most cases. Unexpectedly, we also detected variation in measures of s that were significantly bigger than expected due to drift alone, indicating the existence of cryptic variation, even in fully controlled experiments. Overall our results indicate that selection coefficients are best understood as being distributed, representing a limit on the precision with which selection can be measured, even under controlled laboratory conditions.", "author" : [ { "dropping-particle" : "", "family" : "Gallet", "given" : "Romain", "non-dropping-particle" : "", "parse-names" : false, "suffix" : "" }, { "dropping-particle" : "", "family" : "Cooper", "given" : "Tim F.", "non-dropping-particle" : "", "parse-names" : false, "suffix" : "" }, { "dropping-particle" : "", "family" : "Elena", "given" : "Santiago F.", "non-dropping-particle" : "", "parse-names" : false, "suffix" : "" }, { "dropping-particle" : "", "family" : "Lenormand", "given" : "Thomas", "non-dropping-particle" : "", "parse-names" : false, "suffix" : "" } ], "container-title" : "Genetics", "id" : "ITEM-1", "issue" : "1", "issued" : { "date-parts" : [ [ "2012", "1" ] ] }, "page" : "175-86", "title" : "Measuring selection coefficients below 10&lt;sup&gt;-3&lt;/sup&gt;: method, questions, and prospects.", "type" : "article-journal", "volume" : "190" }, "uris" : [ "http://www.mendeley.com/documents/?uuid=6434a65c-259b-4f41-800d-026f55634e35" ] } ], "mendeley" : { "formattedCitation" : "&lt;sup&gt;8&lt;/sup&gt;", "plainTextFormattedCitation" : "8", "previouslyFormattedCitation" : "&lt;sup&gt;8&lt;/sup&gt;" }, "properties" : { "noteIndex" : 0 }, "schema" : "https://github.com/citation-style-language/schema/raw/master/csl-citation.json" }</w:instrText>
      </w:r>
      <w:r w:rsidRPr="000A28AB">
        <w:fldChar w:fldCharType="separate"/>
      </w:r>
      <w:r w:rsidR="00C35103" w:rsidRPr="00C35103">
        <w:rPr>
          <w:noProof/>
          <w:vertAlign w:val="superscript"/>
        </w:rPr>
        <w:t>8</w:t>
      </w:r>
      <w:r w:rsidRPr="000A28AB">
        <w:fldChar w:fldCharType="end"/>
      </w:r>
      <w:r w:rsidRPr="000A28AB">
        <w:t>.</w:t>
      </w:r>
    </w:p>
    <w:p w14:paraId="43DDA0F9" w14:textId="0D1934B1" w:rsidR="007A7F01" w:rsidRPr="000A28AB" w:rsidDel="00C0791B" w:rsidRDefault="007A7F01" w:rsidP="00DF6B35">
      <w:moveFromRangeStart w:id="556" w:author="Yoav Ram" w:date="2017-10-19T12:50:00Z" w:name="move496180787"/>
      <w:moveFrom w:id="557" w:author="Yoav Ram" w:date="2017-10-19T12:50:00Z">
        <w:r w:rsidRPr="000A28AB" w:rsidDel="00C0791B">
          <w:t>Fluorescent cell sorter output data was analyzed using R</w:t>
        </w:r>
        <w:r w:rsidRPr="000A28AB" w:rsidDel="00C0791B">
          <w:fldChar w:fldCharType="begin" w:fldLock="1"/>
        </w:r>
        <w:r w:rsidR="00DF6B35" w:rsidDel="00C0791B">
          <w:instrText>ADDIN CSL_CITATION { "citationItems" : [ { "id" : "ITEM-1", "itemData" : { "author" : [ { "dropping-particle" : "", "family" : "R Development Core Team", "given" : "", "non-dropping-particle" : "", "parse-names" : false, "suffix" : "" } ], "id" : "ITEM-1", "issued" : { "date-parts" : [ [ "2012" ] ] }, "note" : "{ISBN} 3-900051-07-0", "number" : "2.14.2", "publisher-place" : "Vienna, Austria", "title" : "R: A Language and Environment for Statistical Computing", "type" : "article" }, "uris" : [ "http://www.mendeley.com/documents/?uuid=f8738ff1-39ca-496d-9354-d325c713aacd" ] } ], "mendeley" : { "formattedCitation" : "&lt;sup&gt;18&lt;/sup&gt;", "plainTextFormattedCitation" : "18", "previouslyFormattedCitation" : "&lt;sup&gt;17&lt;/sup&gt;" }, "properties" : { "noteIndex" : 0 }, "schema" : "https://github.com/citation-style-language/schema/raw/master/csl-citation.json" }</w:instrText>
        </w:r>
        <w:r w:rsidRPr="000A28AB" w:rsidDel="00C0791B">
          <w:fldChar w:fldCharType="separate"/>
        </w:r>
        <w:r w:rsidR="00DF6B35" w:rsidRPr="00DF6B35" w:rsidDel="00C0791B">
          <w:rPr>
            <w:noProof/>
            <w:vertAlign w:val="superscript"/>
          </w:rPr>
          <w:t>18</w:t>
        </w:r>
        <w:r w:rsidRPr="000A28AB" w:rsidDel="00C0791B">
          <w:fldChar w:fldCharType="end"/>
        </w:r>
        <w:r w:rsidRPr="000A28AB" w:rsidDel="00C0791B">
          <w:t xml:space="preserve"> with the </w:t>
        </w:r>
        <w:r w:rsidRPr="000A28AB" w:rsidDel="00C0791B">
          <w:rPr>
            <w:i/>
            <w:iCs/>
          </w:rPr>
          <w:t>flowPeaks</w:t>
        </w:r>
        <w:r w:rsidRPr="000A28AB" w:rsidDel="00C0791B">
          <w:t xml:space="preserve"> package that implements an unsupervised flow cytometry clustering algorithm</w:t>
        </w:r>
        <w:r w:rsidRPr="000A28AB" w:rsidDel="00C0791B">
          <w:fldChar w:fldCharType="begin" w:fldLock="1"/>
        </w:r>
        <w:r w:rsidR="00DF6B35" w:rsidDel="00C0791B">
          <w:instrText>ADDIN CSL_CITATION { "citationItems" : [ { "id" : "ITEM-1", "itemData" : { "DOI" : "10.1093/bioinformatics/bts300", "ISSN" : "1367-4803", "PMID" : "22595209", "abstract" : "MOTIVATION: For flow cytometry data, there are two common approaches to the unsupervised clustering problem: one is based on the finite mixture model and the other on spatial exploration of the histograms. The former is computationally slow and has difficulty to identify clusters of irregular shapes. The latter approach cannot be applied directly to high-dimensional data as the computational time and memory become unmanageable and the estimated histogram is unreliable. An algorithm without these two problems would be very useful.\\n\\nRESULTS: In this article, we combine ideas from the finite mixture model and histogram spatial exploration. This new algorithm, which we call flowPeaks, can be applied directly to high-dimensional data and identify irregular shape clusters. The algorithm first uses K-means algorithm with a large K to partition the cell population into many small clusters. These partitioned data allow the generation of a smoothed density function using the finite mixture model. All local peaks are exhaustively searched by exploring the density function and the cells are clustered by the associated local peak. The algorithm flowPeaks is automatic, fast and reliable and robust to cluster shape and outliers. This algorithm has been applied to flow cytometry data and it has been compared with state of the art algorithms, including Misty Mountain, FLOCK, flowMeans, flowMerge and FLAME.\\n\\nAVAILABILITY: The R package flowPeaks is available at https://github.com/yongchao/flowPeaks.\\n\\nCONTACT: yongchao.ge@mssm.edu\\n\\nSUPPLEMENTARY INFORMATION: Supplementary data are available at Bioinformatics online.", "author" : [ { "dropping-particle" : "", "family" : "Ge", "given" : "Yongchao", "non-dropping-particle" : "", "parse-names" : false, "suffix" : "" }, { "dropping-particle" : "", "family" : "Sealfon", "given" : "Stuart C.", "non-dropping-particle" : "", "parse-names" : false, "suffix" : "" } ], "container-title" : "Bioinformatics", "id" : "ITEM-1", "issue" : "15", "issued" : { "date-parts" : [ [ "2012", "8", "1" ] ] }, "page" : "2052-2058", "title" : "flowPeaks: a fast unsupervised clustering for flow cytometry data via K-means and density peak finding", "type" : "article-journal", "volume" : "28" }, "uris" : [ "http://www.mendeley.com/documents/?uuid=80386fca-b3cd-4e57-8e3a-21461b2739a7" ] } ], "mendeley" : { "formattedCitation" : "&lt;sup&gt;19&lt;/sup&gt;", "plainTextFormattedCitation" : "19", "previouslyFormattedCitation" : "&lt;sup&gt;18&lt;/sup&gt;" }, "properties" : { "noteIndex" : 0 }, "schema" : "https://github.com/citation-style-language/schema/raw/master/csl-citation.json" }</w:instrText>
        </w:r>
        <w:r w:rsidRPr="000A28AB" w:rsidDel="00C0791B">
          <w:fldChar w:fldCharType="separate"/>
        </w:r>
        <w:r w:rsidR="00DF6B35" w:rsidRPr="00DF6B35" w:rsidDel="00C0791B">
          <w:rPr>
            <w:noProof/>
            <w:vertAlign w:val="superscript"/>
          </w:rPr>
          <w:t>19</w:t>
        </w:r>
        <w:r w:rsidRPr="000A28AB" w:rsidDel="00C0791B">
          <w:fldChar w:fldCharType="end"/>
        </w:r>
        <w:r w:rsidRPr="000A28AB" w:rsidDel="00C0791B">
          <w:t>.</w:t>
        </w:r>
      </w:moveFrom>
    </w:p>
    <w:moveFromRangeEnd w:id="556"/>
    <w:p w14:paraId="5332610D" w14:textId="1E804D61" w:rsidR="00C0791B" w:rsidRPr="000A28AB" w:rsidDel="00C0791B" w:rsidRDefault="007A7F01" w:rsidP="00C0791B">
      <w:pPr>
        <w:rPr>
          <w:del w:id="558" w:author="Yoav Ram" w:date="2017-10-19T12:51:00Z"/>
        </w:rPr>
      </w:pPr>
      <w:r w:rsidRPr="000A28AB">
        <w:rPr>
          <w:b/>
          <w:bCs/>
        </w:rPr>
        <w:t xml:space="preserve">Data analysis. </w:t>
      </w:r>
      <w:moveToRangeStart w:id="559" w:author="Yoav Ram" w:date="2017-10-19T12:50:00Z" w:name="move496180787"/>
      <w:moveTo w:id="560" w:author="Yoav Ram" w:date="2017-10-19T12:50:00Z">
        <w:r w:rsidR="00C0791B" w:rsidRPr="000A28AB">
          <w:t>Fluorescent cell sorter output data was analyzed using R</w:t>
        </w:r>
        <w:r w:rsidR="00C0791B" w:rsidRPr="000A28AB">
          <w:fldChar w:fldCharType="begin" w:fldLock="1"/>
        </w:r>
        <w:r w:rsidR="00C0791B">
          <w:instrText>ADDIN CSL_CITATION { "citationItems" : [ { "id" : "ITEM-1", "itemData" : { "author" : [ { "dropping-particle" : "", "family" : "R Development Core Team", "given" : "", "non-dropping-particle" : "", "parse-names" : false, "suffix" : "" } ], "id" : "ITEM-1", "issued" : { "date-parts" : [ [ "2012" ] ] }, "note" : "{ISBN} 3-900051-07-0", "number" : "2.14.2", "publisher-place" : "Vienna, Austria", "title" : "R: A Language and Environment for Statistical Computing", "type" : "article" }, "uris" : [ "http://www.mendeley.com/documents/?uuid=f8738ff1-39ca-496d-9354-d325c713aacd" ] } ], "mendeley" : { "formattedCitation" : "&lt;sup&gt;18&lt;/sup&gt;", "plainTextFormattedCitation" : "18", "previouslyFormattedCitation" : "&lt;sup&gt;17&lt;/sup&gt;" }, "properties" : { "noteIndex" : 0 }, "schema" : "https://github.com/citation-style-language/schema/raw/master/csl-citation.json" }</w:instrText>
        </w:r>
        <w:r w:rsidR="00C0791B" w:rsidRPr="000A28AB">
          <w:fldChar w:fldCharType="separate"/>
        </w:r>
        <w:r w:rsidR="00C0791B" w:rsidRPr="00DF6B35">
          <w:rPr>
            <w:noProof/>
            <w:vertAlign w:val="superscript"/>
          </w:rPr>
          <w:t>18</w:t>
        </w:r>
        <w:r w:rsidR="00C0791B" w:rsidRPr="000A28AB">
          <w:fldChar w:fldCharType="end"/>
        </w:r>
        <w:r w:rsidR="00C0791B" w:rsidRPr="000A28AB">
          <w:t xml:space="preserve"> with the </w:t>
        </w:r>
        <w:proofErr w:type="spellStart"/>
        <w:r w:rsidR="00C0791B" w:rsidRPr="000A28AB">
          <w:rPr>
            <w:i/>
            <w:iCs/>
          </w:rPr>
          <w:t>flowPeaks</w:t>
        </w:r>
        <w:proofErr w:type="spellEnd"/>
        <w:r w:rsidR="00C0791B" w:rsidRPr="000A28AB">
          <w:t xml:space="preserve"> package that implements an unsupervised flow cytometry clustering algorithm</w:t>
        </w:r>
        <w:r w:rsidR="00C0791B" w:rsidRPr="000A28AB">
          <w:fldChar w:fldCharType="begin" w:fldLock="1"/>
        </w:r>
        <w:r w:rsidR="00C0791B">
          <w:instrText>ADDIN CSL_CITATION { "citationItems" : [ { "id" : "ITEM-1", "itemData" : { "DOI" : "10.1093/bioinformatics/bts300", "ISSN" : "1367-4803", "PMID" : "22595209", "abstract" : "MOTIVATION: For flow cytometry data, there are two common approaches to the unsupervised clustering problem: one is based on the finite mixture model and the other on spatial exploration of the histograms. The former is computationally slow and has difficulty to identify clusters of irregular shapes. The latter approach cannot be applied directly to high-dimensional data as the computational time and memory become unmanageable and the estimated histogram is unreliable. An algorithm without these two problems would be very useful.\\n\\nRESULTS: In this article, we combine ideas from the finite mixture model and histogram spatial exploration. This new algorithm, which we call flowPeaks, can be applied directly to high-dimensional data and identify irregular shape clusters. The algorithm first uses K-means algorithm with a large K to partition the cell population into many small clusters. These partitioned data allow the generation of a smoothed density function using the finite mixture model. All local peaks are exhaustively searched by exploring the density function and the cells are clustered by the associated local peak. The algorithm flowPeaks is automatic, fast and reliable and robust to cluster shape and outliers. This algorithm has been applied to flow cytometry data and it has been compared with state of the art algorithms, including Misty Mountain, FLOCK, flowMeans, flowMerge and FLAME.\\n\\nAVAILABILITY: The R package flowPeaks is available at https://github.com/yongchao/flowPeaks.\\n\\nCONTACT: yongchao.ge@mssm.edu\\n\\nSUPPLEMENTARY INFORMATION: Supplementary data are available at Bioinformatics online.", "author" : [ { "dropping-particle" : "", "family" : "Ge", "given" : "Yongchao", "non-dropping-particle" : "", "parse-names" : false, "suffix" : "" }, { "dropping-particle" : "", "family" : "Sealfon", "given" : "Stuart C.", "non-dropping-particle" : "", "parse-names" : false, "suffix" : "" } ], "container-title" : "Bioinformatics", "id" : "ITEM-1", "issue" : "15", "issued" : { "date-parts" : [ [ "2012", "8", "1" ] ] }, "page" : "2052-2058", "title" : "flowPeaks: a fast unsupervised clustering for flow cytometry data via K-means and density peak finding", "type" : "article-journal", "volume" : "28" }, "uris" : [ "http://www.mendeley.com/documents/?uuid=80386fca-b3cd-4e57-8e3a-21461b2739a7" ] } ], "mendeley" : { "formattedCitation" : "&lt;sup&gt;19&lt;/sup&gt;", "plainTextFormattedCitation" : "19", "previouslyFormattedCitation" : "&lt;sup&gt;18&lt;/sup&gt;" }, "properties" : { "noteIndex" : 0 }, "schema" : "https://github.com/citation-style-language/schema/raw/master/csl-citation.json" }</w:instrText>
        </w:r>
        <w:r w:rsidR="00C0791B" w:rsidRPr="000A28AB">
          <w:fldChar w:fldCharType="separate"/>
        </w:r>
        <w:r w:rsidR="00C0791B" w:rsidRPr="00DF6B35">
          <w:rPr>
            <w:noProof/>
            <w:vertAlign w:val="superscript"/>
          </w:rPr>
          <w:t>19</w:t>
        </w:r>
        <w:r w:rsidR="00C0791B" w:rsidRPr="000A28AB">
          <w:fldChar w:fldCharType="end"/>
        </w:r>
        <w:r w:rsidR="00C0791B" w:rsidRPr="000A28AB">
          <w:t>.</w:t>
        </w:r>
      </w:moveTo>
      <w:ins w:id="561" w:author="Yoav Ram" w:date="2017-10-19T12:51:00Z">
        <w:r w:rsidR="00C0791B">
          <w:t xml:space="preserve"> </w:t>
        </w:r>
      </w:ins>
    </w:p>
    <w:moveToRangeEnd w:id="559"/>
    <w:p w14:paraId="28754787" w14:textId="17BC8BC5" w:rsidR="007A7F01" w:rsidRPr="000A28AB" w:rsidRDefault="007A7F01" w:rsidP="00C0791B">
      <w:r w:rsidRPr="000A28AB">
        <w:t xml:space="preserve">Growth curve data were analyzed using </w:t>
      </w:r>
      <w:r w:rsidRPr="000A28AB">
        <w:rPr>
          <w:i/>
          <w:iCs/>
        </w:rPr>
        <w:t>Curveball</w:t>
      </w:r>
      <w:r w:rsidRPr="000A28AB">
        <w:t>, a new open-source software written</w:t>
      </w:r>
      <w:r w:rsidR="007942A2" w:rsidRPr="000A28AB">
        <w:t xml:space="preserve"> in</w:t>
      </w:r>
      <w:r w:rsidRPr="000A28AB">
        <w:t xml:space="preserve"> Python</w:t>
      </w:r>
      <w:r w:rsidRPr="000A28AB">
        <w:fldChar w:fldCharType="begin" w:fldLock="1"/>
      </w:r>
      <w:r w:rsidR="00DF6B35">
        <w:instrText>ADDIN CSL_CITATION { "citationItems" : [ { "id" : "ITEM-1", "itemData" : { "author" : [ { "dropping-particle" : "", "family" : "Rossum", "given" : "Guido", "non-dropping-particle" : "Van", "parse-names" : false, "suffix" : "" }, { "dropping-particle" : "", "family" : "others", "given" : "", "non-dropping-particle" : "", "parse-names" : false, "suffix" : "" } ], "container-title" : "USENIX Annual Technical Conference", "id" : "ITEM-1", "issued" : { "date-parts" : [ [ "2007" ] ] }, "title" : "Python Programming Language.", "type" : "paper-conference" }, "uris" : [ "http://www.mendeley.com/documents/?uuid=93df79a9-55dd-427f-8aa0-45b586c4be37" ] } ], "mendeley" : { "formattedCitation" : "&lt;sup&gt;14&lt;/sup&gt;", "plainTextFormattedCitation" : "14", "previouslyFormattedCitation" : "&lt;sup&gt;13&lt;/sup&gt;" }, "properties" : { "noteIndex" : 0 }, "schema" : "https://github.com/citation-style-language/schema/raw/master/csl-citation.json" }</w:instrText>
      </w:r>
      <w:r w:rsidRPr="000A28AB">
        <w:fldChar w:fldCharType="separate"/>
      </w:r>
      <w:r w:rsidR="00DF6B35" w:rsidRPr="00DF6B35">
        <w:rPr>
          <w:noProof/>
          <w:vertAlign w:val="superscript"/>
        </w:rPr>
        <w:t>14</w:t>
      </w:r>
      <w:r w:rsidRPr="000A28AB">
        <w:fldChar w:fldCharType="end"/>
      </w:r>
      <w:r w:rsidR="000D44AC">
        <w:t xml:space="preserve"> that </w:t>
      </w:r>
      <w:r w:rsidRPr="000A28AB">
        <w:t xml:space="preserve">implements the </w:t>
      </w:r>
      <w:r w:rsidR="000D44AC">
        <w:t>approach</w:t>
      </w:r>
      <w:r w:rsidR="000D44AC" w:rsidRPr="000A28AB">
        <w:t xml:space="preserve"> </w:t>
      </w:r>
      <w:r w:rsidRPr="000A28AB">
        <w:t xml:space="preserve">presented in this manuscript. </w:t>
      </w:r>
      <w:r w:rsidR="000D44AC">
        <w:t xml:space="preserve">The software </w:t>
      </w:r>
      <w:r w:rsidRPr="000A28AB">
        <w:t xml:space="preserve">includes both </w:t>
      </w:r>
      <w:r w:rsidR="00865D57">
        <w:t xml:space="preserve">a </w:t>
      </w:r>
      <w:r w:rsidRPr="000A28AB">
        <w:t>programmatic interface (API) and a command line interface (CLI), and therefore does</w:t>
      </w:r>
      <w:r w:rsidR="00865D57">
        <w:t xml:space="preserve"> </w:t>
      </w:r>
      <w:r w:rsidRPr="000A28AB">
        <w:t>n</w:t>
      </w:r>
      <w:r w:rsidR="00865D57">
        <w:t>o</w:t>
      </w:r>
      <w:r w:rsidRPr="000A28AB">
        <w:t xml:space="preserve">t require programming skills. </w:t>
      </w:r>
      <w:r w:rsidR="000D44AC">
        <w:t>The source code</w:t>
      </w:r>
      <w:r w:rsidR="000D44AC" w:rsidRPr="000A28AB">
        <w:t xml:space="preserve"> </w:t>
      </w:r>
      <w:r w:rsidRPr="000A28AB">
        <w:t xml:space="preserve">makes use of several </w:t>
      </w:r>
      <w:r w:rsidR="00912FD4">
        <w:t>P</w:t>
      </w:r>
      <w:r w:rsidRPr="000A28AB">
        <w:t>ython packages: NumPy</w:t>
      </w:r>
      <w:r w:rsidRPr="000A28AB">
        <w:fldChar w:fldCharType="begin" w:fldLock="1"/>
      </w:r>
      <w:r w:rsidR="00DF6B35">
        <w:instrText>ADDIN CSL_CITATION { "citationItems" : [ { "id" : "ITEM-1", "itemData" : { "DOI" : "10.1109/MCSE.2011.37", "ISSN" : "1521-9615", "author" : [ { "dropping-particle" : "", "family" : "Walt", "given" : "Ste\u0301fan", "non-dropping-particle" : "van der", "parse-names" : false, "suffix" : "" }, { "dropping-particle" : "", "family" : "Colbert", "given" : "S Chris", "non-dropping-particle" : "", "parse-names" : false, "suffix" : "" }, { "dropping-particle" : "", "family" : "Varoquaux", "given" : "Gae\u0308l", "non-dropping-particle" : "", "parse-names" : false, "suffix" : "" } ], "container-title" : "Computing in Science &amp; Engineering", "id" : "ITEM-1", "issue" : "2", "issued" : { "date-parts" : [ [ "2011", "3" ] ] }, "page" : "22-30", "title" : "The NumPy Array: A Structure for Efficient Numerical Computation", "type" : "article-journal", "volume" : "13" }, "uris" : [ "http://www.mendeley.com/documents/?uuid=26c85fd4-15f3-4014-8bc9-658dc2aa7527" ] } ], "mendeley" : { "formattedCitation" : "&lt;sup&gt;20&lt;/sup&gt;", "plainTextFormattedCitation" : "20", "previouslyFormattedCitation" : "&lt;sup&gt;19&lt;/sup&gt;" }, "properties" : { "noteIndex" : 0 }, "schema" : "https://github.com/citation-style-language/schema/raw/master/csl-citation.json" }</w:instrText>
      </w:r>
      <w:r w:rsidRPr="000A28AB">
        <w:fldChar w:fldCharType="separate"/>
      </w:r>
      <w:r w:rsidR="00DF6B35" w:rsidRPr="00DF6B35">
        <w:rPr>
          <w:noProof/>
          <w:vertAlign w:val="superscript"/>
        </w:rPr>
        <w:t>20</w:t>
      </w:r>
      <w:r w:rsidRPr="000A28AB">
        <w:fldChar w:fldCharType="end"/>
      </w:r>
      <w:r w:rsidRPr="000A28AB">
        <w:t>, SciPy</w:t>
      </w:r>
      <w:r w:rsidRPr="000A28AB">
        <w:fldChar w:fldCharType="begin" w:fldLock="1"/>
      </w:r>
      <w:r w:rsidR="00DF6B35">
        <w:instrText>ADDIN CSL_CITATION { "citationItems" : [ { "id" : "ITEM-1", "itemData" : { "URL" : "http://www.scipy.org/", "author" : [ { "dropping-particle" : "", "family" : "Jones", "given" : "Eric", "non-dropping-particle" : "", "parse-names" : false, "suffix" : "" }, { "dropping-particle" : "", "family" : "Oliphant", "given" : "Travis", "non-dropping-particle" : "", "parse-names" : false, "suffix" : "" }, { "dropping-particle" : "", "family" : "Peterson", "given" : "Pearu", "non-dropping-particle" : "", "parse-names" : false, "suffix" : "" }, { "dropping-particle" : "", "family" : "others", "given" : "", "non-dropping-particle" : "", "parse-names" : false, "suffix" : "" } ], "id" : "ITEM-1", "issued" : { "date-parts" : [ [ "2001" ] ] }, "note" : "[Online; accessed 2014-07-16]", "title" : "SciPy: Open source scientific tools for Python", "type" : "webpage" }, "uris" : [ "http://www.mendeley.com/documents/?uuid=e1438662-8e42-49ac-8429-70631d17a478" ] } ], "mendeley" : { "formattedCitation" : "&lt;sup&gt;21&lt;/sup&gt;", "plainTextFormattedCitation" : "21", "previouslyFormattedCitation" : "&lt;sup&gt;20&lt;/sup&gt;" }, "properties" : { "noteIndex" : 0 }, "schema" : "https://github.com/citation-style-language/schema/raw/master/csl-citation.json" }</w:instrText>
      </w:r>
      <w:r w:rsidRPr="000A28AB">
        <w:fldChar w:fldCharType="separate"/>
      </w:r>
      <w:r w:rsidR="00DF6B35" w:rsidRPr="00DF6B35">
        <w:rPr>
          <w:noProof/>
          <w:vertAlign w:val="superscript"/>
        </w:rPr>
        <w:t>21</w:t>
      </w:r>
      <w:r w:rsidRPr="000A28AB">
        <w:fldChar w:fldCharType="end"/>
      </w:r>
      <w:r w:rsidRPr="000A28AB">
        <w:t>, Matplotlib</w:t>
      </w:r>
      <w:r w:rsidRPr="000A28AB">
        <w:fldChar w:fldCharType="begin" w:fldLock="1"/>
      </w:r>
      <w:r w:rsidR="00DF6B35">
        <w:instrText>ADDIN CSL_CITATION { "citationItems" : [ { "id" : "ITEM-1", "itemData" : { "DOI" : "10.1109/MCSE.2007.55", "ISSN" : "1521-9615", "author" : [ { "dropping-particle" : "", "family" : "Hunter", "given" : "John D.", "non-dropping-particle" : "", "parse-names" : false, "suffix" : "" } ], "container-title" : "Computing in Science &amp; Engineering", "id" : "ITEM-1", "issue" : "3", "issued" : { "date-parts" : [ [ "2007" ] ] }, "page" : "90-95", "title" : "Matplotlib: A 2D Graphics Environment", "type" : "article-journal", "volume" : "9" }, "uris" : [ "http://www.mendeley.com/documents/?uuid=b3bda753-179e-4938-81cb-e7ad511261b7" ] } ], "mendeley" : { "formattedCitation" : "&lt;sup&gt;22&lt;/sup&gt;", "plainTextFormattedCitation" : "22", "previouslyFormattedCitation" : "&lt;sup&gt;21&lt;/sup&gt;" }, "properties" : { "noteIndex" : 0 }, "schema" : "https://github.com/citation-style-language/schema/raw/master/csl-citation.json" }</w:instrText>
      </w:r>
      <w:r w:rsidRPr="000A28AB">
        <w:fldChar w:fldCharType="separate"/>
      </w:r>
      <w:r w:rsidR="00DF6B35" w:rsidRPr="00DF6B35">
        <w:rPr>
          <w:noProof/>
          <w:vertAlign w:val="superscript"/>
        </w:rPr>
        <w:t>22</w:t>
      </w:r>
      <w:r w:rsidRPr="000A28AB">
        <w:fldChar w:fldCharType="end"/>
      </w:r>
      <w:r w:rsidRPr="000A28AB">
        <w:t>, Pandas</w:t>
      </w:r>
      <w:r w:rsidRPr="000A28AB">
        <w:fldChar w:fldCharType="begin" w:fldLock="1"/>
      </w:r>
      <w:r w:rsidR="00DF6B35">
        <w:instrText>ADDIN CSL_CITATION { "citationItems" : [ { "id" : "ITEM-1", "itemData" : { "author" : [ { "dropping-particle" : "", "family" : "McKinney", "given" : "Wes", "non-dropping-particle" : "", "parse-names" : false, "suffix" : "" } ], "container-title" : "Proceedings of the 9th Python in Science Conference", "editor" : [ { "dropping-particle" : "", "family" : "Walt", "given" : "St\u00e9fan", "non-dropping-particle" : "van der", "parse-names" : false, "suffix" : "" }, { "dropping-particle" : "", "family" : "Millman", "given" : "Jarrod", "non-dropping-particle" : "", "parse-names" : false, "suffix" : "" } ], "id" : "ITEM-1", "issued" : { "date-parts" : [ [ "2010" ] ] }, "page" : "51-56", "title" : "Data Structures for Statistical Computing in Python", "type" : "paper-conference" }, "uris" : [ "http://www.mendeley.com/documents/?uuid=d90e56d0-e14a-4bb9-80b8-32e8c01e389f" ] } ], "mendeley" : { "formattedCitation" : "&lt;sup&gt;23&lt;/sup&gt;", "plainTextFormattedCitation" : "23", "previouslyFormattedCitation" : "&lt;sup&gt;22&lt;/sup&gt;" }, "properties" : { "noteIndex" : 0 }, "schema" : "https://github.com/citation-style-language/schema/raw/master/csl-citation.json" }</w:instrText>
      </w:r>
      <w:r w:rsidRPr="000A28AB">
        <w:fldChar w:fldCharType="separate"/>
      </w:r>
      <w:r w:rsidR="00DF6B35" w:rsidRPr="00DF6B35">
        <w:rPr>
          <w:noProof/>
          <w:vertAlign w:val="superscript"/>
        </w:rPr>
        <w:t>23</w:t>
      </w:r>
      <w:r w:rsidRPr="000A28AB">
        <w:fldChar w:fldCharType="end"/>
      </w:r>
      <w:r w:rsidRPr="000A28AB">
        <w:t>, Seaborn</w:t>
      </w:r>
      <w:r w:rsidR="00532013">
        <w:fldChar w:fldCharType="begin" w:fldLock="1"/>
      </w:r>
      <w:r w:rsidR="00DF6B35">
        <w:instrText>ADDIN CSL_CITATION { "citationItems" : [ { "id" : "ITEM-1", "itemData" : { "DOI" : "10.5281/zenodo.45133", "author" : [ { "dropping-particle" : "", "family" : "Waskom", "given" : "Michael", "non-dropping-particle" : "", "parse-names" : false, "suffix" : "" }, { "dropping-particle" : "", "family" : "Botvinnik", "given" : "Olga", "non-dropping-particle" : "", "parse-names" : false, "suffix" : "" }, { "dropping-particle" : "", "family" : "drewokane", "given" : "", "non-dropping-particle" : "", "parse-names" : false, "suffix" : "" }, { "dropping-particle" : "", "family" : "Hobson", "given" : "Paul", "non-dropping-particle" : "", "parse-names" : false, "suffix" : "" }, { "dropping-particle" : "", "family" : "Halchenko", "given" : "Yaroslav", "non-dropping-particle" : "", "parse-names" : false, "suffix" : "" }, { "dropping-particle" : "", "family" : "Lukauskas", "given" : "Saulius", "non-dropping-particle" : "", "parse-names" : false, "suffix" : "" }, { "dropping-particle" : "", "family" : "Warmenhoven", "given" : "Jordi", "non-dropping-particle" : "", "parse-names" : false, "suffix" : "" }, { "dropping-particle" : "", "family" : "Cole", "given" : "John B", "non-dropping-particle" : "", "parse-names" : false, "suffix" : "" }, { "dropping-particle" : "", "family" : "Hoyer", "given" : "Stephan", "non-dropping-particle" : "", "parse-names" : false, "suffix" : "" }, { "dropping-particle" : "", "family" : "Vanderplas", "given" : "Jake", "non-dropping-particle" : "", "parse-names" : false, "suffix" : "" }, { "dropping-particle" : "", "family" : "gkunter", "given" : "", "non-dropping-particle" : "", "parse-names" : false, "suffix" : "" }, { "dropping-particle" : "", "family" : "Villalba", "given" : "Santi", "non-dropping-particle" : "", "parse-names" : false, "suffix" : "" }, { "dropping-particle" : "", "family" : "Quintero", "given" : "Eric", "non-dropping-particle" : "", "parse-names" : false, "suffix" : "" }, { "dropping-particle" : "", "family" : "Martin", "given" : "Marcel", "non-dropping-particle" : "", "parse-names" : false, "suffix" : "" }, { "dropping-particle" : "", "family" : "Miles", "given" : "Alistair", "non-dropping-particle" : "", "parse-names" : false, "suffix" : "" }, { "dropping-particle" : "", "family" : "Meyer", "given" : "Kyle", "non-dropping-particle" : "", "parse-names" : false, "suffix" : "" }, { "dropping-particle" : "", "family" : "Augspurger", "given" : "Tom", "non-dropping-particle" : "", "parse-names" : false, "suffix" : "" }, { "dropping-particle" : "", "family" : "Yarkoni", "given" : "Tal", "non-dropping-particle" : "", "parse-names" : false, "suffix" : "" }, { "dropping-particle" : "", "family" : "Bachant", "given" : "Pete", "non-dropping-particle" : "", "parse-names" : false, "suffix" : "" }, { "dropping-particle" : "", "family" : "Evans", "given" : "Constantine", "non-dropping-particle" : "", "parse-names" : false, "suffix" : "" }, { "dropping-particle" : "", "family" : "Fitzgerald", "given" : "Clark", "non-dropping-particle" : "", "parse-names" : false, "suffix" : "" }, { "dropping-particle" : "", "family" : "Nagy", "given" : "Tamas", "non-dropping-particle" : "", "parse-names" : false, "suffix" : "" }, { "dropping-particle" : "", "family" : "Ziegler", "given" : "Erik", "non-dropping-particle" : "", "parse-names" : false, "suffix" : "" }, { "dropping-particle" : "", "family" : "Megies", "given" : "Tobias", "non-dropping-particle" : "", "parse-names" : false, "suffix" : "" }, { "dropping-particle" : "", "family" : "Wehner", "given" : "Daniel", "non-dropping-particle" : "", "parse-names" : false, "suffix" : "" }, { "dropping-particle" : "", "family" : "St-Jean", "given" : "Samuel", "non-dropping-particle" : "", "parse-names" : false, "suffix" : "" }, { "dropping-particle" : "", "family" : "Coelho", "given" : "Luis Pedro", "non-dropping-particle" : "", "parse-names" : false, "suffix" : "" }, { "dropping-particle" : "", "family" : "Hitz", "given" : "Gregory", "non-dropping-particle" : "", "parse-names" : false, "suffix" : "" }, { "dropping-particle" : "", "family" : "Lee", "given" : "Antony", "non-dropping-particle" : "", "parse-names" : false, "suffix" : "" }, { "dropping-particle" : "", "family" : "Rocher", "given" : "Luc", "non-dropping-particle" : "", "parse-names" : false, "suffix" : "" } ], "id" : "ITEM-1", "issued" : { "date-parts" : [ [ "2016", "1" ] ] }, "title" : "seaborn: v0.7.0 (January 2016)", "type" : "article" }, "uris" : [ "http://www.mendeley.com/documents/?uuid=b2de90b5-8e80-49a0-8ede-1078c3ac695d" ] } ], "mendeley" : { "formattedCitation" : "&lt;sup&gt;24&lt;/sup&gt;", "plainTextFormattedCitation" : "24", "previouslyFormattedCitation" : "&lt;sup&gt;23&lt;/sup&gt;" }, "properties" : { "noteIndex" : 0 }, "schema" : "https://github.com/citation-style-language/schema/raw/master/csl-citation.json" }</w:instrText>
      </w:r>
      <w:r w:rsidR="00532013">
        <w:fldChar w:fldCharType="separate"/>
      </w:r>
      <w:r w:rsidR="00DF6B35" w:rsidRPr="00DF6B35">
        <w:rPr>
          <w:noProof/>
          <w:vertAlign w:val="superscript"/>
        </w:rPr>
        <w:t>24</w:t>
      </w:r>
      <w:r w:rsidR="00532013">
        <w:fldChar w:fldCharType="end"/>
      </w:r>
      <w:r w:rsidRPr="000A28AB">
        <w:t>, LMFIT</w:t>
      </w:r>
      <w:r w:rsidRPr="000A28AB">
        <w:fldChar w:fldCharType="begin" w:fldLock="1"/>
      </w:r>
      <w:r w:rsidR="00DF6B35">
        <w:instrText>ADDIN CSL_CITATION { "citationItems" : [ { "id" : "ITEM-1", "itemData" : { "DOI" : "10.5281/zenodo.11813", "author" : [ { "dropping-particle" : "", "family" : "Newville", "given" : "Matthew", "non-dropping-particle" : "", "parse-names" : false, "suffix" : "" }, { "dropping-particle" : "", "family" : "Ingargiola", "given" : "Antonino", "non-dropping-particle" : "", "parse-names" : false, "suffix" : "" }, { "dropping-particle" : "", "family" : "Stensitzki", "given" : "Till", "non-dropping-particle" : "", "parse-names" : false, "suffix" : "" }, { "dropping-particle" : "", "family" : "Allen", "given" : "Daniel B.", "non-dropping-particle" : "", "parse-names" : false, "suffix" : "" } ], "id" : "ITEM-1", "issued" : { "date-parts" : [ [ "2014", "9", "21" ] ] }, "title" : "LMFIT: Non-Linear Least-Square Minimization and Curve-Fitting for Python", "type" : "article-journal" }, "uris" : [ "http://www.mendeley.com/documents/?uuid=b27e9422-dbf1-4362-9b8b-7ca94863acd6" ] } ], "mendeley" : { "formattedCitation" : "&lt;sup&gt;25&lt;/sup&gt;", "plainTextFormattedCitation" : "25", "previouslyFormattedCitation" : "&lt;sup&gt;24&lt;/sup&gt;" }, "properties" : { "noteIndex" : 0 }, "schema" : "https://github.com/citation-style-language/schema/raw/master/csl-citation.json" }</w:instrText>
      </w:r>
      <w:r w:rsidRPr="000A28AB">
        <w:fldChar w:fldCharType="separate"/>
      </w:r>
      <w:r w:rsidR="00DF6B35" w:rsidRPr="00DF6B35">
        <w:rPr>
          <w:noProof/>
          <w:vertAlign w:val="superscript"/>
        </w:rPr>
        <w:t>25</w:t>
      </w:r>
      <w:r w:rsidRPr="000A28AB">
        <w:fldChar w:fldCharType="end"/>
      </w:r>
      <w:r w:rsidRPr="000A28AB">
        <w:t>, Scikit-learn</w:t>
      </w:r>
      <w:r w:rsidRPr="000A28AB">
        <w:fldChar w:fldCharType="begin" w:fldLock="1"/>
      </w:r>
      <w:r w:rsidR="00DF6B35">
        <w:instrText>ADDIN CSL_CITATION { "citationItems" : [ { "id" : "ITEM-1", "itemData" : { "author" : [ { "dropping-particle" : "", "family" : "Pedregosa", "given" : "F", "non-dropping-particle" : "", "parse-names" : false, "suffix" : "" }, { "dropping-particle" : "", "family" : "Varoquaux", "given" : "G", "non-dropping-particle" : "", "parse-names" : false, "suffix" : "" }, { "dropping-particle" : "", "family" : "Gramfort", "given" : "A", "non-dropping-particle" : "", "parse-names" : false, "suffix" : "" }, { "dropping-particle" : "", "family" : "Michel", "given" : "V", "non-dropping-particle" : "", "parse-names" : false, "suffix" : "" }, { "dropping-particle" : "", "family" : "Thirion", "given" : "B", "non-dropping-particle" : "", "parse-names" : false, "suffix" : "" }, { "dropping-particle" : "", "family" : "Grisel", "given" : "O", "non-dropping-particle" : "", "parse-names" : false, "suffix" : "" }, { "dropping-particle" : "", "family" : "Blondel", "given" : "M", "non-dropping-particle" : "", "parse-names" : false, "suffix" : "" }, { "dropping-particle" : "", "family" : "Prettenhofer", "given" : "P", "non-dropping-particle" : "", "parse-names" : false, "suffix" : "" }, { "dropping-particle" : "", "family" : "Weiss", "given" : "R", "non-dropping-particle" : "", "parse-names" : false, "suffix" : "" }, { "dropping-particle" : "", "family" : "Dubourg", "given" : "V", "non-dropping-particle" : "", "parse-names" : false, "suffix" : "" }, { "dropping-particle" : "", "family" : "Vanderplas", "given" : "J", "non-dropping-particle" : "", "parse-names" : false, "suffix" : "" }, { "dropping-particle" : "", "family" : "Passos", "given" : "A", "non-dropping-particle" : "", "parse-names" : false, "suffix" : "" }, { "dropping-particle" : "", "family" : "Cournapeau", "given" : "D", "non-dropping-particle" : "", "parse-names" : false, "suffix" : "" }, { "dropping-particle" : "", "family" : "Brucher", "given" : "M", "non-dropping-particle" : "", "parse-names" : false, "suffix" : "" }, { "dropping-particle" : "", "family" : "Perrot", "given" : "M", "non-dropping-particle" : "", "parse-names" : false, "suffix" : "" }, { "dropping-particle" : "", "family" : "Duchesnay", "given" : "E", "non-dropping-particle" : "", "parse-names" : false, "suffix" : "" } ], "container-title" : "Journal of Machine Learning Research", "id" : "ITEM-1", "issued" : { "date-parts" : [ [ "2011" ] ] }, "page" : "2825-2830", "title" : "Scikit-learn: Machine Learning in Python", "type" : "article-journal", "volume" : "12" }, "uris" : [ "http://www.mendeley.com/documents/?uuid=730d133a-5e08-44b4-b222-6114e054ba94" ] } ], "mendeley" : { "formattedCitation" : "&lt;sup&gt;26&lt;/sup&gt;", "plainTextFormattedCitation" : "26", "previouslyFormattedCitation" : "&lt;sup&gt;25&lt;/sup&gt;" }, "properties" : { "noteIndex" : 0 }, "schema" : "https://github.com/citation-style-language/schema/raw/master/csl-citation.json" }</w:instrText>
      </w:r>
      <w:r w:rsidRPr="000A28AB">
        <w:fldChar w:fldCharType="separate"/>
      </w:r>
      <w:r w:rsidR="00DF6B35" w:rsidRPr="00DF6B35">
        <w:rPr>
          <w:noProof/>
          <w:vertAlign w:val="superscript"/>
        </w:rPr>
        <w:t>26</w:t>
      </w:r>
      <w:r w:rsidRPr="000A28AB">
        <w:fldChar w:fldCharType="end"/>
      </w:r>
      <w:r w:rsidRPr="000A28AB">
        <w:t>, and SymPy</w:t>
      </w:r>
      <w:r w:rsidRPr="000A28AB">
        <w:fldChar w:fldCharType="begin" w:fldLock="1"/>
      </w:r>
      <w:r w:rsidR="00DF6B35">
        <w:instrText>ADDIN CSL_CITATION { "citationItems" : [ { "id" : "ITEM-1", "itemData" : { "author" : [ { "dropping-particle" : "", "family" : "SymPy Development Team", "given" : "", "non-dropping-particle" : "", "parse-names" : false, "suffix" : "" } ], "id" : "ITEM-1", "issued" : { "date-parts" : [ [ "2014" ] ] }, "title" : "SymPy: Python library for symbolic mathematics", "type" : "article" }, "uris" : [ "http://www.mendeley.com/documents/?uuid=af911149-1f65-4a6c-94a3-b1d8a3f37117" ] } ], "mendeley" : { "formattedCitation" : "&lt;sup&gt;27&lt;/sup&gt;", "plainTextFormattedCitation" : "27", "previouslyFormattedCitation" : "&lt;sup&gt;26&lt;/sup&gt;" }, "properties" : { "noteIndex" : 0 }, "schema" : "https://github.com/citation-style-language/schema/raw/master/csl-citation.json" }</w:instrText>
      </w:r>
      <w:r w:rsidRPr="000A28AB">
        <w:fldChar w:fldCharType="separate"/>
      </w:r>
      <w:r w:rsidR="00DF6B35" w:rsidRPr="00DF6B35">
        <w:rPr>
          <w:noProof/>
          <w:vertAlign w:val="superscript"/>
        </w:rPr>
        <w:t>27</w:t>
      </w:r>
      <w:r w:rsidRPr="000A28AB">
        <w:fldChar w:fldCharType="end"/>
      </w:r>
      <w:r w:rsidRPr="000A28AB">
        <w:t xml:space="preserve">. </w:t>
      </w:r>
    </w:p>
    <w:p w14:paraId="3645BC11" w14:textId="12BDD510" w:rsidR="003616D0" w:rsidRPr="000A28AB" w:rsidRDefault="003616D0" w:rsidP="00C0791B">
      <w:r w:rsidRPr="000A28AB">
        <w:rPr>
          <w:b/>
          <w:bCs/>
        </w:rPr>
        <w:t>Model fitting.</w:t>
      </w:r>
      <w:r w:rsidRPr="000A28AB">
        <w:t xml:space="preserve"> To fit </w:t>
      </w:r>
      <w:del w:id="562" w:author="Yoav Ram" w:date="2017-10-19T12:51:00Z">
        <w:r w:rsidRPr="000A28AB" w:rsidDel="00C0791B">
          <w:delText xml:space="preserve">the growth and competition </w:delText>
        </w:r>
      </w:del>
      <w:r w:rsidRPr="000A28AB">
        <w:t xml:space="preserve">models to </w:t>
      </w:r>
      <w:del w:id="563" w:author="Yoav Ram" w:date="2017-10-19T12:51:00Z">
        <w:r w:rsidRPr="000A28AB" w:rsidDel="00C0791B">
          <w:delText xml:space="preserve">the growth curve </w:delText>
        </w:r>
      </w:del>
      <w:r w:rsidRPr="000A28AB">
        <w:t>data we use</w:t>
      </w:r>
      <w:ins w:id="564" w:author="Yoav Ram" w:date="2017-10-19T12:51:00Z">
        <w:r w:rsidR="00C0791B">
          <w:t>d</w:t>
        </w:r>
      </w:ins>
      <w:r w:rsidRPr="000A28AB">
        <w:t xml:space="preserve"> the </w:t>
      </w:r>
      <w:r w:rsidRPr="00C0791B">
        <w:rPr>
          <w:rPrChange w:id="565" w:author="Yoav Ram" w:date="2017-10-19T12:51:00Z">
            <w:rPr>
              <w:i/>
              <w:iCs/>
            </w:rPr>
          </w:rPrChange>
        </w:rPr>
        <w:t>least</w:t>
      </w:r>
      <w:ins w:id="566" w:author="Yoav Ram" w:date="2017-10-19T12:51:00Z">
        <w:r w:rsidR="00C0791B" w:rsidRPr="00C0791B">
          <w:rPr>
            <w:rPrChange w:id="567" w:author="Yoav Ram" w:date="2017-10-19T12:51:00Z">
              <w:rPr>
                <w:i/>
                <w:iCs/>
              </w:rPr>
            </w:rPrChange>
          </w:rPr>
          <w:t>-</w:t>
        </w:r>
      </w:ins>
      <w:r w:rsidRPr="00C0791B">
        <w:rPr>
          <w:rPrChange w:id="568" w:author="Yoav Ram" w:date="2017-10-19T12:51:00Z">
            <w:rPr>
              <w:i/>
              <w:iCs/>
            </w:rPr>
          </w:rPrChange>
        </w:rPr>
        <w:t>sq</w:t>
      </w:r>
      <w:ins w:id="569" w:author="Yoav Ram" w:date="2017-10-19T12:51:00Z">
        <w:r w:rsidR="00C0791B" w:rsidRPr="00C0791B">
          <w:rPr>
            <w:rPrChange w:id="570" w:author="Yoav Ram" w:date="2017-10-19T12:51:00Z">
              <w:rPr>
                <w:i/>
                <w:iCs/>
              </w:rPr>
            </w:rPrChange>
          </w:rPr>
          <w:t>uares</w:t>
        </w:r>
      </w:ins>
      <w:r w:rsidRPr="000A28AB">
        <w:t xml:space="preserve"> non-linear curve fitting procedure</w:t>
      </w:r>
      <w:r w:rsidRPr="000A28AB">
        <w:fldChar w:fldCharType="begin" w:fldLock="1"/>
      </w:r>
      <w:r w:rsidR="00DF6B35">
        <w:instrText>ADDIN CSL_CITATION { "citationItems" : [ { "id" : "ITEM-1", "itemData" : { "URL" : "http://www.scipy.org/", "author" : [ { "dropping-particle" : "", "family" : "Jones", "given" : "Eric", "non-dropping-particle" : "", "parse-names" : false, "suffix" : "" }, { "dropping-particle" : "", "family" : "Oliphant", "given" : "Travis", "non-dropping-particle" : "", "parse-names" : false, "suffix" : "" }, { "dropping-particle" : "", "family" : "Peterson", "given" : "Pearu", "non-dropping-particle" : "", "parse-names" : false, "suffix" : "" }, { "dropping-particle" : "", "family" : "others", "given" : "", "non-dropping-particle" : "", "parse-names" : false, "suffix" : "" } ], "id" : "ITEM-1", "issued" : { "date-parts" : [ [ "2001" ] ] }, "note" : "[Online; accessed 2014-07-16]", "title" : "SciPy: Open source scientific tools for Python", "type" : "webpage" }, "uris" : [ "http://www.mendeley.com/documents/?uuid=e1438662-8e42-49ac-8429-70631d17a478" ] }, { "id" : "ITEM-2", "itemData" : { "DOI" : "10.5281/zenodo.11813", "author" : [ { "dropping-particle" : "", "family" : "Newville", "given" : "Matthew", "non-dropping-particle" : "", "parse-names" : false, "suffix" : "" }, { "dropping-particle" : "", "family" : "Ingargiola", "given" : "Antonino", "non-dropping-particle" : "", "parse-names" : false, "suffix" : "" }, { "dropping-particle" : "", "family" : "Stensitzki", "given" : "Till", "non-dropping-particle" : "", "parse-names" : false, "suffix" : "" }, { "dropping-particle" : "", "family" : "Allen", "given" : "Daniel B.", "non-dropping-particle" : "", "parse-names" : false, "suffix" : "" } ], "id" : "ITEM-2", "issued" : { "date-parts" : [ [ "2014", "9", "21" ] ] }, "title" : "LMFIT: Non-Linear Least-Square Minimization and Curve-Fitting for Python", "type" : "article-journal" }, "uris" : [ "http://www.mendeley.com/documents/?uuid=b27e9422-dbf1-4362-9b8b-7ca94863acd6" ] } ], "mendeley" : { "formattedCitation" : "&lt;sup&gt;21,25&lt;/sup&gt;", "plainTextFormattedCitation" : "21,25", "previouslyFormattedCitation" : "&lt;sup&gt;20,24&lt;/sup&gt;" }, "properties" : { "noteIndex" : 0 }, "schema" : "https://github.com/citation-style-language/schema/raw/master/csl-citation.json" }</w:instrText>
      </w:r>
      <w:r w:rsidRPr="000A28AB">
        <w:fldChar w:fldCharType="separate"/>
      </w:r>
      <w:r w:rsidR="00DF6B35" w:rsidRPr="00DF6B35">
        <w:rPr>
          <w:noProof/>
          <w:vertAlign w:val="superscript"/>
        </w:rPr>
        <w:t>21,25</w:t>
      </w:r>
      <w:r w:rsidRPr="000A28AB">
        <w:fldChar w:fldCharType="end"/>
      </w:r>
      <w:r w:rsidRPr="000A28AB">
        <w:t xml:space="preserve">. We then calculate the Bayesian Information Criteria (BIC) of several </w:t>
      </w:r>
      <w:r w:rsidR="007942A2" w:rsidRPr="000A28AB">
        <w:t>nested models</w:t>
      </w:r>
      <w:r w:rsidRPr="000A28AB">
        <w:t xml:space="preserve">, defined by fixing some of the parameters (see </w:t>
      </w:r>
      <w:r w:rsidR="00756174" w:rsidRPr="000A28AB">
        <w:t xml:space="preserve">Supporting </w:t>
      </w:r>
      <w:del w:id="571" w:author="Yoav Ram" w:date="2017-10-19T12:51:00Z">
        <w:r w:rsidR="00756174" w:rsidRPr="000A28AB" w:rsidDel="00C0791B">
          <w:delText xml:space="preserve">text </w:delText>
        </w:r>
      </w:del>
      <w:ins w:id="572" w:author="Yoav Ram" w:date="2017-10-19T12:51:00Z">
        <w:r w:rsidR="00C0791B">
          <w:t>T</w:t>
        </w:r>
        <w:r w:rsidR="00C0791B" w:rsidRPr="000A28AB">
          <w:t xml:space="preserve">ext </w:t>
        </w:r>
      </w:ins>
      <w:r w:rsidR="00756174" w:rsidRPr="000A28AB">
        <w:t>1</w:t>
      </w:r>
      <w:r w:rsidR="007942A2" w:rsidRPr="000A28AB">
        <w:t xml:space="preserve">, </w:t>
      </w:r>
      <w:r w:rsidR="007942A2" w:rsidRPr="000A28AB">
        <w:fldChar w:fldCharType="begin"/>
      </w:r>
      <w:r w:rsidR="007942A2" w:rsidRPr="000A28AB">
        <w:instrText xml:space="preserve"> REF _Ref453761140 \h </w:instrText>
      </w:r>
      <w:r w:rsidR="000A28AB">
        <w:instrText xml:space="preserve"> \* MERGEFORMAT </w:instrText>
      </w:r>
      <w:r w:rsidR="007942A2" w:rsidRPr="000A28AB">
        <w:fldChar w:fldCharType="separate"/>
      </w:r>
      <w:r w:rsidR="00796A41" w:rsidRPr="000A28AB">
        <w:t>Figure S</w:t>
      </w:r>
      <w:r w:rsidR="00796A41">
        <w:t>2</w:t>
      </w:r>
      <w:r w:rsidR="007942A2" w:rsidRPr="000A28AB">
        <w:fldChar w:fldCharType="end"/>
      </w:r>
      <w:r w:rsidR="007942A2" w:rsidRPr="000A28AB">
        <w:t xml:space="preserve">, and </w:t>
      </w:r>
      <w:r w:rsidR="007942A2" w:rsidRPr="000A28AB">
        <w:fldChar w:fldCharType="begin"/>
      </w:r>
      <w:r w:rsidR="007942A2" w:rsidRPr="000A28AB">
        <w:instrText xml:space="preserve"> REF _Ref453761035 \h </w:instrText>
      </w:r>
      <w:r w:rsidR="000A28AB">
        <w:instrText xml:space="preserve"> \* MERGEFORMAT </w:instrText>
      </w:r>
      <w:r w:rsidR="007942A2" w:rsidRPr="000A28AB">
        <w:fldChar w:fldCharType="separate"/>
      </w:r>
      <w:r w:rsidR="00796A41" w:rsidRPr="000A28AB">
        <w:t>Table S</w:t>
      </w:r>
      <w:r w:rsidR="00796A41">
        <w:t>1</w:t>
      </w:r>
      <w:r w:rsidR="007942A2" w:rsidRPr="000A28AB">
        <w:fldChar w:fldCharType="end"/>
      </w:r>
      <w:r w:rsidRPr="000A28AB">
        <w:t>). BIC is given by:</w:t>
      </w:r>
    </w:p>
    <w:p w14:paraId="2C4CB098" w14:textId="77777777" w:rsidR="003616D0" w:rsidRPr="000A28AB" w:rsidRDefault="003616D0">
      <w:pPr>
        <w:jc w:val="center"/>
      </w:pPr>
      <m:oMath>
        <m:r>
          <w:rPr>
            <w:rFonts w:ascii="Cambria Math" w:hAnsi="Cambria Math"/>
          </w:rPr>
          <w:lastRenderedPageBreak/>
          <m:t>BIC=n</m:t>
        </m:r>
        <m:r>
          <m:rPr>
            <m:sty m:val="p"/>
          </m:rPr>
          <w:rPr>
            <w:rFonts w:ascii="Cambria Math" w:hAnsi="Cambria Math"/>
          </w:rPr>
          <m:t>⋅</m:t>
        </m:r>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p>
                          <m:sSupPr>
                            <m:ctrlPr>
                              <w:rPr>
                                <w:rFonts w:ascii="Cambria Math" w:hAnsi="Cambria Math"/>
                              </w:rPr>
                            </m:ctrlPr>
                          </m:sSupPr>
                          <m:e>
                            <m:d>
                              <m:dPr>
                                <m:ctrlPr>
                                  <w:rPr>
                                    <w:rFonts w:ascii="Cambria Math" w:hAnsi="Cambria Math"/>
                                  </w:rPr>
                                </m:ctrlPr>
                              </m:dPr>
                              <m:e>
                                <m:r>
                                  <w:rPr>
                                    <w:rFonts w:ascii="Cambria Math" w:hAnsi="Cambria Math"/>
                                  </w:rPr>
                                  <m:t>N</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i</m:t>
                                        </m:r>
                                      </m:sub>
                                    </m:sSub>
                                  </m:e>
                                </m:d>
                                <m:r>
                                  <m:rPr>
                                    <m:sty m:val="p"/>
                                  </m:rPr>
                                  <w:rPr>
                                    <w:rFonts w:ascii="Cambria Math" w:hAnsi="Cambria Math"/>
                                  </w:rPr>
                                  <m:t>-</m:t>
                                </m:r>
                                <m:acc>
                                  <m:accPr>
                                    <m:ctrlPr>
                                      <w:rPr>
                                        <w:rFonts w:ascii="Cambria Math" w:hAnsi="Cambria Math"/>
                                      </w:rPr>
                                    </m:ctrlPr>
                                  </m:accPr>
                                  <m:e>
                                    <m:r>
                                      <w:rPr>
                                        <w:rFonts w:ascii="Cambria Math" w:hAnsi="Cambria Math"/>
                                      </w:rPr>
                                      <m:t>N</m:t>
                                    </m:r>
                                  </m:e>
                                </m:acc>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i</m:t>
                                        </m:r>
                                      </m:sub>
                                    </m:sSub>
                                  </m:e>
                                </m:d>
                              </m:e>
                            </m:d>
                          </m:e>
                          <m:sup>
                            <m:r>
                              <m:rPr>
                                <m:sty m:val="p"/>
                              </m:rPr>
                              <w:rPr>
                                <w:rFonts w:ascii="Cambria Math" w:hAnsi="Cambria Math"/>
                              </w:rPr>
                              <m:t>2</m:t>
                            </m:r>
                          </m:sup>
                        </m:sSup>
                      </m:e>
                    </m:nary>
                  </m:num>
                  <m:den>
                    <m:r>
                      <w:rPr>
                        <w:rFonts w:ascii="Cambria Math" w:hAnsi="Cambria Math"/>
                      </w:rPr>
                      <m:t>n</m:t>
                    </m:r>
                  </m:den>
                </m:f>
              </m:e>
            </m:d>
          </m:e>
        </m:func>
        <m:r>
          <m:rPr>
            <m:sty m:val="p"/>
          </m:rPr>
          <w:rPr>
            <w:rFonts w:ascii="Cambria Math" w:hAnsi="Cambria Math"/>
          </w:rPr>
          <m:t>+</m:t>
        </m:r>
        <m:r>
          <w:rPr>
            <w:rFonts w:ascii="Cambria Math" w:hAnsi="Cambria Math"/>
          </w:rPr>
          <m:t>k</m:t>
        </m:r>
        <m:r>
          <m:rPr>
            <m:sty m:val="p"/>
          </m:rPr>
          <w:rPr>
            <w:rFonts w:ascii="Cambria Math" w:hAnsi="Cambria Math"/>
          </w:rPr>
          <m:t>⋅</m:t>
        </m:r>
        <m:func>
          <m:funcPr>
            <m:ctrlPr>
              <w:rPr>
                <w:rFonts w:ascii="Cambria Math" w:hAnsi="Cambria Math"/>
              </w:rPr>
            </m:ctrlPr>
          </m:funcPr>
          <m:fName>
            <m:r>
              <m:rPr>
                <m:sty m:val="p"/>
              </m:rPr>
              <w:rPr>
                <w:rFonts w:ascii="Cambria Math" w:hAnsi="Cambria Math"/>
              </w:rPr>
              <m:t>log</m:t>
            </m:r>
          </m:fName>
          <m:e>
            <m:r>
              <w:rPr>
                <w:rFonts w:ascii="Cambria Math" w:hAnsi="Cambria Math"/>
              </w:rPr>
              <m:t>n</m:t>
            </m:r>
          </m:e>
        </m:func>
      </m:oMath>
      <w:r w:rsidRPr="000A28AB">
        <w:t>,</w:t>
      </w:r>
    </w:p>
    <w:p w14:paraId="151F7796" w14:textId="62655F59" w:rsidR="003616D0" w:rsidRDefault="003616D0" w:rsidP="00DF6B35">
      <w:pPr>
        <w:rPr>
          <w:ins w:id="573" w:author="Yoav Ram" w:date="2017-10-19T13:39:00Z"/>
        </w:rPr>
      </w:pPr>
      <w:r w:rsidRPr="000A28AB">
        <w:t xml:space="preserve">where </w:t>
      </w:r>
      <m:oMath>
        <m:r>
          <w:rPr>
            <w:rFonts w:ascii="Cambria Math" w:hAnsi="Cambria Math"/>
          </w:rPr>
          <m:t>k</m:t>
        </m:r>
      </m:oMath>
      <w:r w:rsidRPr="000A28AB">
        <w:t xml:space="preserve"> is the number </w:t>
      </w:r>
      <w:ins w:id="574" w:author="Yoav Ram" w:date="2017-10-19T13:02:00Z">
        <w:r w:rsidR="00DF6D3B">
          <w:t xml:space="preserve">of </w:t>
        </w:r>
      </w:ins>
      <w:r w:rsidRPr="000A28AB">
        <w:t xml:space="preserve">model parameters, </w:t>
      </w:r>
      <m:oMath>
        <m:r>
          <w:rPr>
            <w:rFonts w:ascii="Cambria Math" w:hAnsi="Cambria Math"/>
          </w:rPr>
          <m:t>n</m:t>
        </m:r>
      </m:oMath>
      <w:r w:rsidRPr="000A28AB">
        <w:t xml:space="preserve"> is the number of data points,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0A28AB">
        <w:t xml:space="preserve"> are the time points, </w:t>
      </w:r>
      <m:oMath>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w:r w:rsidRPr="000A28AB">
        <w:t xml:space="preserve"> is the optical density at time point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0A28AB">
        <w:t xml:space="preserve">, and </w:t>
      </w:r>
      <m:oMath>
        <m:acc>
          <m:accPr>
            <m:ctrlPr>
              <w:rPr>
                <w:rFonts w:ascii="Cambria Math" w:hAnsi="Cambria Math"/>
                <w:i/>
              </w:rPr>
            </m:ctrlPr>
          </m:accPr>
          <m:e>
            <m:r>
              <w:rPr>
                <w:rFonts w:ascii="Cambria Math" w:hAnsi="Cambria Math"/>
              </w:rPr>
              <m:t>N</m:t>
            </m:r>
          </m:e>
        </m:acc>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 xml:space="preserve"> </m:t>
        </m:r>
      </m:oMath>
      <w:r w:rsidRPr="000A28AB">
        <w:t xml:space="preserve">is the expected density at time point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0A28AB">
        <w:t xml:space="preserve"> according to the model. We select</w:t>
      </w:r>
      <w:r w:rsidR="00865D57">
        <w:t>ed</w:t>
      </w:r>
      <w:r w:rsidRPr="000A28AB">
        <w:t xml:space="preserve"> the model with the lowest BIC</w:t>
      </w:r>
      <w:r w:rsidRPr="000A28AB">
        <w:fldChar w:fldCharType="begin" w:fldLock="1"/>
      </w:r>
      <w:r w:rsidR="00DF6B35">
        <w:instrText>ADDIN CSL_CITATION { "citationItems" : [ { "id" : "ITEM-1", "itemData" : { "DOI" : "doi: 10.2307/2291091", "ISBN" : "9213227418", "ISSN" : "01621459", "PMID" : "2291091", "abstract" : "In a 1935 paper and in his book Theory of probability, Jeffresy developed a methodology for quantifying the evidence in favor of a scientific theory. The centerpies was a number, now called the Bayes factor, which is the posterior odds of the null hypothesis when the prior probability on the null is one-half. Although there has been much discussion of Bayesian hypothesis testing in the context of criticism of P-values, less attention has been given to the Bayes as a practical tool of applied statistics. In this article we review and discuss the uses of Bayes factors in the context of five scientific applications in genetics, sports, ecology, sociology, and psychology. We emphasize the following points: From Jeffrey's Bayesian viewpoint, the purpose of hypothesis testing is to evaluate the evidence in favor of a scientific theory. Bayes factors offer a way of evaluating evidence in favor of a null hypothesis. Bayes factors provide a way of incorporating external information into the evaluation of evidence about a hypothesis. Bayes factors are very general and do not require alternative models to be nested. Several techniques are available for computing Bayes factors, including asymptotic approximations that are easy to compute using the output from standard packages that maximize likelihoods. In \"non-Bayesian significance tests. The Schwarz criterion (or BIC) gives a rough approximation to the logarithm of the Bayes factor, which is easy to use and does not require evaluation of prior distributions. When one is interested in estimation or prediction, Bayes factors may be converted to weights to be attached to various models so that a composite estimate or prediction may be obtained that takes account of structural or model uncertainty. Algorithms have been proposed that allow model uncertainty to be taken into account when the class of models initially considered is very large. Bayes factors are useful for guiding an evolutionary model-building process. It is important, and feasible, to assess the sensitivity of conclusions to the prior distributions used.", "author" : [ { "dropping-particle" : "", "family" : "Kass", "given" : "Robert", "non-dropping-particle" : "", "parse-names" : false, "suffix" : "" }, { "dropping-particle" : "", "family" : "Raftery", "given" : "Adrian", "non-dropping-particle" : "", "parse-names" : false, "suffix" : "" } ], "container-title" : "Journal of the American Statistical Association", "id" : "ITEM-1", "issued" : { "date-parts" : [ [ "1995" ] ] }, "page" : "773-795", "title" : "Bayes Factors", "type" : "article-journal" }, "uris" : [ "http://www.mendeley.com/documents/?uuid=780e0bd3-aa68-4a26-b615-d2e0a9e659d1" ] }, { "id" : "ITEM-2", "itemData" : { "DOI" : "10.1016/j.ecolmodel.2007.10.030", "ISBN" : "03043800", "ISSN" : "03043800", "PMID" : "2742", "abstract" : "Many tools have become available for biologists for evaluating competing ecological models - models may be judged based on the fit to data alone (e.g. likelihood), or more formal statistical criteria may be used. Because of the implied assumptions of each tool, model selection criteria should be chosen a priori for the problem at hand, - a model that is considered 'good' in its explanatory power may not be the best choice for a problem that requires prediction. In this paper, I review the behavior and assumptions of the four most commonly used statistical criteria (Akaike's Information Criterion, AIC; Schwarz or Bayesian Information Criterion, BIC; Deviance Information Criterion, DIC; Bayes factors). Second, I illustrate differences in these model selection tools by applying the four criteria to thousands of simulated abundance trajectories. With the simulation model known, I examine whether each of the criteria are useful in selecting models to evaluate simple questions, such as whether time series support evidence of density dependent population growth. Across simulations, the maximum likelihood criteria consistently favored simpler population models when compared to Bayesian criteria. Among the Bayesian criteria, the Bayes factor favored the correct simulation model more frequently than the Deviance Information Criterion. There was considerable uncertainty in the ability of the Bayes factor to discriminate between models, this tool selected the simulation model slightly more frequently than other approaches. ?? 2007 Elsevier B.V. All rights reserved.", "author" : [ { "dropping-particle" : "", "family" : "Ward", "given" : "Eric J.", "non-dropping-particle" : "", "parse-names" : false, "suffix" : "" } ], "container-title" : "Ecological Modelling", "id" : "ITEM-2", "issue" : "1-2", "issued" : { "date-parts" : [ [ "2008" ] ] }, "page" : "1-10", "title" : "A review and comparison of four commonly used Bayesian and maximum likelihood model selection tools", "type" : "article-journal", "volume" : "211" }, "uris" : [ "http://www.mendeley.com/documents/?uuid=192bfd77-cca7-4a95-8e9d-bc1f8551d94b" ] } ], "mendeley" : { "formattedCitation" : "&lt;sup&gt;28,29&lt;/sup&gt;", "plainTextFormattedCitation" : "28,29", "previouslyFormattedCitation" : "&lt;sup&gt;27,28&lt;/sup&gt;" }, "properties" : { "noteIndex" : 0 }, "schema" : "https://github.com/citation-style-language/schema/raw/master/csl-citation.json" }</w:instrText>
      </w:r>
      <w:r w:rsidRPr="000A28AB">
        <w:fldChar w:fldCharType="separate"/>
      </w:r>
      <w:r w:rsidR="00DF6B35" w:rsidRPr="00DF6B35">
        <w:rPr>
          <w:noProof/>
          <w:vertAlign w:val="superscript"/>
        </w:rPr>
        <w:t>28,29</w:t>
      </w:r>
      <w:r w:rsidRPr="000A28AB">
        <w:fldChar w:fldCharType="end"/>
      </w:r>
      <w:r w:rsidRPr="000A28AB">
        <w:t>.</w:t>
      </w:r>
      <w:ins w:id="575" w:author="Yoav Ram" w:date="2017-10-19T13:02:00Z">
        <w:r w:rsidR="00E2013F">
          <w:t xml:space="preserve"> Other metrics for model selection can be used with </w:t>
        </w:r>
        <w:r w:rsidR="00E2013F">
          <w:rPr>
            <w:i/>
            <w:iCs/>
          </w:rPr>
          <w:t>Curveball</w:t>
        </w:r>
        <w:r w:rsidR="00E2013F">
          <w:t xml:space="preserve">, but BIC was chosen for its simplicity and flexibility. </w:t>
        </w:r>
      </w:ins>
    </w:p>
    <w:p w14:paraId="03ABE571" w14:textId="11EA6A49" w:rsidR="005F34D1" w:rsidRDefault="005F34D1" w:rsidP="00DB7A4F">
      <w:ins w:id="576" w:author="Yoav Ram" w:date="2017-10-19T13:40:00Z">
        <w:r>
          <w:rPr>
            <w:b/>
            <w:bCs/>
          </w:rPr>
          <w:t>Selection coefficients</w:t>
        </w:r>
      </w:ins>
      <w:ins w:id="577" w:author="Yoav Ram" w:date="2017-10-19T13:39:00Z">
        <w:r w:rsidRPr="005F34D1">
          <w:rPr>
            <w:b/>
            <w:bCs/>
            <w:rPrChange w:id="578" w:author="Yoav Ram" w:date="2017-10-19T13:39:00Z">
              <w:rPr/>
            </w:rPrChange>
          </w:rPr>
          <w:t xml:space="preserve"> </w:t>
        </w:r>
      </w:ins>
      <w:ins w:id="579" w:author="Yoav Ram" w:date="2017-10-19T13:45:00Z">
        <w:r w:rsidR="00DE7AF4">
          <w:rPr>
            <w:b/>
            <w:bCs/>
          </w:rPr>
          <w:t>estimation</w:t>
        </w:r>
      </w:ins>
      <w:ins w:id="580" w:author="Yoav Ram" w:date="2017-10-19T13:39:00Z">
        <w:r>
          <w:rPr>
            <w:b/>
            <w:bCs/>
          </w:rPr>
          <w:t xml:space="preserve">. </w:t>
        </w:r>
      </w:ins>
      <w:ins w:id="581" w:author="Yoav Ram" w:date="2017-10-19T13:44:00Z">
        <w:r w:rsidR="00DE7AF4">
          <w:t>Selection coefficients</w:t>
        </w:r>
      </w:ins>
      <w:ins w:id="582" w:author="Yoav Ram" w:date="2017-10-19T13:39:00Z">
        <w:r w:rsidRPr="000A28AB">
          <w:t xml:space="preserve"> </w:t>
        </w:r>
      </w:ins>
      <w:ins w:id="583" w:author="Yoav Ram" w:date="2017-10-19T13:44:00Z">
        <w:r w:rsidR="00DE7AF4">
          <w:t>were</w:t>
        </w:r>
      </w:ins>
      <w:ins w:id="584" w:author="Yoav Ram" w:date="2017-10-19T13:39:00Z">
        <w:r w:rsidRPr="000A28AB">
          <w:t xml:space="preserve"> estimated from pairwise competition results using</w:t>
        </w:r>
        <w:r w:rsidRPr="000A28AB">
          <w:fldChar w:fldCharType="begin" w:fldLock="1"/>
        </w:r>
        <w:r>
          <w:instrText>ADDIN CSL_CITATION { "citationItems" : [ { "id" : "ITEM-1", "itemData" : { "DOI" : "10.1098/rsbl.2010.0580", "ISSN" : "1744-957X", "PMID" : "20810425", "abstract" : "Distributions of mutation fitness effects from evolution experiments are available in an increasing number of species, opening the way for a vast array of applications in evolutionary biology. However, comparison of estimated distributions among studies is hampered by inconsistencies in the definitions of fitness effects and selection coefficients. In particular, the use of ratios of Malthusian growth rates as 'relative fitnesses' leads to wrong inference of the strength of selection. Scaling Malthusian fitness by the generation time may help overcome this shortcoming, and allow accurate comparison of selection coefficients across species. For species reproducing by binary fission (neglecting cellular death), ln2 can be used as a correction factor, but in general, the growth rate and generation time of the wild-type should be provided in studies reporting distribution of mutation fitness effects. I also discuss how density and frequency dependence of population growth affect selection and its measurement in evolution experiments.", "author" : [ { "dropping-particle" : "", "family" : "Chevin", "given" : "Luis-Miguel", "non-dropping-particle" : "", "parse-names" : false, "suffix" : "" } ], "container-title" : "Biology letters", "id" : "ITEM-1", "issue" : "2", "issued" : { "date-parts" : [ [ "2011", "4", "23" ] ] }, "page" : "210-3", "title" : "On measuring selection in experimental evolution.", "type" : "article-journal", "volume" : "7" }, "uris" : [ "http://www.mendeley.com/documents/?uuid=1e94d081-c729-43ac-b9be-63d792575b27" ] } ], "mendeley" : { "formattedCitation" : "&lt;sup&gt;3&lt;/sup&gt;", "plainTextFormattedCitation" : "3", "previouslyFormattedCitation" : "&lt;sup&gt;3&lt;/sup&gt;" }, "properties" : { "noteIndex" : 0 }, "schema" : "https://github.com/citation-style-language/schema/raw/master/csl-citation.json" }</w:instrText>
        </w:r>
        <w:r w:rsidRPr="000A28AB">
          <w:fldChar w:fldCharType="separate"/>
        </w:r>
        <w:r w:rsidRPr="00C35103">
          <w:rPr>
            <w:noProof/>
            <w:vertAlign w:val="superscript"/>
          </w:rPr>
          <w:t>3</w:t>
        </w:r>
        <w:r w:rsidRPr="000A28AB">
          <w:fldChar w:fldCharType="end"/>
        </w:r>
        <w:r>
          <w:t xml:space="preserve"> </w:t>
        </w:r>
        <m:oMath>
          <m:r>
            <w:rPr>
              <w:rFonts w:ascii="Cambria Math" w:hAnsi="Cambria Math"/>
            </w:rPr>
            <m:t>s(t)=</m:t>
          </m:r>
          <m:f>
            <m:fPr>
              <m:ctrlPr>
                <w:rPr>
                  <w:rFonts w:ascii="Cambria Math" w:hAnsi="Cambria Math"/>
                  <w:i/>
                </w:rPr>
              </m:ctrlPr>
            </m:fPr>
            <m:num>
              <m:r>
                <w:rPr>
                  <w:rFonts w:ascii="Cambria Math" w:hAnsi="Cambria Math"/>
                </w:rPr>
                <m:t>d</m:t>
              </m:r>
            </m:num>
            <m:den>
              <m:r>
                <w:rPr>
                  <w:rFonts w:ascii="Cambria Math" w:hAnsi="Cambria Math"/>
                </w:rPr>
                <m:t>dt</m:t>
              </m:r>
            </m:den>
          </m:f>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2</m:t>
                          </m:r>
                        </m:sub>
                      </m:sSub>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N</m:t>
                          </m:r>
                        </m:e>
                        <m:sub>
                          <m:r>
                            <w:rPr>
                              <w:rFonts w:ascii="Cambria Math" w:hAnsi="Cambria Math"/>
                            </w:rPr>
                            <m:t>1</m:t>
                          </m:r>
                        </m:sub>
                      </m:sSub>
                      <m:d>
                        <m:dPr>
                          <m:ctrlPr>
                            <w:rPr>
                              <w:rFonts w:ascii="Cambria Math" w:hAnsi="Cambria Math"/>
                              <w:i/>
                            </w:rPr>
                          </m:ctrlPr>
                        </m:dPr>
                        <m:e>
                          <m:r>
                            <w:rPr>
                              <w:rFonts w:ascii="Cambria Math" w:hAnsi="Cambria Math"/>
                            </w:rPr>
                            <m:t>t</m:t>
                          </m:r>
                        </m:e>
                      </m:d>
                    </m:den>
                  </m:f>
                </m:e>
              </m:d>
            </m:e>
          </m:func>
        </m:oMath>
      </w:ins>
      <w:ins w:id="585" w:author="Yoav Ram" w:date="2017-10-19T13:45:00Z">
        <w:r w:rsidR="00DE7AF4">
          <w:t xml:space="preserve"> </w:t>
        </w:r>
      </w:ins>
      <w:ins w:id="586" w:author="Yoav Ram" w:date="2017-10-19T13:39:00Z">
        <w:r w:rsidRPr="000A28AB">
          <w:t xml:space="preserve">where </w:t>
        </w:r>
        <m:oMath>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(t)</m:t>
          </m:r>
        </m:oMath>
        <w:r w:rsidRPr="000A28AB">
          <w:t xml:space="preserve"> and </w:t>
        </w:r>
        <m:oMath>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(t)</m:t>
          </m:r>
        </m:oMath>
        <w:r w:rsidRPr="000A28AB">
          <w:t xml:space="preserve"> are the </w:t>
        </w:r>
      </w:ins>
      <w:ins w:id="587" w:author="Yoav Ram" w:date="2017-10-19T13:45:00Z">
        <w:r w:rsidR="00DE7AF4">
          <w:t xml:space="preserve">predicted </w:t>
        </w:r>
      </w:ins>
      <w:ins w:id="588" w:author="Yoav Ram" w:date="2017-10-19T13:39:00Z">
        <w:r w:rsidRPr="000A28AB">
          <w:t xml:space="preserve">frequencies of the strains and </w:t>
        </w:r>
        <m:oMath>
          <m:r>
            <w:rPr>
              <w:rFonts w:ascii="Cambria Math" w:hAnsi="Cambria Math"/>
            </w:rPr>
            <m:t>t</m:t>
          </m:r>
        </m:oMath>
        <w:r w:rsidRPr="000A28AB">
          <w:t xml:space="preserve"> is time. </w:t>
        </w:r>
      </w:ins>
      <w:ins w:id="589" w:author="Yoav Ram" w:date="2017-10-19T13:46:00Z">
        <w:r w:rsidR="00DE7AF4">
          <w:t xml:space="preserve">The resulting </w:t>
        </w:r>
        <w:proofErr w:type="spellStart"/>
        <w:r w:rsidR="00DE7AF4" w:rsidRPr="00DE7AF4">
          <w:rPr>
            <w:i/>
            <w:iCs/>
          </w:rPr>
          <w:t>s</w:t>
        </w:r>
        <w:r w:rsidR="00DE7AF4" w:rsidRPr="00DE7AF4">
          <w:rPr>
            <w:i/>
            <w:iCs/>
            <w:vertAlign w:val="subscript"/>
          </w:rPr>
          <w:t>t</w:t>
        </w:r>
        <w:proofErr w:type="spellEnd"/>
        <w:r w:rsidR="00DE7AF4">
          <w:rPr>
            <w:i/>
            <w:iCs/>
          </w:rPr>
          <w:t xml:space="preserve"> </w:t>
        </w:r>
        <w:r w:rsidR="00DE7AF4">
          <w:t xml:space="preserve">values were then </w:t>
        </w:r>
      </w:ins>
      <w:ins w:id="590" w:author="Yoav Ram" w:date="2017-10-19T13:39:00Z">
        <w:r>
          <w:t>averaged across time</w:t>
        </w:r>
      </w:ins>
      <w:ins w:id="591" w:author="Yoav Ram" w:date="2017-10-19T13:46:00Z">
        <w:r w:rsidR="00DE7AF4">
          <w:t>.</w:t>
        </w:r>
      </w:ins>
      <w:ins w:id="592" w:author="Yoav Ram" w:date="2017-10-19T13:39:00Z">
        <w:r>
          <w:t xml:space="preserve"> Note that these estimates </w:t>
        </w:r>
      </w:ins>
      <w:ins w:id="593" w:author="Yoav Ram" w:date="2017-10-19T13:46:00Z">
        <w:r w:rsidR="00DB7A4F">
          <w:t>can</w:t>
        </w:r>
      </w:ins>
      <w:ins w:id="594" w:author="Yoav Ram" w:date="2017-10-19T13:39:00Z">
        <w:r>
          <w:t xml:space="preserve"> depend on the experimental conditions, such as duration, media, temperature, and strain composition.</w:t>
        </w:r>
      </w:ins>
    </w:p>
    <w:p w14:paraId="4E374857" w14:textId="215C05EF" w:rsidR="00D121CE" w:rsidRPr="00D121CE" w:rsidRDefault="00D121CE" w:rsidP="00ED4128">
      <w:r>
        <w:rPr>
          <w:b/>
          <w:bCs/>
        </w:rPr>
        <w:t>Data availability.</w:t>
      </w:r>
      <w:r>
        <w:t xml:space="preserve"> Data deposited on </w:t>
      </w:r>
      <w:proofErr w:type="spellStart"/>
      <w:r w:rsidR="00ED4128" w:rsidRPr="00ED4128">
        <w:rPr>
          <w:i/>
          <w:iCs/>
        </w:rPr>
        <w:t>figshare</w:t>
      </w:r>
      <w:proofErr w:type="spellEnd"/>
      <w:r w:rsidR="00ED4128">
        <w:t xml:space="preserve"> (</w:t>
      </w:r>
      <w:proofErr w:type="gramStart"/>
      <w:r w:rsidR="00ED4128">
        <w:t>doi:</w:t>
      </w:r>
      <w:r w:rsidR="00ED4128" w:rsidRPr="00ED4128">
        <w:t>10.6084/m9.figshare</w:t>
      </w:r>
      <w:proofErr w:type="gramEnd"/>
      <w:r w:rsidR="00ED4128" w:rsidRPr="00ED4128">
        <w:t>.3485984</w:t>
      </w:r>
      <w:r w:rsidR="00ED4128">
        <w:t xml:space="preserve">; </w:t>
      </w:r>
      <w:r w:rsidR="00ED4128" w:rsidRPr="00ED4128">
        <w:rPr>
          <w:i/>
          <w:iCs/>
        </w:rPr>
        <w:t xml:space="preserve">for editors and reviewers only: </w:t>
      </w:r>
      <w:hyperlink r:id="rId15" w:history="1">
        <w:r w:rsidR="00ED4128" w:rsidRPr="00ED4128">
          <w:rPr>
            <w:rStyle w:val="Hyperlink"/>
          </w:rPr>
          <w:t>https://figshare.com/s/b08c6b975779e03ec48e</w:t>
        </w:r>
      </w:hyperlink>
      <w:r w:rsidR="00ED4128">
        <w:t>).</w:t>
      </w:r>
    </w:p>
    <w:p w14:paraId="733B6A17" w14:textId="77777777" w:rsidR="007A7F01" w:rsidRPr="000A28AB" w:rsidRDefault="007A7F01">
      <w:r w:rsidRPr="000A28AB">
        <w:rPr>
          <w:b/>
          <w:bCs/>
        </w:rPr>
        <w:t>Code availability</w:t>
      </w:r>
      <w:r w:rsidRPr="000A28AB">
        <w:t xml:space="preserve">. Source code will be available upon publication at </w:t>
      </w:r>
      <w:hyperlink r:id="rId16" w:history="1">
        <w:r w:rsidRPr="000A28AB">
          <w:rPr>
            <w:rStyle w:val="Hyperlink"/>
          </w:rPr>
          <w:t>https://github.com/yoavram/curveball</w:t>
        </w:r>
      </w:hyperlink>
      <w:r w:rsidRPr="000A28AB">
        <w:t xml:space="preserve"> ; an installation guide, tutorial, and documentation will be available upon publication at </w:t>
      </w:r>
      <w:hyperlink r:id="rId17" w:history="1">
        <w:r w:rsidRPr="000A28AB">
          <w:rPr>
            <w:rStyle w:val="Hyperlink"/>
          </w:rPr>
          <w:t>http://curveball.yoavram.com</w:t>
        </w:r>
      </w:hyperlink>
      <w:r w:rsidRPr="000A28AB">
        <w:t xml:space="preserve">. </w:t>
      </w:r>
      <w:r w:rsidRPr="00ED4128">
        <w:rPr>
          <w:i/>
          <w:iCs/>
        </w:rPr>
        <w:t>For editors and reviewers only:</w:t>
      </w:r>
      <w:r w:rsidRPr="000A28AB">
        <w:t xml:space="preserve"> installation guide, tutorial, documentation, and source code is available at </w:t>
      </w:r>
      <w:hyperlink r:id="rId18" w:history="1">
        <w:r w:rsidRPr="000A28AB">
          <w:rPr>
            <w:rStyle w:val="Hyperlink"/>
          </w:rPr>
          <w:t>https://curveball.netlify.com</w:t>
        </w:r>
      </w:hyperlink>
      <w:r w:rsidRPr="000A28AB">
        <w:t xml:space="preserve"> (password: </w:t>
      </w:r>
      <w:r w:rsidRPr="000A28AB">
        <w:rPr>
          <w:i/>
          <w:iCs/>
        </w:rPr>
        <w:t>dh5alpha</w:t>
      </w:r>
      <w:r w:rsidRPr="000A28AB">
        <w:t>).</w:t>
      </w:r>
    </w:p>
    <w:p w14:paraId="4961E1D3" w14:textId="2B782D2F" w:rsidR="007A7F01" w:rsidRDefault="007A7F01" w:rsidP="00DF6B35">
      <w:r w:rsidRPr="000A28AB">
        <w:rPr>
          <w:b/>
          <w:bCs/>
        </w:rPr>
        <w:t>Figure reproduction</w:t>
      </w:r>
      <w:r w:rsidRPr="000A28AB">
        <w:t xml:space="preserve">. Data was </w:t>
      </w:r>
      <w:r w:rsidR="003B757D" w:rsidRPr="000A28AB">
        <w:t>analyzed</w:t>
      </w:r>
      <w:r w:rsidRPr="000A28AB">
        <w:t xml:space="preserve"> and figures were produced using a </w:t>
      </w:r>
      <w:proofErr w:type="spellStart"/>
      <w:r w:rsidRPr="000A28AB">
        <w:t>Jupyter</w:t>
      </w:r>
      <w:proofErr w:type="spellEnd"/>
      <w:r w:rsidRPr="000A28AB">
        <w:t xml:space="preserve"> </w:t>
      </w:r>
      <w:r w:rsidR="000D44AC">
        <w:t>N</w:t>
      </w:r>
      <w:r w:rsidRPr="000A28AB">
        <w:t>otebook</w:t>
      </w:r>
      <w:r w:rsidRPr="000A28AB">
        <w:fldChar w:fldCharType="begin" w:fldLock="1"/>
      </w:r>
      <w:r w:rsidR="00DF6B35">
        <w:instrText>ADDIN CSL_CITATION { "citationItems" : [ { "id" : "ITEM-1", "itemData" : { "DOI" : "10.1109/MCSE.2007.53", "ISBN" : "3518437208", "ISSN" : "1521-9615", "abstract" : "Python offers basic facilities for interactive work and a comprehensive library on top of which more sophisticated systems can be built. The IPython project provides an enhanced interactive environment that includes, among other features, support for data visualization and facilities for distributed and parallel computation. T", "author" : [ { "dropping-particle" : "", "family" : "Perez", "given" : "Fernando", "non-dropping-particle" : "", "parse-names" : false, "suffix" : "" }, { "dropping-particle" : "", "family" : "Granger", "given" : "Brian E.", "non-dropping-particle" : "", "parse-names" : false, "suffix" : "" } ], "container-title" : "Computing in Science &amp; Engineering", "id" : "ITEM-1", "issue" : "3", "issued" : { "date-parts" : [ [ "2007" ] ] }, "page" : "21-29", "title" : "IPython: A System for Interactive Scientific Computing", "type" : "article-journal", "volume" : "9" }, "uris" : [ "http://www.mendeley.com/documents/?uuid=de823309-615e-49f1-8ddc-6c66eb13916c" ] } ], "mendeley" : { "formattedCitation" : "&lt;sup&gt;30&lt;/sup&gt;", "plainTextFormattedCitation" : "30", "previouslyFormattedCitation" : "&lt;sup&gt;29&lt;/sup&gt;" }, "properties" : { "noteIndex" : 0 }, "schema" : "https://github.com/citation-style-language/schema/raw/master/csl-citation.json" }</w:instrText>
      </w:r>
      <w:r w:rsidRPr="000A28AB">
        <w:fldChar w:fldCharType="separate"/>
      </w:r>
      <w:r w:rsidR="00DF6B35" w:rsidRPr="00DF6B35">
        <w:rPr>
          <w:noProof/>
          <w:vertAlign w:val="superscript"/>
        </w:rPr>
        <w:t>30</w:t>
      </w:r>
      <w:r w:rsidRPr="000A28AB">
        <w:fldChar w:fldCharType="end"/>
      </w:r>
      <w:r w:rsidRPr="000A28AB">
        <w:t xml:space="preserve"> </w:t>
      </w:r>
      <w:r w:rsidR="00865D57">
        <w:t xml:space="preserve">that </w:t>
      </w:r>
      <w:r w:rsidRPr="000A28AB">
        <w:t>will be</w:t>
      </w:r>
      <w:r w:rsidRPr="000A28AB">
        <w:rPr>
          <w:i/>
          <w:iCs/>
        </w:rPr>
        <w:t xml:space="preserve"> </w:t>
      </w:r>
      <w:r w:rsidRPr="000A28AB">
        <w:t xml:space="preserve">available as a supporting file and at </w:t>
      </w:r>
      <w:hyperlink r:id="rId19" w:history="1">
        <w:r w:rsidRPr="000A28AB">
          <w:rPr>
            <w:rStyle w:val="Hyperlink"/>
          </w:rPr>
          <w:t>https://github.com/yoavram/curveball_ms</w:t>
        </w:r>
      </w:hyperlink>
      <w:r w:rsidRPr="000A28AB">
        <w:t xml:space="preserve">. </w:t>
      </w:r>
      <w:r w:rsidRPr="00ED4128">
        <w:rPr>
          <w:i/>
          <w:iCs/>
        </w:rPr>
        <w:t>For editors and reviewers only:</w:t>
      </w:r>
      <w:r w:rsidRPr="00ED4128">
        <w:t xml:space="preserve"> the </w:t>
      </w:r>
      <w:r w:rsidRPr="000A28AB">
        <w:t xml:space="preserve">notebook is available at </w:t>
      </w:r>
      <w:hyperlink r:id="rId20" w:history="1">
        <w:r w:rsidRPr="000A28AB">
          <w:rPr>
            <w:rStyle w:val="Hyperlink"/>
          </w:rPr>
          <w:t>https://dl.dropboxusercontent.com/u/1578682/supp.ipynb</w:t>
        </w:r>
      </w:hyperlink>
      <w:r w:rsidRPr="000A28AB">
        <w:t>.</w:t>
      </w:r>
    </w:p>
    <w:p w14:paraId="4B214407" w14:textId="77777777" w:rsidR="007A7F01" w:rsidRPr="000A28AB" w:rsidRDefault="007A7F01" w:rsidP="007942A2">
      <w:pPr>
        <w:spacing w:line="240" w:lineRule="auto"/>
        <w:ind w:firstLine="0"/>
        <w:rPr>
          <w:rFonts w:ascii="Palatino Linotype" w:eastAsiaTheme="majorEastAsia" w:hAnsi="Palatino Linotype"/>
          <w:b/>
          <w:bCs/>
          <w:kern w:val="32"/>
          <w:sz w:val="32"/>
          <w:szCs w:val="32"/>
        </w:rPr>
      </w:pPr>
    </w:p>
    <w:p w14:paraId="563B9B5B" w14:textId="77777777" w:rsidR="007A7F01" w:rsidRPr="000A28AB" w:rsidRDefault="007A7F01">
      <w:pPr>
        <w:pStyle w:val="Heading1"/>
      </w:pPr>
      <w:r w:rsidRPr="000A28AB">
        <w:t>Acknowledgments</w:t>
      </w:r>
    </w:p>
    <w:p w14:paraId="47C3D198" w14:textId="618F0845" w:rsidR="007A7F01" w:rsidRPr="000A28AB" w:rsidRDefault="007A7F01" w:rsidP="000D297D">
      <w:r w:rsidRPr="000A28AB">
        <w:t xml:space="preserve">We thank Y. </w:t>
      </w:r>
      <w:proofErr w:type="spellStart"/>
      <w:r w:rsidRPr="000A28AB">
        <w:t>Pilpel</w:t>
      </w:r>
      <w:proofErr w:type="spellEnd"/>
      <w:r w:rsidRPr="000A28AB">
        <w:t xml:space="preserve">, D. </w:t>
      </w:r>
      <w:proofErr w:type="spellStart"/>
      <w:r w:rsidRPr="000A28AB">
        <w:t>Hizi</w:t>
      </w:r>
      <w:proofErr w:type="spellEnd"/>
      <w:r w:rsidRPr="000A28AB">
        <w:t xml:space="preserve">, I. Françoise, I. </w:t>
      </w:r>
      <w:proofErr w:type="spellStart"/>
      <w:r w:rsidRPr="000A28AB">
        <w:t>Frumkin</w:t>
      </w:r>
      <w:proofErr w:type="spellEnd"/>
      <w:r w:rsidRPr="000A28AB">
        <w:t xml:space="preserve">, O. </w:t>
      </w:r>
      <w:proofErr w:type="spellStart"/>
      <w:r w:rsidRPr="000A28AB">
        <w:t>Dahan</w:t>
      </w:r>
      <w:proofErr w:type="spellEnd"/>
      <w:r w:rsidRPr="000A28AB">
        <w:t xml:space="preserve">, A. </w:t>
      </w:r>
      <w:proofErr w:type="spellStart"/>
      <w:r w:rsidRPr="000A28AB">
        <w:t>Yona</w:t>
      </w:r>
      <w:proofErr w:type="spellEnd"/>
      <w:r w:rsidRPr="000A28AB">
        <w:t xml:space="preserve">, T. </w:t>
      </w:r>
      <w:proofErr w:type="spellStart"/>
      <w:r w:rsidRPr="000A28AB">
        <w:t>Pupko</w:t>
      </w:r>
      <w:proofErr w:type="spellEnd"/>
      <w:r w:rsidRPr="000A28AB">
        <w:t xml:space="preserve">, A. </w:t>
      </w:r>
      <w:proofErr w:type="spellStart"/>
      <w:r w:rsidRPr="000A28AB">
        <w:t>Eldar</w:t>
      </w:r>
      <w:proofErr w:type="spellEnd"/>
      <w:r w:rsidRPr="000A28AB">
        <w:t xml:space="preserve">, I. Ben-Zion, E. Even-Tov, H. </w:t>
      </w:r>
      <w:proofErr w:type="spellStart"/>
      <w:r w:rsidRPr="000A28AB">
        <w:t>Acar</w:t>
      </w:r>
      <w:proofErr w:type="spellEnd"/>
      <w:del w:id="595" w:author="Yoav Ram" w:date="2017-10-18T16:12:00Z">
        <w:r w:rsidRPr="000A28AB" w:rsidDel="000D297D">
          <w:delText xml:space="preserve">, </w:delText>
        </w:r>
        <w:r w:rsidR="00FA03CE" w:rsidDel="000D297D">
          <w:delText>T. Pupko</w:delText>
        </w:r>
      </w:del>
      <w:r w:rsidR="00FA03CE">
        <w:t xml:space="preserve">, </w:t>
      </w:r>
      <w:ins w:id="596" w:author="Yoav Ram" w:date="2017-10-18T16:11:00Z">
        <w:r w:rsidR="00DF72F4">
          <w:t xml:space="preserve">J. Friedman, </w:t>
        </w:r>
        <w:r w:rsidR="000D297D">
          <w:t xml:space="preserve">J. </w:t>
        </w:r>
        <w:proofErr w:type="spellStart"/>
        <w:r w:rsidR="000D297D">
          <w:t>Masel</w:t>
        </w:r>
        <w:proofErr w:type="spellEnd"/>
        <w:r w:rsidR="000D297D">
          <w:t xml:space="preserve">, </w:t>
        </w:r>
      </w:ins>
      <w:r w:rsidR="00FA03CE">
        <w:t xml:space="preserve">and E. Rosenberg, </w:t>
      </w:r>
      <w:r w:rsidRPr="000A28AB">
        <w:t xml:space="preserve">for helpful discussions and comments, and L. </w:t>
      </w:r>
      <w:proofErr w:type="spellStart"/>
      <w:r w:rsidRPr="000A28AB">
        <w:t>Zelcbuch</w:t>
      </w:r>
      <w:proofErr w:type="spellEnd"/>
      <w:r w:rsidRPr="000A28AB">
        <w:t xml:space="preserve">, </w:t>
      </w:r>
      <w:r w:rsidRPr="000A28AB">
        <w:rPr>
          <w:lang w:val="en-GB"/>
        </w:rPr>
        <w:t xml:space="preserve">N. Wertheimer, A. Rosenberg, A. </w:t>
      </w:r>
      <w:proofErr w:type="spellStart"/>
      <w:r w:rsidRPr="000A28AB">
        <w:rPr>
          <w:lang w:val="en-GB"/>
        </w:rPr>
        <w:t>Zisman</w:t>
      </w:r>
      <w:proofErr w:type="spellEnd"/>
      <w:r w:rsidRPr="000A28AB">
        <w:rPr>
          <w:lang w:val="en-GB"/>
        </w:rPr>
        <w:t xml:space="preserve">, F. Yang, E. </w:t>
      </w:r>
      <w:proofErr w:type="spellStart"/>
      <w:r w:rsidRPr="000A28AB">
        <w:rPr>
          <w:lang w:val="en-GB"/>
        </w:rPr>
        <w:t>Shtifman</w:t>
      </w:r>
      <w:proofErr w:type="spellEnd"/>
      <w:r w:rsidRPr="000A28AB">
        <w:rPr>
          <w:lang w:val="en-GB"/>
        </w:rPr>
        <w:t xml:space="preserve"> Segal,</w:t>
      </w:r>
      <w:r w:rsidR="00381329" w:rsidRPr="000A28AB">
        <w:rPr>
          <w:lang w:val="en-GB"/>
        </w:rPr>
        <w:t xml:space="preserve"> I. </w:t>
      </w:r>
      <w:proofErr w:type="spellStart"/>
      <w:r w:rsidR="00381329" w:rsidRPr="000A28AB">
        <w:rPr>
          <w:lang w:val="en-GB"/>
        </w:rPr>
        <w:t>Melamed-Havin</w:t>
      </w:r>
      <w:proofErr w:type="spellEnd"/>
      <w:r w:rsidR="00381329" w:rsidRPr="000A28AB">
        <w:rPr>
          <w:lang w:val="en-GB"/>
        </w:rPr>
        <w:t>,</w:t>
      </w:r>
      <w:r w:rsidRPr="000A28AB">
        <w:rPr>
          <w:lang w:val="en-GB"/>
        </w:rPr>
        <w:t xml:space="preserve"> and R. </w:t>
      </w:r>
      <w:proofErr w:type="spellStart"/>
      <w:r w:rsidRPr="000A28AB">
        <w:rPr>
          <w:lang w:val="en-GB"/>
        </w:rPr>
        <w:t>Yaari</w:t>
      </w:r>
      <w:proofErr w:type="spellEnd"/>
      <w:r w:rsidRPr="000A28AB">
        <w:rPr>
          <w:lang w:val="en-GB"/>
        </w:rPr>
        <w:t xml:space="preserve"> for sharing materials and experimental advice</w:t>
      </w:r>
      <w:r w:rsidRPr="000A28AB">
        <w:t xml:space="preserve">. This research has been supported in part by the Israel Science Foundation 1568/13 (LH) and 340/13 (JB), the Minerva Center for Lab Evolution (LH), Manna Center Program for Food Safety &amp; Security </w:t>
      </w:r>
      <w:r w:rsidRPr="000A28AB">
        <w:lastRenderedPageBreak/>
        <w:t xml:space="preserve">(YR), the Israeli Ministry of Science &amp; Technology (YR), </w:t>
      </w:r>
      <w:r w:rsidRPr="000A28AB">
        <w:rPr>
          <w:bCs/>
        </w:rPr>
        <w:t>TAU Global Research and Training Fellowship in Medical and Life Science and the Naomi Foundation</w:t>
      </w:r>
      <w:r w:rsidRPr="000A28AB">
        <w:t xml:space="preserve"> (MB), and the European Research Council (FP7/2007-2013)/ERC grant 340087 (JB).</w:t>
      </w:r>
    </w:p>
    <w:p w14:paraId="3E4C7E66" w14:textId="77777777" w:rsidR="007942A2" w:rsidRPr="000A28AB" w:rsidRDefault="007942A2" w:rsidP="005A5037"/>
    <w:p w14:paraId="1799E227" w14:textId="77777777" w:rsidR="007A7F01" w:rsidRPr="000A28AB" w:rsidRDefault="007A7F01">
      <w:pPr>
        <w:pStyle w:val="Heading1"/>
      </w:pPr>
      <w:r w:rsidRPr="000A28AB">
        <w:t>Author contributions</w:t>
      </w:r>
    </w:p>
    <w:p w14:paraId="13E01434" w14:textId="77777777" w:rsidR="00E2013F" w:rsidRDefault="008064CB">
      <w:pPr>
        <w:rPr>
          <w:ins w:id="597" w:author="Yoav Ram" w:date="2017-10-19T13:03:00Z"/>
        </w:rPr>
        <w:pPrChange w:id="598" w:author="Yoav Ram" w:date="2017-10-19T13:03:00Z">
          <w:pPr>
            <w:pStyle w:val="Heading1"/>
          </w:pPr>
        </w:pPrChange>
      </w:pPr>
      <w:r w:rsidRPr="000A28AB">
        <w:t xml:space="preserve">All authors designed the experiments, </w:t>
      </w:r>
      <w:r w:rsidR="00C35103" w:rsidRPr="000A28AB">
        <w:t>analyzed</w:t>
      </w:r>
      <w:r w:rsidRPr="000A28AB">
        <w:t xml:space="preserve"> data, discussed the results</w:t>
      </w:r>
      <w:r w:rsidR="0087021D">
        <w:t xml:space="preserve"> and edited the manuscript</w:t>
      </w:r>
      <w:r w:rsidRPr="000A28AB">
        <w:t>. Y.R. and L.H. developed the model</w:t>
      </w:r>
      <w:r w:rsidR="00B02278">
        <w:t xml:space="preserve"> and wrote the manuscript</w:t>
      </w:r>
      <w:r w:rsidRPr="000A28AB">
        <w:t>. U.O. advised on statistical analysis. Y.R. wrote the source code. Y.R., E.D.G. and M.B. performed the experiments. M.B. performed fluorescent microscopy. J.B. advised and gave support to all experiments. L.H. supervised all the work.</w:t>
      </w:r>
    </w:p>
    <w:p w14:paraId="0585B682" w14:textId="1673C751" w:rsidR="007A7F01" w:rsidRPr="000A28AB" w:rsidDel="00E2013F" w:rsidRDefault="007A7F01">
      <w:pPr>
        <w:pStyle w:val="Heading1"/>
        <w:rPr>
          <w:del w:id="599" w:author="Yoav Ram" w:date="2017-10-19T13:03:00Z"/>
          <w:rFonts w:ascii="Times New Roman" w:eastAsia="Times New Roman" w:hAnsi="Times New Roman" w:cs="Times New Roman"/>
        </w:rPr>
        <w:pPrChange w:id="600" w:author="Yoav Ram" w:date="2017-10-19T13:03:00Z">
          <w:pPr/>
        </w:pPrChange>
      </w:pPr>
      <w:del w:id="601" w:author="Yoav Ram" w:date="2017-10-19T13:03:00Z">
        <w:r w:rsidRPr="000A28AB" w:rsidDel="00E2013F">
          <w:br w:type="page"/>
        </w:r>
      </w:del>
    </w:p>
    <w:p w14:paraId="75B73F83" w14:textId="77777777" w:rsidR="00750BAE" w:rsidRPr="000A28AB" w:rsidRDefault="00750BAE">
      <w:pPr>
        <w:pStyle w:val="Heading1"/>
      </w:pPr>
      <w:r w:rsidRPr="000A28AB">
        <w:t>References</w:t>
      </w:r>
    </w:p>
    <w:p w14:paraId="65C6DF0C" w14:textId="5462F84D" w:rsidR="00DF6B35" w:rsidRPr="00DF6B35" w:rsidRDefault="00750BAE"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0A28AB">
        <w:fldChar w:fldCharType="begin" w:fldLock="1"/>
      </w:r>
      <w:r w:rsidRPr="000A28AB">
        <w:instrText xml:space="preserve">ADDIN Mendeley Bibliography CSL_BIBLIOGRAPHY </w:instrText>
      </w:r>
      <w:r w:rsidRPr="000A28AB">
        <w:fldChar w:fldCharType="separate"/>
      </w:r>
      <w:r w:rsidR="00DF6B35" w:rsidRPr="00DF6B35">
        <w:rPr>
          <w:rFonts w:ascii="Times New Roman" w:eastAsia="Times New Roman" w:hAnsi="Times New Roman" w:cs="Times New Roman"/>
          <w:noProof/>
        </w:rPr>
        <w:t>1.</w:t>
      </w:r>
      <w:r w:rsidR="00DF6B35" w:rsidRPr="00DF6B35">
        <w:rPr>
          <w:rFonts w:ascii="Times New Roman" w:eastAsia="Times New Roman" w:hAnsi="Times New Roman" w:cs="Times New Roman"/>
          <w:noProof/>
        </w:rPr>
        <w:tab/>
        <w:t xml:space="preserve">Hall, B. G., Acar, H., Nandipati, A. &amp; Barlow, M. Growth rates made easy. </w:t>
      </w:r>
      <w:r w:rsidR="00DF6B35" w:rsidRPr="00DF6B35">
        <w:rPr>
          <w:rFonts w:ascii="Times New Roman" w:eastAsia="Times New Roman" w:hAnsi="Times New Roman" w:cs="Times New Roman"/>
          <w:i/>
          <w:iCs/>
          <w:noProof/>
        </w:rPr>
        <w:t>Mol. Biol. Evol.</w:t>
      </w:r>
      <w:r w:rsidR="00DF6B35" w:rsidRPr="00DF6B35">
        <w:rPr>
          <w:rFonts w:ascii="Times New Roman" w:eastAsia="Times New Roman" w:hAnsi="Times New Roman" w:cs="Times New Roman"/>
          <w:noProof/>
        </w:rPr>
        <w:t xml:space="preserve"> </w:t>
      </w:r>
      <w:r w:rsidR="00DF6B35" w:rsidRPr="00DF6B35">
        <w:rPr>
          <w:rFonts w:ascii="Times New Roman" w:eastAsia="Times New Roman" w:hAnsi="Times New Roman" w:cs="Times New Roman"/>
          <w:b/>
          <w:bCs/>
          <w:noProof/>
        </w:rPr>
        <w:t>31,</w:t>
      </w:r>
      <w:r w:rsidR="00DF6B35" w:rsidRPr="00DF6B35">
        <w:rPr>
          <w:rFonts w:ascii="Times New Roman" w:eastAsia="Times New Roman" w:hAnsi="Times New Roman" w:cs="Times New Roman"/>
          <w:noProof/>
        </w:rPr>
        <w:t xml:space="preserve"> 232–238 (2014).</w:t>
      </w:r>
    </w:p>
    <w:p w14:paraId="1967C6F3"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t>2.</w:t>
      </w:r>
      <w:r w:rsidRPr="00DF6B35">
        <w:rPr>
          <w:rFonts w:ascii="Times New Roman" w:eastAsia="Times New Roman" w:hAnsi="Times New Roman" w:cs="Times New Roman"/>
          <w:noProof/>
        </w:rPr>
        <w:tab/>
        <w:t xml:space="preserve">Crow, J. F. &amp; Kimura, M. </w:t>
      </w:r>
      <w:r w:rsidRPr="00DF6B35">
        <w:rPr>
          <w:rFonts w:ascii="Times New Roman" w:eastAsia="Times New Roman" w:hAnsi="Times New Roman" w:cs="Times New Roman"/>
          <w:i/>
          <w:iCs/>
          <w:noProof/>
        </w:rPr>
        <w:t>An introduction to population genetics theory</w:t>
      </w:r>
      <w:r w:rsidRPr="00DF6B35">
        <w:rPr>
          <w:rFonts w:ascii="Times New Roman" w:eastAsia="Times New Roman" w:hAnsi="Times New Roman" w:cs="Times New Roman"/>
          <w:noProof/>
        </w:rPr>
        <w:t>. (Burgess Pub. Co., 1970).</w:t>
      </w:r>
    </w:p>
    <w:p w14:paraId="3D4807DB"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t>3.</w:t>
      </w:r>
      <w:r w:rsidRPr="00DF6B35">
        <w:rPr>
          <w:rFonts w:ascii="Times New Roman" w:eastAsia="Times New Roman" w:hAnsi="Times New Roman" w:cs="Times New Roman"/>
          <w:noProof/>
        </w:rPr>
        <w:tab/>
        <w:t xml:space="preserve">Chevin, L.-M. On measuring selection in experimental evolution. </w:t>
      </w:r>
      <w:r w:rsidRPr="00DF6B35">
        <w:rPr>
          <w:rFonts w:ascii="Times New Roman" w:eastAsia="Times New Roman" w:hAnsi="Times New Roman" w:cs="Times New Roman"/>
          <w:i/>
          <w:iCs/>
          <w:noProof/>
        </w:rPr>
        <w:t>Biol. Lett.</w:t>
      </w:r>
      <w:r w:rsidRPr="00DF6B35">
        <w:rPr>
          <w:rFonts w:ascii="Times New Roman" w:eastAsia="Times New Roman" w:hAnsi="Times New Roman" w:cs="Times New Roman"/>
          <w:noProof/>
        </w:rPr>
        <w:t xml:space="preserve"> </w:t>
      </w:r>
      <w:r w:rsidRPr="00DF6B35">
        <w:rPr>
          <w:rFonts w:ascii="Times New Roman" w:eastAsia="Times New Roman" w:hAnsi="Times New Roman" w:cs="Times New Roman"/>
          <w:b/>
          <w:bCs/>
          <w:noProof/>
        </w:rPr>
        <w:t>7,</w:t>
      </w:r>
      <w:r w:rsidRPr="00DF6B35">
        <w:rPr>
          <w:rFonts w:ascii="Times New Roman" w:eastAsia="Times New Roman" w:hAnsi="Times New Roman" w:cs="Times New Roman"/>
          <w:noProof/>
        </w:rPr>
        <w:t xml:space="preserve"> 210–3 (2011).</w:t>
      </w:r>
    </w:p>
    <w:p w14:paraId="0F624383"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t>4.</w:t>
      </w:r>
      <w:r w:rsidRPr="00DF6B35">
        <w:rPr>
          <w:rFonts w:ascii="Times New Roman" w:eastAsia="Times New Roman" w:hAnsi="Times New Roman" w:cs="Times New Roman"/>
          <w:noProof/>
        </w:rPr>
        <w:tab/>
        <w:t xml:space="preserve">Wahl, L. M. &amp; Zhu, A. D. Survival probability of beneficial mutations in bacterial batch culture. </w:t>
      </w:r>
      <w:r w:rsidRPr="00DF6B35">
        <w:rPr>
          <w:rFonts w:ascii="Times New Roman" w:eastAsia="Times New Roman" w:hAnsi="Times New Roman" w:cs="Times New Roman"/>
          <w:i/>
          <w:iCs/>
          <w:noProof/>
        </w:rPr>
        <w:t>Genetics</w:t>
      </w:r>
      <w:r w:rsidRPr="00DF6B35">
        <w:rPr>
          <w:rFonts w:ascii="Times New Roman" w:eastAsia="Times New Roman" w:hAnsi="Times New Roman" w:cs="Times New Roman"/>
          <w:noProof/>
        </w:rPr>
        <w:t xml:space="preserve"> </w:t>
      </w:r>
      <w:r w:rsidRPr="00DF6B35">
        <w:rPr>
          <w:rFonts w:ascii="Times New Roman" w:eastAsia="Times New Roman" w:hAnsi="Times New Roman" w:cs="Times New Roman"/>
          <w:b/>
          <w:bCs/>
          <w:noProof/>
        </w:rPr>
        <w:t>200,</w:t>
      </w:r>
      <w:r w:rsidRPr="00DF6B35">
        <w:rPr>
          <w:rFonts w:ascii="Times New Roman" w:eastAsia="Times New Roman" w:hAnsi="Times New Roman" w:cs="Times New Roman"/>
          <w:noProof/>
        </w:rPr>
        <w:t xml:space="preserve"> 309–20 (2015).</w:t>
      </w:r>
    </w:p>
    <w:p w14:paraId="47C4C218"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t>5.</w:t>
      </w:r>
      <w:r w:rsidRPr="00DF6B35">
        <w:rPr>
          <w:rFonts w:ascii="Times New Roman" w:eastAsia="Times New Roman" w:hAnsi="Times New Roman" w:cs="Times New Roman"/>
          <w:noProof/>
        </w:rPr>
        <w:tab/>
        <w:t xml:space="preserve">Concepción-Acevedo, J., Weiss, H. N., Chaudhry, W. N. &amp; Levin, B. R. Malthusian Parameters as Estimators of the Fitness of Microbes: A Cautionary Tale about the Low Side of High Throughput. </w:t>
      </w:r>
      <w:r w:rsidRPr="00DF6B35">
        <w:rPr>
          <w:rFonts w:ascii="Times New Roman" w:eastAsia="Times New Roman" w:hAnsi="Times New Roman" w:cs="Times New Roman"/>
          <w:i/>
          <w:iCs/>
          <w:noProof/>
        </w:rPr>
        <w:t>PLoS One</w:t>
      </w:r>
      <w:r w:rsidRPr="00DF6B35">
        <w:rPr>
          <w:rFonts w:ascii="Times New Roman" w:eastAsia="Times New Roman" w:hAnsi="Times New Roman" w:cs="Times New Roman"/>
          <w:noProof/>
        </w:rPr>
        <w:t xml:space="preserve"> </w:t>
      </w:r>
      <w:r w:rsidRPr="00DF6B35">
        <w:rPr>
          <w:rFonts w:ascii="Times New Roman" w:eastAsia="Times New Roman" w:hAnsi="Times New Roman" w:cs="Times New Roman"/>
          <w:b/>
          <w:bCs/>
          <w:noProof/>
        </w:rPr>
        <w:t>10,</w:t>
      </w:r>
      <w:r w:rsidRPr="00DF6B35">
        <w:rPr>
          <w:rFonts w:ascii="Times New Roman" w:eastAsia="Times New Roman" w:hAnsi="Times New Roman" w:cs="Times New Roman"/>
          <w:noProof/>
        </w:rPr>
        <w:t xml:space="preserve"> e0126915 (2015).</w:t>
      </w:r>
    </w:p>
    <w:p w14:paraId="6256F3D3"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t>6.</w:t>
      </w:r>
      <w:r w:rsidRPr="00DF6B35">
        <w:rPr>
          <w:rFonts w:ascii="Times New Roman" w:eastAsia="Times New Roman" w:hAnsi="Times New Roman" w:cs="Times New Roman"/>
          <w:noProof/>
        </w:rPr>
        <w:tab/>
        <w:t xml:space="preserve">Durão, P., Trindade, S., Sousa, A. &amp; Gordo, I. Multiple Resistance at No Cost: Rifampicin and Streptomycin a Dangerous Liaison in the Spread of Antibiotic Resistance. </w:t>
      </w:r>
      <w:r w:rsidRPr="00DF6B35">
        <w:rPr>
          <w:rFonts w:ascii="Times New Roman" w:eastAsia="Times New Roman" w:hAnsi="Times New Roman" w:cs="Times New Roman"/>
          <w:i/>
          <w:iCs/>
          <w:noProof/>
        </w:rPr>
        <w:t>Mol. Biol. Evol.</w:t>
      </w:r>
      <w:r w:rsidRPr="00DF6B35">
        <w:rPr>
          <w:rFonts w:ascii="Times New Roman" w:eastAsia="Times New Roman" w:hAnsi="Times New Roman" w:cs="Times New Roman"/>
          <w:noProof/>
        </w:rPr>
        <w:t xml:space="preserve"> msv143 (2015). doi:10.1093/molbev/msv143</w:t>
      </w:r>
    </w:p>
    <w:p w14:paraId="3CD4CF14"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t>7.</w:t>
      </w:r>
      <w:r w:rsidRPr="00DF6B35">
        <w:rPr>
          <w:rFonts w:ascii="Times New Roman" w:eastAsia="Times New Roman" w:hAnsi="Times New Roman" w:cs="Times New Roman"/>
          <w:noProof/>
        </w:rPr>
        <w:tab/>
        <w:t xml:space="preserve">Wiser, M. J. &amp; Lenski, R. E. A Comparison of Methods to Measure Fitness in </w:t>
      </w:r>
      <w:r w:rsidRPr="00DF6B35">
        <w:rPr>
          <w:rFonts w:ascii="Times New Roman" w:eastAsia="Times New Roman" w:hAnsi="Times New Roman" w:cs="Times New Roman"/>
          <w:i/>
          <w:iCs/>
          <w:noProof/>
        </w:rPr>
        <w:t>Escherichia coli</w:t>
      </w:r>
      <w:r w:rsidRPr="00DF6B35">
        <w:rPr>
          <w:rFonts w:ascii="Times New Roman" w:eastAsia="Times New Roman" w:hAnsi="Times New Roman" w:cs="Times New Roman"/>
          <w:noProof/>
        </w:rPr>
        <w:t xml:space="preserve">. </w:t>
      </w:r>
      <w:r w:rsidRPr="00DF6B35">
        <w:rPr>
          <w:rFonts w:ascii="Times New Roman" w:eastAsia="Times New Roman" w:hAnsi="Times New Roman" w:cs="Times New Roman"/>
          <w:i/>
          <w:iCs/>
          <w:noProof/>
        </w:rPr>
        <w:t>PLoS One</w:t>
      </w:r>
      <w:r w:rsidRPr="00DF6B35">
        <w:rPr>
          <w:rFonts w:ascii="Times New Roman" w:eastAsia="Times New Roman" w:hAnsi="Times New Roman" w:cs="Times New Roman"/>
          <w:noProof/>
        </w:rPr>
        <w:t xml:space="preserve"> </w:t>
      </w:r>
      <w:r w:rsidRPr="00DF6B35">
        <w:rPr>
          <w:rFonts w:ascii="Times New Roman" w:eastAsia="Times New Roman" w:hAnsi="Times New Roman" w:cs="Times New Roman"/>
          <w:b/>
          <w:bCs/>
          <w:noProof/>
        </w:rPr>
        <w:t>10,</w:t>
      </w:r>
      <w:r w:rsidRPr="00DF6B35">
        <w:rPr>
          <w:rFonts w:ascii="Times New Roman" w:eastAsia="Times New Roman" w:hAnsi="Times New Roman" w:cs="Times New Roman"/>
          <w:noProof/>
        </w:rPr>
        <w:t xml:space="preserve"> e0126210 (2015).</w:t>
      </w:r>
    </w:p>
    <w:p w14:paraId="4B18FB8C"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t>8.</w:t>
      </w:r>
      <w:r w:rsidRPr="00DF6B35">
        <w:rPr>
          <w:rFonts w:ascii="Times New Roman" w:eastAsia="Times New Roman" w:hAnsi="Times New Roman" w:cs="Times New Roman"/>
          <w:noProof/>
        </w:rPr>
        <w:tab/>
        <w:t>Gallet, R., Cooper, T. F., Elena, S. F. &amp; Lenormand, T. Measuring selection coefficients below 10</w:t>
      </w:r>
      <w:r w:rsidRPr="00DF6B35">
        <w:rPr>
          <w:rFonts w:ascii="Times New Roman" w:eastAsia="Times New Roman" w:hAnsi="Times New Roman" w:cs="Times New Roman"/>
          <w:noProof/>
          <w:vertAlign w:val="superscript"/>
        </w:rPr>
        <w:t>-3</w:t>
      </w:r>
      <w:r w:rsidRPr="00DF6B35">
        <w:rPr>
          <w:rFonts w:ascii="Times New Roman" w:eastAsia="Times New Roman" w:hAnsi="Times New Roman" w:cs="Times New Roman"/>
          <w:noProof/>
        </w:rPr>
        <w:t xml:space="preserve">: method, questions, and prospects. </w:t>
      </w:r>
      <w:r w:rsidRPr="00DF6B35">
        <w:rPr>
          <w:rFonts w:ascii="Times New Roman" w:eastAsia="Times New Roman" w:hAnsi="Times New Roman" w:cs="Times New Roman"/>
          <w:i/>
          <w:iCs/>
          <w:noProof/>
        </w:rPr>
        <w:t>Genetics</w:t>
      </w:r>
      <w:r w:rsidRPr="00DF6B35">
        <w:rPr>
          <w:rFonts w:ascii="Times New Roman" w:eastAsia="Times New Roman" w:hAnsi="Times New Roman" w:cs="Times New Roman"/>
          <w:noProof/>
        </w:rPr>
        <w:t xml:space="preserve"> </w:t>
      </w:r>
      <w:r w:rsidRPr="00DF6B35">
        <w:rPr>
          <w:rFonts w:ascii="Times New Roman" w:eastAsia="Times New Roman" w:hAnsi="Times New Roman" w:cs="Times New Roman"/>
          <w:b/>
          <w:bCs/>
          <w:noProof/>
        </w:rPr>
        <w:t>190,</w:t>
      </w:r>
      <w:r w:rsidRPr="00DF6B35">
        <w:rPr>
          <w:rFonts w:ascii="Times New Roman" w:eastAsia="Times New Roman" w:hAnsi="Times New Roman" w:cs="Times New Roman"/>
          <w:noProof/>
        </w:rPr>
        <w:t xml:space="preserve"> 175–</w:t>
      </w:r>
      <w:r w:rsidRPr="00DF6B35">
        <w:rPr>
          <w:rFonts w:ascii="Times New Roman" w:eastAsia="Times New Roman" w:hAnsi="Times New Roman" w:cs="Times New Roman"/>
          <w:noProof/>
        </w:rPr>
        <w:lastRenderedPageBreak/>
        <w:t>86 (2012).</w:t>
      </w:r>
    </w:p>
    <w:p w14:paraId="1876F610"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t>9.</w:t>
      </w:r>
      <w:r w:rsidRPr="00DF6B35">
        <w:rPr>
          <w:rFonts w:ascii="Times New Roman" w:eastAsia="Times New Roman" w:hAnsi="Times New Roman" w:cs="Times New Roman"/>
          <w:noProof/>
        </w:rPr>
        <w:tab/>
        <w:t xml:space="preserve">Bank, C., Hietpas, R. T., Wong, A., Bolon, D. N. A. &amp; Jensen, J. D. A Bayesian MCMC Approach To Assess the Complete Distribution of Fitness Effects of New Mutations: Uncovering the Potential for Adaptive Walks in Challenging Environments. </w:t>
      </w:r>
      <w:r w:rsidRPr="00DF6B35">
        <w:rPr>
          <w:rFonts w:ascii="Times New Roman" w:eastAsia="Times New Roman" w:hAnsi="Times New Roman" w:cs="Times New Roman"/>
          <w:i/>
          <w:iCs/>
          <w:noProof/>
        </w:rPr>
        <w:t>Genetics</w:t>
      </w:r>
      <w:r w:rsidRPr="00DF6B35">
        <w:rPr>
          <w:rFonts w:ascii="Times New Roman" w:eastAsia="Times New Roman" w:hAnsi="Times New Roman" w:cs="Times New Roman"/>
          <w:noProof/>
        </w:rPr>
        <w:t xml:space="preserve"> </w:t>
      </w:r>
      <w:r w:rsidRPr="00DF6B35">
        <w:rPr>
          <w:rFonts w:ascii="Times New Roman" w:eastAsia="Times New Roman" w:hAnsi="Times New Roman" w:cs="Times New Roman"/>
          <w:b/>
          <w:bCs/>
          <w:noProof/>
        </w:rPr>
        <w:t>196,</w:t>
      </w:r>
      <w:r w:rsidRPr="00DF6B35">
        <w:rPr>
          <w:rFonts w:ascii="Times New Roman" w:eastAsia="Times New Roman" w:hAnsi="Times New Roman" w:cs="Times New Roman"/>
          <w:noProof/>
        </w:rPr>
        <w:t xml:space="preserve"> 1–35 (2014).</w:t>
      </w:r>
    </w:p>
    <w:p w14:paraId="26CA933D"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t>10.</w:t>
      </w:r>
      <w:r w:rsidRPr="00DF6B35">
        <w:rPr>
          <w:rFonts w:ascii="Times New Roman" w:eastAsia="Times New Roman" w:hAnsi="Times New Roman" w:cs="Times New Roman"/>
          <w:noProof/>
        </w:rPr>
        <w:tab/>
        <w:t xml:space="preserve">Levy, S. F. </w:t>
      </w:r>
      <w:r w:rsidRPr="00DF6B35">
        <w:rPr>
          <w:rFonts w:ascii="Times New Roman" w:eastAsia="Times New Roman" w:hAnsi="Times New Roman" w:cs="Times New Roman"/>
          <w:i/>
          <w:iCs/>
          <w:noProof/>
        </w:rPr>
        <w:t>et al.</w:t>
      </w:r>
      <w:r w:rsidRPr="00DF6B35">
        <w:rPr>
          <w:rFonts w:ascii="Times New Roman" w:eastAsia="Times New Roman" w:hAnsi="Times New Roman" w:cs="Times New Roman"/>
          <w:noProof/>
        </w:rPr>
        <w:t xml:space="preserve"> Quantitative evolutionary dynamics using high-resolution lineage tracking. </w:t>
      </w:r>
      <w:r w:rsidRPr="00DF6B35">
        <w:rPr>
          <w:rFonts w:ascii="Times New Roman" w:eastAsia="Times New Roman" w:hAnsi="Times New Roman" w:cs="Times New Roman"/>
          <w:i/>
          <w:iCs/>
          <w:noProof/>
        </w:rPr>
        <w:t>Nature</w:t>
      </w:r>
      <w:r w:rsidRPr="00DF6B35">
        <w:rPr>
          <w:rFonts w:ascii="Times New Roman" w:eastAsia="Times New Roman" w:hAnsi="Times New Roman" w:cs="Times New Roman"/>
          <w:noProof/>
        </w:rPr>
        <w:t xml:space="preserve"> </w:t>
      </w:r>
      <w:r w:rsidRPr="00DF6B35">
        <w:rPr>
          <w:rFonts w:ascii="Times New Roman" w:eastAsia="Times New Roman" w:hAnsi="Times New Roman" w:cs="Times New Roman"/>
          <w:b/>
          <w:bCs/>
          <w:noProof/>
        </w:rPr>
        <w:t>519,</w:t>
      </w:r>
      <w:r w:rsidRPr="00DF6B35">
        <w:rPr>
          <w:rFonts w:ascii="Times New Roman" w:eastAsia="Times New Roman" w:hAnsi="Times New Roman" w:cs="Times New Roman"/>
          <w:noProof/>
        </w:rPr>
        <w:t xml:space="preserve"> 181–186 (2015).</w:t>
      </w:r>
    </w:p>
    <w:p w14:paraId="447F5351"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t>11.</w:t>
      </w:r>
      <w:r w:rsidRPr="00DF6B35">
        <w:rPr>
          <w:rFonts w:ascii="Times New Roman" w:eastAsia="Times New Roman" w:hAnsi="Times New Roman" w:cs="Times New Roman"/>
          <w:noProof/>
        </w:rPr>
        <w:tab/>
        <w:t xml:space="preserve">Baranyi, J. &amp; Roberts, T. A. A dynamic approach to predicting bacterial growth in food. </w:t>
      </w:r>
      <w:r w:rsidRPr="00DF6B35">
        <w:rPr>
          <w:rFonts w:ascii="Times New Roman" w:eastAsia="Times New Roman" w:hAnsi="Times New Roman" w:cs="Times New Roman"/>
          <w:i/>
          <w:iCs/>
          <w:noProof/>
        </w:rPr>
        <w:t>Int. J. Food Microbiol.</w:t>
      </w:r>
      <w:r w:rsidRPr="00DF6B35">
        <w:rPr>
          <w:rFonts w:ascii="Times New Roman" w:eastAsia="Times New Roman" w:hAnsi="Times New Roman" w:cs="Times New Roman"/>
          <w:noProof/>
        </w:rPr>
        <w:t xml:space="preserve"> </w:t>
      </w:r>
      <w:r w:rsidRPr="00DF6B35">
        <w:rPr>
          <w:rFonts w:ascii="Times New Roman" w:eastAsia="Times New Roman" w:hAnsi="Times New Roman" w:cs="Times New Roman"/>
          <w:b/>
          <w:bCs/>
          <w:noProof/>
        </w:rPr>
        <w:t>23,</w:t>
      </w:r>
      <w:r w:rsidRPr="00DF6B35">
        <w:rPr>
          <w:rFonts w:ascii="Times New Roman" w:eastAsia="Times New Roman" w:hAnsi="Times New Roman" w:cs="Times New Roman"/>
          <w:noProof/>
        </w:rPr>
        <w:t xml:space="preserve"> 277–294 (1994).</w:t>
      </w:r>
    </w:p>
    <w:p w14:paraId="63AC2131"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t>12.</w:t>
      </w:r>
      <w:r w:rsidRPr="00DF6B35">
        <w:rPr>
          <w:rFonts w:ascii="Times New Roman" w:eastAsia="Times New Roman" w:hAnsi="Times New Roman" w:cs="Times New Roman"/>
          <w:noProof/>
        </w:rPr>
        <w:tab/>
        <w:t xml:space="preserve">Williams, F. M. A model of cell growth dynamics. </w:t>
      </w:r>
      <w:r w:rsidRPr="00DF6B35">
        <w:rPr>
          <w:rFonts w:ascii="Times New Roman" w:eastAsia="Times New Roman" w:hAnsi="Times New Roman" w:cs="Times New Roman"/>
          <w:i/>
          <w:iCs/>
          <w:noProof/>
        </w:rPr>
        <w:t>J. Theor. Biol.</w:t>
      </w:r>
      <w:r w:rsidRPr="00DF6B35">
        <w:rPr>
          <w:rFonts w:ascii="Times New Roman" w:eastAsia="Times New Roman" w:hAnsi="Times New Roman" w:cs="Times New Roman"/>
          <w:noProof/>
        </w:rPr>
        <w:t xml:space="preserve"> </w:t>
      </w:r>
      <w:r w:rsidRPr="00DF6B35">
        <w:rPr>
          <w:rFonts w:ascii="Times New Roman" w:eastAsia="Times New Roman" w:hAnsi="Times New Roman" w:cs="Times New Roman"/>
          <w:b/>
          <w:bCs/>
          <w:noProof/>
        </w:rPr>
        <w:t>15,</w:t>
      </w:r>
      <w:r w:rsidRPr="00DF6B35">
        <w:rPr>
          <w:rFonts w:ascii="Times New Roman" w:eastAsia="Times New Roman" w:hAnsi="Times New Roman" w:cs="Times New Roman"/>
          <w:noProof/>
        </w:rPr>
        <w:t xml:space="preserve"> 190–207 (1967).</w:t>
      </w:r>
    </w:p>
    <w:p w14:paraId="5D823BAD"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t>13.</w:t>
      </w:r>
      <w:r w:rsidRPr="00DF6B35">
        <w:rPr>
          <w:rFonts w:ascii="Times New Roman" w:eastAsia="Times New Roman" w:hAnsi="Times New Roman" w:cs="Times New Roman"/>
          <w:noProof/>
        </w:rPr>
        <w:tab/>
        <w:t xml:space="preserve">Murray, J. D. </w:t>
      </w:r>
      <w:r w:rsidRPr="00DF6B35">
        <w:rPr>
          <w:rFonts w:ascii="Times New Roman" w:eastAsia="Times New Roman" w:hAnsi="Times New Roman" w:cs="Times New Roman"/>
          <w:i/>
          <w:iCs/>
          <w:noProof/>
        </w:rPr>
        <w:t>Mathematical Biology: I. An Introduction</w:t>
      </w:r>
      <w:r w:rsidRPr="00DF6B35">
        <w:rPr>
          <w:rFonts w:ascii="Times New Roman" w:eastAsia="Times New Roman" w:hAnsi="Times New Roman" w:cs="Times New Roman"/>
          <w:noProof/>
        </w:rPr>
        <w:t>. (Springer, 2002).</w:t>
      </w:r>
    </w:p>
    <w:p w14:paraId="683844BF"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t>14.</w:t>
      </w:r>
      <w:r w:rsidRPr="00DF6B35">
        <w:rPr>
          <w:rFonts w:ascii="Times New Roman" w:eastAsia="Times New Roman" w:hAnsi="Times New Roman" w:cs="Times New Roman"/>
          <w:noProof/>
        </w:rPr>
        <w:tab/>
        <w:t xml:space="preserve">Van Rossum, G. &amp; others. Python Programming Language. in </w:t>
      </w:r>
      <w:r w:rsidRPr="00DF6B35">
        <w:rPr>
          <w:rFonts w:ascii="Times New Roman" w:eastAsia="Times New Roman" w:hAnsi="Times New Roman" w:cs="Times New Roman"/>
          <w:i/>
          <w:iCs/>
          <w:noProof/>
        </w:rPr>
        <w:t>USENIX Annual Technical Conference</w:t>
      </w:r>
      <w:r w:rsidRPr="00DF6B35">
        <w:rPr>
          <w:rFonts w:ascii="Times New Roman" w:eastAsia="Times New Roman" w:hAnsi="Times New Roman" w:cs="Times New Roman"/>
          <w:noProof/>
        </w:rPr>
        <w:t xml:space="preserve"> (2007).</w:t>
      </w:r>
    </w:p>
    <w:p w14:paraId="51B2389D"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t>15.</w:t>
      </w:r>
      <w:r w:rsidRPr="00DF6B35">
        <w:rPr>
          <w:rFonts w:ascii="Times New Roman" w:eastAsia="Times New Roman" w:hAnsi="Times New Roman" w:cs="Times New Roman"/>
          <w:noProof/>
        </w:rPr>
        <w:tab/>
        <w:t xml:space="preserve">Hegreness, M., Shoresh, N., Hartl, D. L. &amp; Kishony, R. An equivalence principle for the incorporation of favorable mutations in asexual populations. </w:t>
      </w:r>
      <w:r w:rsidRPr="00DF6B35">
        <w:rPr>
          <w:rFonts w:ascii="Times New Roman" w:eastAsia="Times New Roman" w:hAnsi="Times New Roman" w:cs="Times New Roman"/>
          <w:i/>
          <w:iCs/>
          <w:noProof/>
        </w:rPr>
        <w:t>Science (80-. ).</w:t>
      </w:r>
      <w:r w:rsidRPr="00DF6B35">
        <w:rPr>
          <w:rFonts w:ascii="Times New Roman" w:eastAsia="Times New Roman" w:hAnsi="Times New Roman" w:cs="Times New Roman"/>
          <w:noProof/>
        </w:rPr>
        <w:t xml:space="preserve"> </w:t>
      </w:r>
      <w:r w:rsidRPr="00DF6B35">
        <w:rPr>
          <w:rFonts w:ascii="Times New Roman" w:eastAsia="Times New Roman" w:hAnsi="Times New Roman" w:cs="Times New Roman"/>
          <w:b/>
          <w:bCs/>
          <w:noProof/>
        </w:rPr>
        <w:t>311,</w:t>
      </w:r>
      <w:r w:rsidRPr="00DF6B35">
        <w:rPr>
          <w:rFonts w:ascii="Times New Roman" w:eastAsia="Times New Roman" w:hAnsi="Times New Roman" w:cs="Times New Roman"/>
          <w:noProof/>
        </w:rPr>
        <w:t xml:space="preserve"> 1615–7 (2006).</w:t>
      </w:r>
    </w:p>
    <w:p w14:paraId="3D32C816"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t>16.</w:t>
      </w:r>
      <w:r w:rsidRPr="00DF6B35">
        <w:rPr>
          <w:rFonts w:ascii="Times New Roman" w:eastAsia="Times New Roman" w:hAnsi="Times New Roman" w:cs="Times New Roman"/>
          <w:noProof/>
        </w:rPr>
        <w:tab/>
        <w:t xml:space="preserve">Bell, G. Experimental genomics of fitness in yeast. </w:t>
      </w:r>
      <w:r w:rsidRPr="00DF6B35">
        <w:rPr>
          <w:rFonts w:ascii="Times New Roman" w:eastAsia="Times New Roman" w:hAnsi="Times New Roman" w:cs="Times New Roman"/>
          <w:i/>
          <w:iCs/>
          <w:noProof/>
        </w:rPr>
        <w:t>Proc. R. Soc. B Biol. Sci.</w:t>
      </w:r>
      <w:r w:rsidRPr="00DF6B35">
        <w:rPr>
          <w:rFonts w:ascii="Times New Roman" w:eastAsia="Times New Roman" w:hAnsi="Times New Roman" w:cs="Times New Roman"/>
          <w:noProof/>
        </w:rPr>
        <w:t xml:space="preserve"> </w:t>
      </w:r>
      <w:r w:rsidRPr="00DF6B35">
        <w:rPr>
          <w:rFonts w:ascii="Times New Roman" w:eastAsia="Times New Roman" w:hAnsi="Times New Roman" w:cs="Times New Roman"/>
          <w:b/>
          <w:bCs/>
          <w:noProof/>
        </w:rPr>
        <w:t>277,</w:t>
      </w:r>
      <w:r w:rsidRPr="00DF6B35">
        <w:rPr>
          <w:rFonts w:ascii="Times New Roman" w:eastAsia="Times New Roman" w:hAnsi="Times New Roman" w:cs="Times New Roman"/>
          <w:noProof/>
        </w:rPr>
        <w:t xml:space="preserve"> 1459–1467 (2010).</w:t>
      </w:r>
    </w:p>
    <w:p w14:paraId="6032C0CB"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t>17.</w:t>
      </w:r>
      <w:r w:rsidRPr="00DF6B35">
        <w:rPr>
          <w:rFonts w:ascii="Times New Roman" w:eastAsia="Times New Roman" w:hAnsi="Times New Roman" w:cs="Times New Roman"/>
          <w:noProof/>
        </w:rPr>
        <w:tab/>
        <w:t xml:space="preserve">Zelcbuch, L. </w:t>
      </w:r>
      <w:r w:rsidRPr="00DF6B35">
        <w:rPr>
          <w:rFonts w:ascii="Times New Roman" w:eastAsia="Times New Roman" w:hAnsi="Times New Roman" w:cs="Times New Roman"/>
          <w:i/>
          <w:iCs/>
          <w:noProof/>
        </w:rPr>
        <w:t>et al.</w:t>
      </w:r>
      <w:r w:rsidRPr="00DF6B35">
        <w:rPr>
          <w:rFonts w:ascii="Times New Roman" w:eastAsia="Times New Roman" w:hAnsi="Times New Roman" w:cs="Times New Roman"/>
          <w:noProof/>
        </w:rPr>
        <w:t xml:space="preserve"> Spanning high-dimensional expression space using ribosome-binding site combinatorics. </w:t>
      </w:r>
      <w:r w:rsidRPr="00DF6B35">
        <w:rPr>
          <w:rFonts w:ascii="Times New Roman" w:eastAsia="Times New Roman" w:hAnsi="Times New Roman" w:cs="Times New Roman"/>
          <w:i/>
          <w:iCs/>
          <w:noProof/>
        </w:rPr>
        <w:t>Nucleic Acids Res.</w:t>
      </w:r>
      <w:r w:rsidRPr="00DF6B35">
        <w:rPr>
          <w:rFonts w:ascii="Times New Roman" w:eastAsia="Times New Roman" w:hAnsi="Times New Roman" w:cs="Times New Roman"/>
          <w:noProof/>
        </w:rPr>
        <w:t xml:space="preserve"> </w:t>
      </w:r>
      <w:r w:rsidRPr="00DF6B35">
        <w:rPr>
          <w:rFonts w:ascii="Times New Roman" w:eastAsia="Times New Roman" w:hAnsi="Times New Roman" w:cs="Times New Roman"/>
          <w:b/>
          <w:bCs/>
          <w:noProof/>
        </w:rPr>
        <w:t>41,</w:t>
      </w:r>
      <w:r w:rsidRPr="00DF6B35">
        <w:rPr>
          <w:rFonts w:ascii="Times New Roman" w:eastAsia="Times New Roman" w:hAnsi="Times New Roman" w:cs="Times New Roman"/>
          <w:noProof/>
        </w:rPr>
        <w:t xml:space="preserve"> e98–e98 (2013).</w:t>
      </w:r>
    </w:p>
    <w:p w14:paraId="161B0C8E"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t>18.</w:t>
      </w:r>
      <w:r w:rsidRPr="00DF6B35">
        <w:rPr>
          <w:rFonts w:ascii="Times New Roman" w:eastAsia="Times New Roman" w:hAnsi="Times New Roman" w:cs="Times New Roman"/>
          <w:noProof/>
        </w:rPr>
        <w:tab/>
        <w:t>R Development Core Team. R: A Language and Environment for Statistical Computing. (2012).</w:t>
      </w:r>
    </w:p>
    <w:p w14:paraId="26BD7123"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t>19.</w:t>
      </w:r>
      <w:r w:rsidRPr="00DF6B35">
        <w:rPr>
          <w:rFonts w:ascii="Times New Roman" w:eastAsia="Times New Roman" w:hAnsi="Times New Roman" w:cs="Times New Roman"/>
          <w:noProof/>
        </w:rPr>
        <w:tab/>
        <w:t xml:space="preserve">Ge, Y. &amp; Sealfon, S. C. flowPeaks: a fast unsupervised clustering for flow cytometry data via K-means and density peak finding. </w:t>
      </w:r>
      <w:r w:rsidRPr="00DF6B35">
        <w:rPr>
          <w:rFonts w:ascii="Times New Roman" w:eastAsia="Times New Roman" w:hAnsi="Times New Roman" w:cs="Times New Roman"/>
          <w:i/>
          <w:iCs/>
          <w:noProof/>
        </w:rPr>
        <w:t>Bioinformatics</w:t>
      </w:r>
      <w:r w:rsidRPr="00DF6B35">
        <w:rPr>
          <w:rFonts w:ascii="Times New Roman" w:eastAsia="Times New Roman" w:hAnsi="Times New Roman" w:cs="Times New Roman"/>
          <w:noProof/>
        </w:rPr>
        <w:t xml:space="preserve"> </w:t>
      </w:r>
      <w:r w:rsidRPr="00DF6B35">
        <w:rPr>
          <w:rFonts w:ascii="Times New Roman" w:eastAsia="Times New Roman" w:hAnsi="Times New Roman" w:cs="Times New Roman"/>
          <w:b/>
          <w:bCs/>
          <w:noProof/>
        </w:rPr>
        <w:t>28,</w:t>
      </w:r>
      <w:r w:rsidRPr="00DF6B35">
        <w:rPr>
          <w:rFonts w:ascii="Times New Roman" w:eastAsia="Times New Roman" w:hAnsi="Times New Roman" w:cs="Times New Roman"/>
          <w:noProof/>
        </w:rPr>
        <w:t xml:space="preserve"> 2052–2058 (2012).</w:t>
      </w:r>
    </w:p>
    <w:p w14:paraId="4CAA257A"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t>20.</w:t>
      </w:r>
      <w:r w:rsidRPr="00DF6B35">
        <w:rPr>
          <w:rFonts w:ascii="Times New Roman" w:eastAsia="Times New Roman" w:hAnsi="Times New Roman" w:cs="Times New Roman"/>
          <w:noProof/>
        </w:rPr>
        <w:tab/>
        <w:t xml:space="preserve">van der Walt, S., Colbert, S. C. &amp; Varoquaux, G. The NumPy Array: A Structure for Efficient Numerical Computation. </w:t>
      </w:r>
      <w:r w:rsidRPr="00DF6B35">
        <w:rPr>
          <w:rFonts w:ascii="Times New Roman" w:eastAsia="Times New Roman" w:hAnsi="Times New Roman" w:cs="Times New Roman"/>
          <w:i/>
          <w:iCs/>
          <w:noProof/>
        </w:rPr>
        <w:t>Comput. Sci. Eng.</w:t>
      </w:r>
      <w:r w:rsidRPr="00DF6B35">
        <w:rPr>
          <w:rFonts w:ascii="Times New Roman" w:eastAsia="Times New Roman" w:hAnsi="Times New Roman" w:cs="Times New Roman"/>
          <w:noProof/>
        </w:rPr>
        <w:t xml:space="preserve"> </w:t>
      </w:r>
      <w:r w:rsidRPr="00DF6B35">
        <w:rPr>
          <w:rFonts w:ascii="Times New Roman" w:eastAsia="Times New Roman" w:hAnsi="Times New Roman" w:cs="Times New Roman"/>
          <w:b/>
          <w:bCs/>
          <w:noProof/>
        </w:rPr>
        <w:t>13,</w:t>
      </w:r>
      <w:r w:rsidRPr="00DF6B35">
        <w:rPr>
          <w:rFonts w:ascii="Times New Roman" w:eastAsia="Times New Roman" w:hAnsi="Times New Roman" w:cs="Times New Roman"/>
          <w:noProof/>
        </w:rPr>
        <w:t xml:space="preserve"> 22–30 (2011).</w:t>
      </w:r>
    </w:p>
    <w:p w14:paraId="366CAA63"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t>21.</w:t>
      </w:r>
      <w:r w:rsidRPr="00DF6B35">
        <w:rPr>
          <w:rFonts w:ascii="Times New Roman" w:eastAsia="Times New Roman" w:hAnsi="Times New Roman" w:cs="Times New Roman"/>
          <w:noProof/>
        </w:rPr>
        <w:tab/>
        <w:t xml:space="preserve">Jones, E., Oliphant, T., Peterson, P. &amp; others. SciPy: Open source scientific </w:t>
      </w:r>
      <w:r w:rsidRPr="00DF6B35">
        <w:rPr>
          <w:rFonts w:ascii="Times New Roman" w:eastAsia="Times New Roman" w:hAnsi="Times New Roman" w:cs="Times New Roman"/>
          <w:noProof/>
        </w:rPr>
        <w:lastRenderedPageBreak/>
        <w:t xml:space="preserve">tools for Python. (2001). Available at: http://www.scipy.org/. </w:t>
      </w:r>
    </w:p>
    <w:p w14:paraId="01D1757B"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t>22.</w:t>
      </w:r>
      <w:r w:rsidRPr="00DF6B35">
        <w:rPr>
          <w:rFonts w:ascii="Times New Roman" w:eastAsia="Times New Roman" w:hAnsi="Times New Roman" w:cs="Times New Roman"/>
          <w:noProof/>
        </w:rPr>
        <w:tab/>
        <w:t xml:space="preserve">Hunter, J. D. Matplotlib: A 2D Graphics Environment. </w:t>
      </w:r>
      <w:r w:rsidRPr="00DF6B35">
        <w:rPr>
          <w:rFonts w:ascii="Times New Roman" w:eastAsia="Times New Roman" w:hAnsi="Times New Roman" w:cs="Times New Roman"/>
          <w:i/>
          <w:iCs/>
          <w:noProof/>
        </w:rPr>
        <w:t>Comput. Sci. Eng.</w:t>
      </w:r>
      <w:r w:rsidRPr="00DF6B35">
        <w:rPr>
          <w:rFonts w:ascii="Times New Roman" w:eastAsia="Times New Roman" w:hAnsi="Times New Roman" w:cs="Times New Roman"/>
          <w:noProof/>
        </w:rPr>
        <w:t xml:space="preserve"> </w:t>
      </w:r>
      <w:r w:rsidRPr="00DF6B35">
        <w:rPr>
          <w:rFonts w:ascii="Times New Roman" w:eastAsia="Times New Roman" w:hAnsi="Times New Roman" w:cs="Times New Roman"/>
          <w:b/>
          <w:bCs/>
          <w:noProof/>
        </w:rPr>
        <w:t>9,</w:t>
      </w:r>
      <w:r w:rsidRPr="00DF6B35">
        <w:rPr>
          <w:rFonts w:ascii="Times New Roman" w:eastAsia="Times New Roman" w:hAnsi="Times New Roman" w:cs="Times New Roman"/>
          <w:noProof/>
        </w:rPr>
        <w:t xml:space="preserve"> 90–95 (2007).</w:t>
      </w:r>
    </w:p>
    <w:p w14:paraId="5B94972B"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t>23.</w:t>
      </w:r>
      <w:r w:rsidRPr="00DF6B35">
        <w:rPr>
          <w:rFonts w:ascii="Times New Roman" w:eastAsia="Times New Roman" w:hAnsi="Times New Roman" w:cs="Times New Roman"/>
          <w:noProof/>
        </w:rPr>
        <w:tab/>
        <w:t xml:space="preserve">McKinney, W. Data Structures for Statistical Computing in Python. in </w:t>
      </w:r>
      <w:r w:rsidRPr="00DF6B35">
        <w:rPr>
          <w:rFonts w:ascii="Times New Roman" w:eastAsia="Times New Roman" w:hAnsi="Times New Roman" w:cs="Times New Roman"/>
          <w:i/>
          <w:iCs/>
          <w:noProof/>
        </w:rPr>
        <w:t>Proceedings of the 9th Python in Science Conference</w:t>
      </w:r>
      <w:r w:rsidRPr="00DF6B35">
        <w:rPr>
          <w:rFonts w:ascii="Times New Roman" w:eastAsia="Times New Roman" w:hAnsi="Times New Roman" w:cs="Times New Roman"/>
          <w:noProof/>
        </w:rPr>
        <w:t xml:space="preserve"> (eds. van der Walt, S. &amp; Millman, J.) 51–56 (2010).</w:t>
      </w:r>
    </w:p>
    <w:p w14:paraId="6E784242"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t>24.</w:t>
      </w:r>
      <w:r w:rsidRPr="00DF6B35">
        <w:rPr>
          <w:rFonts w:ascii="Times New Roman" w:eastAsia="Times New Roman" w:hAnsi="Times New Roman" w:cs="Times New Roman"/>
          <w:noProof/>
        </w:rPr>
        <w:tab/>
        <w:t xml:space="preserve">Waskom, M. </w:t>
      </w:r>
      <w:r w:rsidRPr="00DF6B35">
        <w:rPr>
          <w:rFonts w:ascii="Times New Roman" w:eastAsia="Times New Roman" w:hAnsi="Times New Roman" w:cs="Times New Roman"/>
          <w:i/>
          <w:iCs/>
          <w:noProof/>
        </w:rPr>
        <w:t>et al.</w:t>
      </w:r>
      <w:r w:rsidRPr="00DF6B35">
        <w:rPr>
          <w:rFonts w:ascii="Times New Roman" w:eastAsia="Times New Roman" w:hAnsi="Times New Roman" w:cs="Times New Roman"/>
          <w:noProof/>
        </w:rPr>
        <w:t xml:space="preserve"> seaborn: v0.7.0 (January 2016). (2016). doi:10.5281/zenodo.45133</w:t>
      </w:r>
    </w:p>
    <w:p w14:paraId="1692D591"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t>25.</w:t>
      </w:r>
      <w:r w:rsidRPr="00DF6B35">
        <w:rPr>
          <w:rFonts w:ascii="Times New Roman" w:eastAsia="Times New Roman" w:hAnsi="Times New Roman" w:cs="Times New Roman"/>
          <w:noProof/>
        </w:rPr>
        <w:tab/>
        <w:t>Newville, M., Ingargiola, A., Stensitzki, T. &amp; Allen, D. B. LMFIT: Non-Linear Least-Square Minimization and Curve-Fitting for Python. (2014). doi:10.5281/zenodo.11813</w:t>
      </w:r>
    </w:p>
    <w:p w14:paraId="1A17CB42"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t>26.</w:t>
      </w:r>
      <w:r w:rsidRPr="00DF6B35">
        <w:rPr>
          <w:rFonts w:ascii="Times New Roman" w:eastAsia="Times New Roman" w:hAnsi="Times New Roman" w:cs="Times New Roman"/>
          <w:noProof/>
        </w:rPr>
        <w:tab/>
        <w:t xml:space="preserve">Pedregosa, F. </w:t>
      </w:r>
      <w:r w:rsidRPr="00DF6B35">
        <w:rPr>
          <w:rFonts w:ascii="Times New Roman" w:eastAsia="Times New Roman" w:hAnsi="Times New Roman" w:cs="Times New Roman"/>
          <w:i/>
          <w:iCs/>
          <w:noProof/>
        </w:rPr>
        <w:t>et al.</w:t>
      </w:r>
      <w:r w:rsidRPr="00DF6B35">
        <w:rPr>
          <w:rFonts w:ascii="Times New Roman" w:eastAsia="Times New Roman" w:hAnsi="Times New Roman" w:cs="Times New Roman"/>
          <w:noProof/>
        </w:rPr>
        <w:t xml:space="preserve"> Scikit-learn: Machine Learning in Python. </w:t>
      </w:r>
      <w:r w:rsidRPr="00DF6B35">
        <w:rPr>
          <w:rFonts w:ascii="Times New Roman" w:eastAsia="Times New Roman" w:hAnsi="Times New Roman" w:cs="Times New Roman"/>
          <w:i/>
          <w:iCs/>
          <w:noProof/>
        </w:rPr>
        <w:t>J. Mach. Learn. Res.</w:t>
      </w:r>
      <w:r w:rsidRPr="00DF6B35">
        <w:rPr>
          <w:rFonts w:ascii="Times New Roman" w:eastAsia="Times New Roman" w:hAnsi="Times New Roman" w:cs="Times New Roman"/>
          <w:noProof/>
        </w:rPr>
        <w:t xml:space="preserve"> </w:t>
      </w:r>
      <w:r w:rsidRPr="00DF6B35">
        <w:rPr>
          <w:rFonts w:ascii="Times New Roman" w:eastAsia="Times New Roman" w:hAnsi="Times New Roman" w:cs="Times New Roman"/>
          <w:b/>
          <w:bCs/>
          <w:noProof/>
        </w:rPr>
        <w:t>12,</w:t>
      </w:r>
      <w:r w:rsidRPr="00DF6B35">
        <w:rPr>
          <w:rFonts w:ascii="Times New Roman" w:eastAsia="Times New Roman" w:hAnsi="Times New Roman" w:cs="Times New Roman"/>
          <w:noProof/>
        </w:rPr>
        <w:t xml:space="preserve"> 2825–2830 (2011).</w:t>
      </w:r>
    </w:p>
    <w:p w14:paraId="1DDD6391"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t>27.</w:t>
      </w:r>
      <w:r w:rsidRPr="00DF6B35">
        <w:rPr>
          <w:rFonts w:ascii="Times New Roman" w:eastAsia="Times New Roman" w:hAnsi="Times New Roman" w:cs="Times New Roman"/>
          <w:noProof/>
        </w:rPr>
        <w:tab/>
        <w:t>SymPy Development Team. SymPy: Python library for symbolic mathematics. (2014).</w:t>
      </w:r>
    </w:p>
    <w:p w14:paraId="51417B2E"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t>28.</w:t>
      </w:r>
      <w:r w:rsidRPr="00DF6B35">
        <w:rPr>
          <w:rFonts w:ascii="Times New Roman" w:eastAsia="Times New Roman" w:hAnsi="Times New Roman" w:cs="Times New Roman"/>
          <w:noProof/>
        </w:rPr>
        <w:tab/>
        <w:t xml:space="preserve">Kass, R. &amp; Raftery, A. Bayes Factors. </w:t>
      </w:r>
      <w:r w:rsidRPr="00DF6B35">
        <w:rPr>
          <w:rFonts w:ascii="Times New Roman" w:eastAsia="Times New Roman" w:hAnsi="Times New Roman" w:cs="Times New Roman"/>
          <w:i/>
          <w:iCs/>
          <w:noProof/>
        </w:rPr>
        <w:t>J. Am. Stat. Assoc.</w:t>
      </w:r>
      <w:r w:rsidRPr="00DF6B35">
        <w:rPr>
          <w:rFonts w:ascii="Times New Roman" w:eastAsia="Times New Roman" w:hAnsi="Times New Roman" w:cs="Times New Roman"/>
          <w:noProof/>
        </w:rPr>
        <w:t xml:space="preserve"> 773–795 (1995). doi:doi: 10.2307/2291091</w:t>
      </w:r>
    </w:p>
    <w:p w14:paraId="581F74D1"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t>29.</w:t>
      </w:r>
      <w:r w:rsidRPr="00DF6B35">
        <w:rPr>
          <w:rFonts w:ascii="Times New Roman" w:eastAsia="Times New Roman" w:hAnsi="Times New Roman" w:cs="Times New Roman"/>
          <w:noProof/>
        </w:rPr>
        <w:tab/>
        <w:t xml:space="preserve">Ward, E. J. A review and comparison of four commonly used Bayesian and maximum likelihood model selection tools. </w:t>
      </w:r>
      <w:r w:rsidRPr="00DF6B35">
        <w:rPr>
          <w:rFonts w:ascii="Times New Roman" w:eastAsia="Times New Roman" w:hAnsi="Times New Roman" w:cs="Times New Roman"/>
          <w:i/>
          <w:iCs/>
          <w:noProof/>
        </w:rPr>
        <w:t>Ecol. Modell.</w:t>
      </w:r>
      <w:r w:rsidRPr="00DF6B35">
        <w:rPr>
          <w:rFonts w:ascii="Times New Roman" w:eastAsia="Times New Roman" w:hAnsi="Times New Roman" w:cs="Times New Roman"/>
          <w:noProof/>
        </w:rPr>
        <w:t xml:space="preserve"> </w:t>
      </w:r>
      <w:r w:rsidRPr="00DF6B35">
        <w:rPr>
          <w:rFonts w:ascii="Times New Roman" w:eastAsia="Times New Roman" w:hAnsi="Times New Roman" w:cs="Times New Roman"/>
          <w:b/>
          <w:bCs/>
          <w:noProof/>
        </w:rPr>
        <w:t>211,</w:t>
      </w:r>
      <w:r w:rsidRPr="00DF6B35">
        <w:rPr>
          <w:rFonts w:ascii="Times New Roman" w:eastAsia="Times New Roman" w:hAnsi="Times New Roman" w:cs="Times New Roman"/>
          <w:noProof/>
        </w:rPr>
        <w:t xml:space="preserve"> 1–10 (2008).</w:t>
      </w:r>
    </w:p>
    <w:p w14:paraId="49D15F5A"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t>30.</w:t>
      </w:r>
      <w:r w:rsidRPr="00DF6B35">
        <w:rPr>
          <w:rFonts w:ascii="Times New Roman" w:eastAsia="Times New Roman" w:hAnsi="Times New Roman" w:cs="Times New Roman"/>
          <w:noProof/>
        </w:rPr>
        <w:tab/>
        <w:t xml:space="preserve">Perez, F. &amp; Granger, B. E. IPython: A System for Interactive Scientific Computing. </w:t>
      </w:r>
      <w:r w:rsidRPr="00DF6B35">
        <w:rPr>
          <w:rFonts w:ascii="Times New Roman" w:eastAsia="Times New Roman" w:hAnsi="Times New Roman" w:cs="Times New Roman"/>
          <w:i/>
          <w:iCs/>
          <w:noProof/>
        </w:rPr>
        <w:t>Comput. Sci. Eng.</w:t>
      </w:r>
      <w:r w:rsidRPr="00DF6B35">
        <w:rPr>
          <w:rFonts w:ascii="Times New Roman" w:eastAsia="Times New Roman" w:hAnsi="Times New Roman" w:cs="Times New Roman"/>
          <w:noProof/>
        </w:rPr>
        <w:t xml:space="preserve"> </w:t>
      </w:r>
      <w:r w:rsidRPr="00DF6B35">
        <w:rPr>
          <w:rFonts w:ascii="Times New Roman" w:eastAsia="Times New Roman" w:hAnsi="Times New Roman" w:cs="Times New Roman"/>
          <w:b/>
          <w:bCs/>
          <w:noProof/>
        </w:rPr>
        <w:t>9,</w:t>
      </w:r>
      <w:r w:rsidRPr="00DF6B35">
        <w:rPr>
          <w:rFonts w:ascii="Times New Roman" w:eastAsia="Times New Roman" w:hAnsi="Times New Roman" w:cs="Times New Roman"/>
          <w:noProof/>
        </w:rPr>
        <w:t xml:space="preserve"> 21–29 (2007).</w:t>
      </w:r>
    </w:p>
    <w:p w14:paraId="0043C8FB"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t>31.</w:t>
      </w:r>
      <w:r w:rsidRPr="00DF6B35">
        <w:rPr>
          <w:rFonts w:ascii="Times New Roman" w:eastAsia="Times New Roman" w:hAnsi="Times New Roman" w:cs="Times New Roman"/>
          <w:noProof/>
        </w:rPr>
        <w:tab/>
        <w:t xml:space="preserve">Otto, S. P. &amp; Day, T. </w:t>
      </w:r>
      <w:r w:rsidRPr="00DF6B35">
        <w:rPr>
          <w:rFonts w:ascii="Times New Roman" w:eastAsia="Times New Roman" w:hAnsi="Times New Roman" w:cs="Times New Roman"/>
          <w:i/>
          <w:iCs/>
          <w:noProof/>
        </w:rPr>
        <w:t>A biologist’s guide to mathematical modeling in ecology and evolution</w:t>
      </w:r>
      <w:r w:rsidRPr="00DF6B35">
        <w:rPr>
          <w:rFonts w:ascii="Times New Roman" w:eastAsia="Times New Roman" w:hAnsi="Times New Roman" w:cs="Times New Roman"/>
          <w:noProof/>
        </w:rPr>
        <w:t>. (Princeton University Press, 2007).</w:t>
      </w:r>
    </w:p>
    <w:p w14:paraId="4381EB06"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t>32.</w:t>
      </w:r>
      <w:r w:rsidRPr="00DF6B35">
        <w:rPr>
          <w:rFonts w:ascii="Times New Roman" w:eastAsia="Times New Roman" w:hAnsi="Times New Roman" w:cs="Times New Roman"/>
          <w:noProof/>
        </w:rPr>
        <w:tab/>
        <w:t xml:space="preserve">Gopalsamy, K. Convergence in a resource-based competition system. </w:t>
      </w:r>
      <w:r w:rsidRPr="00DF6B35">
        <w:rPr>
          <w:rFonts w:ascii="Times New Roman" w:eastAsia="Times New Roman" w:hAnsi="Times New Roman" w:cs="Times New Roman"/>
          <w:i/>
          <w:iCs/>
          <w:noProof/>
        </w:rPr>
        <w:t>Bull. Math. Biol.</w:t>
      </w:r>
      <w:r w:rsidRPr="00DF6B35">
        <w:rPr>
          <w:rFonts w:ascii="Times New Roman" w:eastAsia="Times New Roman" w:hAnsi="Times New Roman" w:cs="Times New Roman"/>
          <w:noProof/>
        </w:rPr>
        <w:t xml:space="preserve"> </w:t>
      </w:r>
      <w:r w:rsidRPr="00DF6B35">
        <w:rPr>
          <w:rFonts w:ascii="Times New Roman" w:eastAsia="Times New Roman" w:hAnsi="Times New Roman" w:cs="Times New Roman"/>
          <w:b/>
          <w:bCs/>
          <w:noProof/>
        </w:rPr>
        <w:t>48,</w:t>
      </w:r>
      <w:r w:rsidRPr="00DF6B35">
        <w:rPr>
          <w:rFonts w:ascii="Times New Roman" w:eastAsia="Times New Roman" w:hAnsi="Times New Roman" w:cs="Times New Roman"/>
          <w:noProof/>
        </w:rPr>
        <w:t xml:space="preserve"> 681–699 (1986).</w:t>
      </w:r>
    </w:p>
    <w:p w14:paraId="6A22149A"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t>33.</w:t>
      </w:r>
      <w:r w:rsidRPr="00DF6B35">
        <w:rPr>
          <w:rFonts w:ascii="Times New Roman" w:eastAsia="Times New Roman" w:hAnsi="Times New Roman" w:cs="Times New Roman"/>
          <w:noProof/>
        </w:rPr>
        <w:tab/>
        <w:t xml:space="preserve">Dilao, R. &amp; Domingos, T. A General Approach to the Modelling of Trophic Chains. </w:t>
      </w:r>
      <w:r w:rsidRPr="00DF6B35">
        <w:rPr>
          <w:rFonts w:ascii="Times New Roman" w:eastAsia="Times New Roman" w:hAnsi="Times New Roman" w:cs="Times New Roman"/>
          <w:i/>
          <w:iCs/>
          <w:noProof/>
        </w:rPr>
        <w:t>Ecol. Modell.</w:t>
      </w:r>
      <w:r w:rsidRPr="00DF6B35">
        <w:rPr>
          <w:rFonts w:ascii="Times New Roman" w:eastAsia="Times New Roman" w:hAnsi="Times New Roman" w:cs="Times New Roman"/>
          <w:noProof/>
        </w:rPr>
        <w:t xml:space="preserve"> </w:t>
      </w:r>
      <w:r w:rsidRPr="00DF6B35">
        <w:rPr>
          <w:rFonts w:ascii="Times New Roman" w:eastAsia="Times New Roman" w:hAnsi="Times New Roman" w:cs="Times New Roman"/>
          <w:b/>
          <w:bCs/>
          <w:noProof/>
        </w:rPr>
        <w:t>132,</w:t>
      </w:r>
      <w:r w:rsidRPr="00DF6B35">
        <w:rPr>
          <w:rFonts w:ascii="Times New Roman" w:eastAsia="Times New Roman" w:hAnsi="Times New Roman" w:cs="Times New Roman"/>
          <w:noProof/>
        </w:rPr>
        <w:t xml:space="preserve"> 20 (1999).</w:t>
      </w:r>
    </w:p>
    <w:p w14:paraId="387D54DA"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t>34.</w:t>
      </w:r>
      <w:r w:rsidRPr="00DF6B35">
        <w:rPr>
          <w:rFonts w:ascii="Times New Roman" w:eastAsia="Times New Roman" w:hAnsi="Times New Roman" w:cs="Times New Roman"/>
          <w:noProof/>
        </w:rPr>
        <w:tab/>
        <w:t xml:space="preserve">Richards, F. J. A Flexible Growth Function for Empirical Use. </w:t>
      </w:r>
      <w:r w:rsidRPr="00DF6B35">
        <w:rPr>
          <w:rFonts w:ascii="Times New Roman" w:eastAsia="Times New Roman" w:hAnsi="Times New Roman" w:cs="Times New Roman"/>
          <w:i/>
          <w:iCs/>
          <w:noProof/>
        </w:rPr>
        <w:t>J. Exp. Bot.</w:t>
      </w:r>
      <w:r w:rsidRPr="00DF6B35">
        <w:rPr>
          <w:rFonts w:ascii="Times New Roman" w:eastAsia="Times New Roman" w:hAnsi="Times New Roman" w:cs="Times New Roman"/>
          <w:noProof/>
        </w:rPr>
        <w:t xml:space="preserve"> </w:t>
      </w:r>
      <w:r w:rsidRPr="00DF6B35">
        <w:rPr>
          <w:rFonts w:ascii="Times New Roman" w:eastAsia="Times New Roman" w:hAnsi="Times New Roman" w:cs="Times New Roman"/>
          <w:b/>
          <w:bCs/>
          <w:noProof/>
        </w:rPr>
        <w:t>10,</w:t>
      </w:r>
      <w:r w:rsidRPr="00DF6B35">
        <w:rPr>
          <w:rFonts w:ascii="Times New Roman" w:eastAsia="Times New Roman" w:hAnsi="Times New Roman" w:cs="Times New Roman"/>
          <w:noProof/>
        </w:rPr>
        <w:t xml:space="preserve"> 290–301 (1959).</w:t>
      </w:r>
    </w:p>
    <w:p w14:paraId="3B2D012B"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t>35.</w:t>
      </w:r>
      <w:r w:rsidRPr="00DF6B35">
        <w:rPr>
          <w:rFonts w:ascii="Times New Roman" w:eastAsia="Times New Roman" w:hAnsi="Times New Roman" w:cs="Times New Roman"/>
          <w:noProof/>
        </w:rPr>
        <w:tab/>
        <w:t xml:space="preserve">Baranyi, J. Simple is good as long as it is enough. </w:t>
      </w:r>
      <w:r w:rsidRPr="00DF6B35">
        <w:rPr>
          <w:rFonts w:ascii="Times New Roman" w:eastAsia="Times New Roman" w:hAnsi="Times New Roman" w:cs="Times New Roman"/>
          <w:i/>
          <w:iCs/>
          <w:noProof/>
        </w:rPr>
        <w:t>Commentary</w:t>
      </w:r>
      <w:r w:rsidRPr="00DF6B35">
        <w:rPr>
          <w:rFonts w:ascii="Times New Roman" w:eastAsia="Times New Roman" w:hAnsi="Times New Roman" w:cs="Times New Roman"/>
          <w:noProof/>
        </w:rPr>
        <w:t xml:space="preserve"> 391–394 </w:t>
      </w:r>
      <w:r w:rsidRPr="00DF6B35">
        <w:rPr>
          <w:rFonts w:ascii="Times New Roman" w:eastAsia="Times New Roman" w:hAnsi="Times New Roman" w:cs="Times New Roman"/>
          <w:noProof/>
        </w:rPr>
        <w:lastRenderedPageBreak/>
        <w:t>(1997). doi:10.1006/fmic.1996.0080</w:t>
      </w:r>
    </w:p>
    <w:p w14:paraId="48929D85"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t>36.</w:t>
      </w:r>
      <w:r w:rsidRPr="00DF6B35">
        <w:rPr>
          <w:rFonts w:ascii="Times New Roman" w:eastAsia="Times New Roman" w:hAnsi="Times New Roman" w:cs="Times New Roman"/>
          <w:noProof/>
        </w:rPr>
        <w:tab/>
        <w:t xml:space="preserve">Clark, F., Brook, B. W., Delean, S., Reşit Akçakaya, H. &amp; Bradshaw, C. J. A. The theta-logistic is unreliable for modelling most census data. </w:t>
      </w:r>
      <w:r w:rsidRPr="00DF6B35">
        <w:rPr>
          <w:rFonts w:ascii="Times New Roman" w:eastAsia="Times New Roman" w:hAnsi="Times New Roman" w:cs="Times New Roman"/>
          <w:i/>
          <w:iCs/>
          <w:noProof/>
        </w:rPr>
        <w:t>Methods Ecol. Evol.</w:t>
      </w:r>
      <w:r w:rsidRPr="00DF6B35">
        <w:rPr>
          <w:rFonts w:ascii="Times New Roman" w:eastAsia="Times New Roman" w:hAnsi="Times New Roman" w:cs="Times New Roman"/>
          <w:noProof/>
        </w:rPr>
        <w:t xml:space="preserve"> </w:t>
      </w:r>
      <w:r w:rsidRPr="00DF6B35">
        <w:rPr>
          <w:rFonts w:ascii="Times New Roman" w:eastAsia="Times New Roman" w:hAnsi="Times New Roman" w:cs="Times New Roman"/>
          <w:b/>
          <w:bCs/>
          <w:noProof/>
        </w:rPr>
        <w:t>1,</w:t>
      </w:r>
      <w:r w:rsidRPr="00DF6B35">
        <w:rPr>
          <w:rFonts w:ascii="Times New Roman" w:eastAsia="Times New Roman" w:hAnsi="Times New Roman" w:cs="Times New Roman"/>
          <w:noProof/>
        </w:rPr>
        <w:t xml:space="preserve"> 253–262 (2010).</w:t>
      </w:r>
    </w:p>
    <w:p w14:paraId="3BB1DB6C"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t>37.</w:t>
      </w:r>
      <w:r w:rsidRPr="00DF6B35">
        <w:rPr>
          <w:rFonts w:ascii="Times New Roman" w:eastAsia="Times New Roman" w:hAnsi="Times New Roman" w:cs="Times New Roman"/>
          <w:noProof/>
        </w:rPr>
        <w:tab/>
        <w:t xml:space="preserve">Gilpin, M. E. &amp; Ayala, F. J. Global Models of Growth and Competition. </w:t>
      </w:r>
      <w:r w:rsidRPr="00DF6B35">
        <w:rPr>
          <w:rFonts w:ascii="Times New Roman" w:eastAsia="Times New Roman" w:hAnsi="Times New Roman" w:cs="Times New Roman"/>
          <w:i/>
          <w:iCs/>
          <w:noProof/>
        </w:rPr>
        <w:t>Proc. Natl. Acad. Sci. U. S. A.</w:t>
      </w:r>
      <w:r w:rsidRPr="00DF6B35">
        <w:rPr>
          <w:rFonts w:ascii="Times New Roman" w:eastAsia="Times New Roman" w:hAnsi="Times New Roman" w:cs="Times New Roman"/>
          <w:noProof/>
        </w:rPr>
        <w:t xml:space="preserve"> </w:t>
      </w:r>
      <w:r w:rsidRPr="00DF6B35">
        <w:rPr>
          <w:rFonts w:ascii="Times New Roman" w:eastAsia="Times New Roman" w:hAnsi="Times New Roman" w:cs="Times New Roman"/>
          <w:b/>
          <w:bCs/>
          <w:noProof/>
        </w:rPr>
        <w:t>70,</w:t>
      </w:r>
      <w:r w:rsidRPr="00DF6B35">
        <w:rPr>
          <w:rFonts w:ascii="Times New Roman" w:eastAsia="Times New Roman" w:hAnsi="Times New Roman" w:cs="Times New Roman"/>
          <w:noProof/>
        </w:rPr>
        <w:t xml:space="preserve"> 3590–3593 (1973).</w:t>
      </w:r>
    </w:p>
    <w:p w14:paraId="313B8B7D" w14:textId="77777777" w:rsidR="00DF6B35" w:rsidRPr="00DF6B35" w:rsidRDefault="00DF6B35" w:rsidP="00DF6B35">
      <w:pPr>
        <w:widowControl w:val="0"/>
        <w:autoSpaceDE w:val="0"/>
        <w:autoSpaceDN w:val="0"/>
        <w:adjustRightInd w:val="0"/>
        <w:spacing w:before="100" w:after="100"/>
        <w:ind w:left="640" w:hanging="640"/>
        <w:rPr>
          <w:rFonts w:ascii="Times New Roman" w:hAnsi="Times New Roman" w:cs="Times New Roman"/>
          <w:noProof/>
        </w:rPr>
      </w:pPr>
      <w:r w:rsidRPr="00DF6B35">
        <w:rPr>
          <w:rFonts w:ascii="Times New Roman" w:eastAsia="Times New Roman" w:hAnsi="Times New Roman" w:cs="Times New Roman"/>
          <w:noProof/>
        </w:rPr>
        <w:t>38.</w:t>
      </w:r>
      <w:r w:rsidRPr="00DF6B35">
        <w:rPr>
          <w:rFonts w:ascii="Times New Roman" w:eastAsia="Times New Roman" w:hAnsi="Times New Roman" w:cs="Times New Roman"/>
          <w:noProof/>
        </w:rPr>
        <w:tab/>
        <w:t xml:space="preserve">Verhulst, P.-F. Notice sur la loi que la population suit dans son accroissement. Correspondance Mathématique et Physique Publiée par A. </w:t>
      </w:r>
      <w:r w:rsidRPr="00DF6B35">
        <w:rPr>
          <w:rFonts w:ascii="Times New Roman" w:eastAsia="Times New Roman" w:hAnsi="Times New Roman" w:cs="Times New Roman"/>
          <w:i/>
          <w:iCs/>
          <w:noProof/>
        </w:rPr>
        <w:t>Quetelet</w:t>
      </w:r>
      <w:r w:rsidRPr="00DF6B35">
        <w:rPr>
          <w:rFonts w:ascii="Times New Roman" w:eastAsia="Times New Roman" w:hAnsi="Times New Roman" w:cs="Times New Roman"/>
          <w:noProof/>
        </w:rPr>
        <w:t xml:space="preserve"> </w:t>
      </w:r>
      <w:r w:rsidRPr="00DF6B35">
        <w:rPr>
          <w:rFonts w:ascii="Times New Roman" w:eastAsia="Times New Roman" w:hAnsi="Times New Roman" w:cs="Times New Roman"/>
          <w:b/>
          <w:bCs/>
          <w:noProof/>
        </w:rPr>
        <w:t>10,</w:t>
      </w:r>
      <w:r w:rsidRPr="00DF6B35">
        <w:rPr>
          <w:rFonts w:ascii="Times New Roman" w:eastAsia="Times New Roman" w:hAnsi="Times New Roman" w:cs="Times New Roman"/>
          <w:noProof/>
        </w:rPr>
        <w:t xml:space="preserve"> 113–121 (1838).</w:t>
      </w:r>
    </w:p>
    <w:p w14:paraId="4E9E953A" w14:textId="3C6A1F58" w:rsidR="00750BAE" w:rsidRPr="000A28AB" w:rsidRDefault="00750BAE" w:rsidP="00DF6B35">
      <w:pPr>
        <w:widowControl w:val="0"/>
        <w:autoSpaceDE w:val="0"/>
        <w:autoSpaceDN w:val="0"/>
        <w:adjustRightInd w:val="0"/>
        <w:spacing w:before="100" w:after="100"/>
        <w:ind w:left="640" w:hanging="640"/>
        <w:rPr>
          <w:rFonts w:ascii="Palatino Linotype" w:eastAsiaTheme="majorEastAsia" w:hAnsi="Palatino Linotype"/>
          <w:b/>
          <w:bCs/>
          <w:kern w:val="32"/>
          <w:sz w:val="32"/>
          <w:szCs w:val="32"/>
        </w:rPr>
      </w:pPr>
      <w:r w:rsidRPr="000A28AB">
        <w:fldChar w:fldCharType="end"/>
      </w:r>
      <w:r w:rsidRPr="000A28AB">
        <w:br w:type="page"/>
      </w:r>
    </w:p>
    <w:p w14:paraId="34CFBE58" w14:textId="77777777" w:rsidR="00750BAE" w:rsidRPr="000A28AB" w:rsidRDefault="00750BAE" w:rsidP="00750BAE">
      <w:pPr>
        <w:pStyle w:val="Heading1"/>
      </w:pPr>
      <w:r w:rsidRPr="000A28AB">
        <w:lastRenderedPageBreak/>
        <w:t>Supporting material</w:t>
      </w:r>
    </w:p>
    <w:p w14:paraId="20C5FB81" w14:textId="100AE642" w:rsidR="007A7F01" w:rsidRPr="000A28AB" w:rsidRDefault="00750BAE" w:rsidP="00BD6542">
      <w:pPr>
        <w:pStyle w:val="Heading2"/>
      </w:pPr>
      <w:r w:rsidRPr="000A28AB">
        <w:t xml:space="preserve">Supporting </w:t>
      </w:r>
      <w:del w:id="602" w:author="Yoav Ram" w:date="2017-10-18T16:14:00Z">
        <w:r w:rsidRPr="000A28AB" w:rsidDel="00BD6542">
          <w:delText xml:space="preserve">text </w:delText>
        </w:r>
      </w:del>
      <w:ins w:id="603" w:author="Yoav Ram" w:date="2017-10-18T16:14:00Z">
        <w:r w:rsidR="00BD6542">
          <w:t>T</w:t>
        </w:r>
        <w:r w:rsidR="00BD6542" w:rsidRPr="000A28AB">
          <w:t xml:space="preserve">ext </w:t>
        </w:r>
      </w:ins>
      <w:r w:rsidRPr="000A28AB">
        <w:t>1</w:t>
      </w:r>
      <w:r w:rsidR="007A7F01" w:rsidRPr="000A28AB">
        <w:t>: Monoculture model</w:t>
      </w:r>
    </w:p>
    <w:p w14:paraId="664E4CEB" w14:textId="4B723D72" w:rsidR="007A7F01" w:rsidRPr="000A28AB" w:rsidRDefault="007A7F01" w:rsidP="00EB3A9A">
      <w:r w:rsidRPr="000A28AB">
        <w:t>We derive our growth models from a resource consumption perspective</w:t>
      </w:r>
      <w:r w:rsidRPr="000A28AB">
        <w:fldChar w:fldCharType="begin" w:fldLock="1"/>
      </w:r>
      <w:r w:rsidR="00DF6B35">
        <w:instrText>ADDIN CSL_CITATION { "citationItems" : [ { "id" : "ITEM-1", "itemData" : { "ISBN" : "9780691123448", "abstract" : "Thirty years ago, biologists could get by with a rudimentary grasp of mathematics and modeling. Not so today. In seeking to answer fundamental questions about how biological systems function and change over time, the modern biologist is as likely to rely on sophisticated mathematical and computer-based models as traditional fieldwork. In this book, Sarah Otto and Troy Day provide biology students with the tools necessary to both interpret models and to build their own.The book starts at an elementary level of mathematical modeling, assuming that the reader has had high school mathematics and first-year calculus. Otto and Day then gradually build in depth and complexity, from classic models in ecology and evolution to more intricate class-structured and probabilistic models. The authors provide primers with instructive exercises to introduce readers to the more advanced subjects of linear algebra and probability theory. Through examples, they describe how models have been used to understand such topics as the spread of HIV, chaos, the age structure of a country, speciation, and extinction.Ecologists and evolutionary biologists today need enough mathematical training to be able to assess the power and limits of biological models and to develop theories and models themselves. This innovative book will be an indispensable guide to the world of mathematical models for the next generation of biologists.A how-to guide for developing new mathematical models in biologyProvides step-by-step recipes for constructing and analyzing modelsInteresting biological applicationsExplores classical models in ecology and evolutionQuestions at the end of every chapterPrimers cover important mathematical topicsExercises with answersAppendixes summarize useful rulesLabs and advanced material available", "author" : [ { "dropping-particle" : "", "family" : "Otto", "given" : "Sarah P.", "non-dropping-particle" : "", "parse-names" : false, "suffix" : "" }, { "dropping-particle" : "", "family" : "Day", "given" : "Troy", "non-dropping-particle" : "", "parse-names" : false, "suffix" : "" } ], "id" : "ITEM-1", "issued" : { "date-parts" : [ [ "2007" ] ] }, "number-of-pages" : "732", "publisher" : "Princeton University Press", "title" : "A biologist's guide to mathematical modeling in ecology and evolution", "type" : "book" }, "locator" : "365", "uris" : [ "http://www.mendeley.com/documents/?uuid=91ac0d0d-0f84-4010-9875-cd3905074155" ] }, { "id" : "ITEM-2", "itemData" : { "DOI" : "10.1016/S0092-8240(86)90014-5", "ISSN" : "00928240", "author" : [ { "dropping-particle" : "", "family" : "Gopalsamy", "given" : "K", "non-dropping-particle" : "", "parse-names" : false, "suffix" : "" } ], "container-title" : "Bulletin of Mathematical Biology", "id" : "ITEM-2", "issue" : "5-6", "issued" : { "date-parts" : [ [ "1986" ] ] }, "page" : "681-699", "title" : "Convergence in a resource-based competition system", "type" : "article-journal", "volume" : "48" }, "uris" : [ "http://www.mendeley.com/documents/?uuid=7f983b80-9c38-49db-898a-8e01013157f8" ] } ], "mendeley" : { "formattedCitation" : "&lt;sup&gt;31,32&lt;/sup&gt;", "plainTextFormattedCitation" : "31,32", "previouslyFormattedCitation" : "&lt;sup&gt;30,31&lt;/sup&gt;" }, "properties" : { "noteIndex" : 0 }, "schema" : "https://github.com/citation-style-language/schema/raw/master/csl-citation.json" }</w:instrText>
      </w:r>
      <w:r w:rsidRPr="000A28AB">
        <w:fldChar w:fldCharType="separate"/>
      </w:r>
      <w:r w:rsidR="00DF6B35" w:rsidRPr="00DF6B35">
        <w:rPr>
          <w:noProof/>
          <w:vertAlign w:val="superscript"/>
        </w:rPr>
        <w:t>31,32</w:t>
      </w:r>
      <w:r w:rsidRPr="000A28AB">
        <w:fldChar w:fldCharType="end"/>
      </w:r>
      <w:r w:rsidRPr="000A28AB">
        <w:t xml:space="preserve">.  </w:t>
      </w:r>
      <w:r w:rsidR="00773A2B">
        <w:t>We d</w:t>
      </w:r>
      <w:r w:rsidR="00773A2B" w:rsidRPr="000A28AB">
        <w:t xml:space="preserve">enote </w:t>
      </w:r>
      <w:r w:rsidRPr="000A28AB">
        <w:t xml:space="preserve">by </w:t>
      </w:r>
      <m:oMath>
        <m:r>
          <w:rPr>
            <w:rFonts w:ascii="Cambria Math" w:hAnsi="Cambria Math"/>
          </w:rPr>
          <m:t>R</m:t>
        </m:r>
      </m:oMath>
      <w:del w:id="604" w:author="Yoav Ram" w:date="2017-10-19T13:07:00Z">
        <w:r w:rsidR="00865D57" w:rsidDel="00EB3A9A">
          <w:delText>,</w:delText>
        </w:r>
      </w:del>
      <w:r w:rsidRPr="000A28AB">
        <w:t xml:space="preserve"> the density of a limiting resource</w:t>
      </w:r>
      <w:ins w:id="605" w:author="Yoav Ram" w:date="2017-10-19T13:07:00Z">
        <w:r w:rsidR="00EB3A9A">
          <w:t>,</w:t>
        </w:r>
      </w:ins>
      <w:r w:rsidRPr="000A28AB">
        <w:t xml:space="preserve"> and by </w:t>
      </w:r>
      <m:oMath>
        <m:r>
          <w:rPr>
            <w:rFonts w:ascii="Cambria Math" w:hAnsi="Cambria Math"/>
          </w:rPr>
          <m:t>N</m:t>
        </m:r>
      </m:oMath>
      <w:r w:rsidRPr="000A28AB">
        <w:t xml:space="preserve"> the density of the </w:t>
      </w:r>
      <w:ins w:id="606" w:author="Yoav Ram" w:date="2017-10-19T13:08:00Z">
        <w:r w:rsidR="00EB3A9A">
          <w:t xml:space="preserve">cell </w:t>
        </w:r>
      </w:ins>
      <w:r w:rsidRPr="000A28AB">
        <w:t>population</w:t>
      </w:r>
      <w:del w:id="607" w:author="Yoav Ram" w:date="2017-10-19T13:08:00Z">
        <w:r w:rsidRPr="000A28AB" w:rsidDel="00EB3A9A">
          <w:delText xml:space="preserve"> cells</w:delText>
        </w:r>
      </w:del>
      <w:r w:rsidRPr="000A28AB">
        <w:t xml:space="preserve">, both in total mass per unit of volume. </w:t>
      </w:r>
    </w:p>
    <w:p w14:paraId="64E9B108" w14:textId="5997E5D3" w:rsidR="007A7F01" w:rsidRPr="000A28AB" w:rsidRDefault="007A7F01" w:rsidP="00EB3A9A">
      <w:r w:rsidRPr="000A28AB">
        <w:t xml:space="preserve">We assume that the culture is well-mixed and homogeneous and that the resource is depleted by the growing </w:t>
      </w:r>
      <w:ins w:id="608" w:author="Yoav Ram" w:date="2017-10-19T13:08:00Z">
        <w:r w:rsidR="00EB3A9A">
          <w:t xml:space="preserve">cell </w:t>
        </w:r>
      </w:ins>
      <w:r w:rsidRPr="000A28AB">
        <w:t xml:space="preserve">population without being replenished. Therefore, the intake of resources occurs when cells meet resource via </w:t>
      </w:r>
      <w:r w:rsidR="00467CEB" w:rsidRPr="000A28AB">
        <w:t xml:space="preserve">a </w:t>
      </w:r>
      <w:r w:rsidRPr="000A28AB">
        <w:t xml:space="preserve">mass action law with resource intake rate </w:t>
      </w:r>
      <m:oMath>
        <m:r>
          <w:rPr>
            <w:rFonts w:ascii="Cambria Math" w:hAnsi="Cambria Math"/>
          </w:rPr>
          <m:t>h</m:t>
        </m:r>
      </m:oMath>
      <w:r w:rsidRPr="000A28AB">
        <w:t xml:space="preserve">. Once inside the cell, resources are converted to cell mass at a </w:t>
      </w:r>
      <w:del w:id="609" w:author="Yoav Ram" w:date="2017-10-18T15:05:00Z">
        <w:r w:rsidRPr="000A28AB" w:rsidDel="003D4EA8">
          <w:delText xml:space="preserve">rate </w:delText>
        </w:r>
      </w:del>
      <w:ins w:id="610" w:author="Yoav Ram" w:date="2017-10-19T13:09:00Z">
        <w:r w:rsidR="00EB3A9A">
          <w:t>conversion rate</w:t>
        </w:r>
      </w:ins>
      <w:ins w:id="611" w:author="Yoav Ram" w:date="2017-10-19T13:08:00Z">
        <w:r w:rsidR="00EB3A9A">
          <w:t xml:space="preserve"> of</w:t>
        </w:r>
      </w:ins>
      <w:ins w:id="612" w:author="Yoav Ram" w:date="2017-10-18T15:05:00Z">
        <w:r w:rsidR="003D4EA8" w:rsidRPr="000A28AB">
          <w:t xml:space="preserve"> </w:t>
        </w:r>
      </w:ins>
      <m:oMath>
        <m:r>
          <w:rPr>
            <w:rFonts w:ascii="Cambria Math" w:hAnsi="Cambria Math" w:cs="Arial"/>
          </w:rPr>
          <m:t>ϵ</m:t>
        </m:r>
      </m:oMath>
      <w:r w:rsidRPr="000A28AB">
        <w:t xml:space="preserve">. Cell growth is assumed to be proportional to </w:t>
      </w:r>
      <m:oMath>
        <m:r>
          <w:rPr>
            <w:rFonts w:ascii="Cambria Math" w:hAnsi="Cambria Math"/>
          </w:rPr>
          <m:t>R⋅N</m:t>
        </m:r>
      </m:oMath>
      <w:r w:rsidRPr="000A28AB">
        <w:t>, whereas resource intake is proportional to</w:t>
      </w:r>
      <w:r w:rsidR="00550FF4" w:rsidRPr="000A28AB">
        <w:t xml:space="preserve"> a power of cell density,</w:t>
      </w:r>
      <w:r w:rsidRPr="000A28AB">
        <w:t xml:space="preserve"> </w:t>
      </w:r>
      <m:oMath>
        <m:r>
          <w:rPr>
            <w:rFonts w:ascii="Cambria Math" w:hAnsi="Cambria Math"/>
          </w:rPr>
          <m:t>R⋅</m:t>
        </m:r>
        <m:sSup>
          <m:sSupPr>
            <m:ctrlPr>
              <w:rPr>
                <w:rFonts w:ascii="Cambria Math" w:hAnsi="Cambria Math"/>
                <w:i/>
              </w:rPr>
            </m:ctrlPr>
          </m:sSupPr>
          <m:e>
            <m:r>
              <w:rPr>
                <w:rFonts w:ascii="Cambria Math" w:hAnsi="Cambria Math"/>
              </w:rPr>
              <m:t>N</m:t>
            </m:r>
          </m:e>
          <m:sup>
            <m:r>
              <w:rPr>
                <w:rFonts w:ascii="Cambria Math" w:hAnsi="Cambria Math"/>
              </w:rPr>
              <m:t>ν</m:t>
            </m:r>
          </m:sup>
        </m:sSup>
      </m:oMath>
      <w:r w:rsidRPr="000A28AB">
        <w:t>.</w:t>
      </w:r>
      <w:r w:rsidR="00550FF4" w:rsidRPr="000A28AB">
        <w:t xml:space="preserve"> We denote </w:t>
      </w:r>
      <m:oMath>
        <m:r>
          <w:rPr>
            <w:rFonts w:ascii="Cambria Math" w:hAnsi="Cambria Math"/>
          </w:rPr>
          <m:t>Y</m:t>
        </m:r>
        <m:box>
          <m:boxPr>
            <m:opEmu m:val="1"/>
            <m:ctrlPr>
              <w:rPr>
                <w:rFonts w:ascii="Cambria Math" w:hAnsi="Cambria Math"/>
                <w:i/>
              </w:rPr>
            </m:ctrlPr>
          </m:boxPr>
          <m:e>
            <m:r>
              <w:rPr>
                <w:rFonts w:ascii="Cambria Math" w:hAnsi="Cambria Math"/>
              </w:rPr>
              <m:t>∶=</m:t>
            </m:r>
          </m:e>
        </m:box>
        <m:sSup>
          <m:sSupPr>
            <m:ctrlPr>
              <w:rPr>
                <w:rFonts w:ascii="Cambria Math" w:hAnsi="Cambria Math"/>
                <w:i/>
              </w:rPr>
            </m:ctrlPr>
          </m:sSupPr>
          <m:e>
            <m:r>
              <w:rPr>
                <w:rFonts w:ascii="Cambria Math" w:hAnsi="Cambria Math"/>
              </w:rPr>
              <m:t>N</m:t>
            </m:r>
          </m:e>
          <m:sup>
            <m:r>
              <w:rPr>
                <w:rFonts w:ascii="Cambria Math" w:hAnsi="Cambria Math"/>
              </w:rPr>
              <m:t>ν</m:t>
            </m:r>
          </m:sup>
        </m:sSup>
      </m:oMath>
      <w:r w:rsidR="00550FF4" w:rsidRPr="000A28AB">
        <w:t>.</w:t>
      </w:r>
    </w:p>
    <w:p w14:paraId="74395BB1" w14:textId="77777777" w:rsidR="007A7F01" w:rsidRPr="000A28AB" w:rsidRDefault="007A7F01" w:rsidP="00550FF4">
      <w:r w:rsidRPr="000A28AB">
        <w:t xml:space="preserve">We can describe this process with differential equations for </w:t>
      </w:r>
      <m:oMath>
        <m:r>
          <w:rPr>
            <w:rFonts w:ascii="Cambria Math" w:hAnsi="Cambria Math"/>
          </w:rPr>
          <m:t>R</m:t>
        </m:r>
      </m:oMath>
      <w:r w:rsidRPr="000A28AB">
        <w:t xml:space="preserve"> and </w:t>
      </w:r>
      <m:oMath>
        <m:r>
          <w:rPr>
            <w:rFonts w:ascii="Cambria Math" w:hAnsi="Cambria Math"/>
          </w:rPr>
          <m:t>N</m:t>
        </m:r>
      </m:oMath>
      <w:r w:rsidRPr="000A28AB">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5812"/>
        <w:gridCol w:w="1468"/>
      </w:tblGrid>
      <w:tr w:rsidR="00550FF4" w:rsidRPr="000A28AB" w14:paraId="6D911A65" w14:textId="77777777" w:rsidTr="000A28AB">
        <w:tc>
          <w:tcPr>
            <w:tcW w:w="1242" w:type="dxa"/>
            <w:vAlign w:val="center"/>
          </w:tcPr>
          <w:p w14:paraId="577F82B2" w14:textId="77777777" w:rsidR="00550FF4" w:rsidRPr="000A28AB" w:rsidRDefault="00550FF4" w:rsidP="000A28AB">
            <w:pPr>
              <w:jc w:val="right"/>
            </w:pPr>
          </w:p>
        </w:tc>
        <w:tc>
          <w:tcPr>
            <w:tcW w:w="5812" w:type="dxa"/>
            <w:vAlign w:val="center"/>
          </w:tcPr>
          <w:p w14:paraId="51C5C7FF" w14:textId="1642FE38" w:rsidR="00550FF4" w:rsidRPr="000A28AB" w:rsidRDefault="00AC117E" w:rsidP="00EB3A9A">
            <w:pPr>
              <w:jc w:val="center"/>
            </w:pPr>
            <m:oMathPara>
              <m:oMath>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dR</m:t>
                            </m:r>
                          </m:num>
                          <m:den>
                            <m:r>
                              <w:rPr>
                                <w:rFonts w:ascii="Cambria Math" w:hAnsi="Cambria Math"/>
                              </w:rPr>
                              <m:t>dt</m:t>
                            </m:r>
                          </m:den>
                        </m:f>
                        <m:r>
                          <w:rPr>
                            <w:rFonts w:ascii="Cambria Math" w:hAnsi="Cambria Math"/>
                          </w:rPr>
                          <m:t>=-hR</m:t>
                        </m:r>
                        <m:sSup>
                          <m:sSupPr>
                            <m:ctrlPr>
                              <w:rPr>
                                <w:rFonts w:ascii="Cambria Math" w:hAnsi="Cambria Math"/>
                                <w:i/>
                              </w:rPr>
                            </m:ctrlPr>
                          </m:sSupPr>
                          <m:e>
                            <m:r>
                              <w:rPr>
                                <w:rFonts w:ascii="Cambria Math" w:hAnsi="Cambria Math"/>
                              </w:rPr>
                              <m:t>N</m:t>
                            </m:r>
                          </m:e>
                          <m:sup>
                            <m:r>
                              <w:rPr>
                                <w:rFonts w:ascii="Cambria Math" w:hAnsi="Cambria Math"/>
                              </w:rPr>
                              <m:t>ν</m:t>
                            </m:r>
                          </m:sup>
                        </m:sSup>
                        <w:ins w:id="613" w:author="Yoav Ram" w:date="2017-10-19T13:10:00Z">
                          <m:r>
                            <w:rPr>
                              <w:rFonts w:ascii="Cambria Math" w:hAnsi="Cambria Math"/>
                            </w:rPr>
                            <m:t xml:space="preserve"> </m:t>
                          </m:r>
                        </w:ins>
                      </m:e>
                      <m:e>
                        <m:f>
                          <m:fPr>
                            <m:ctrlPr>
                              <w:rPr>
                                <w:rFonts w:ascii="Cambria Math" w:hAnsi="Cambria Math"/>
                                <w:i/>
                              </w:rPr>
                            </m:ctrlPr>
                          </m:fPr>
                          <m:num>
                            <m:r>
                              <w:rPr>
                                <w:rFonts w:ascii="Cambria Math" w:hAnsi="Cambria Math"/>
                              </w:rPr>
                              <m:t>dN</m:t>
                            </m:r>
                          </m:num>
                          <m:den>
                            <m:r>
                              <w:rPr>
                                <w:rFonts w:ascii="Cambria Math" w:hAnsi="Cambria Math"/>
                              </w:rPr>
                              <m:t>dt</m:t>
                            </m:r>
                          </m:den>
                        </m:f>
                        <m:r>
                          <w:rPr>
                            <w:rFonts w:ascii="Cambria Math" w:hAnsi="Cambria Math"/>
                          </w:rPr>
                          <m:t>=ϵhRN</m:t>
                        </m:r>
                        <w:ins w:id="614" w:author="Yoav Ram" w:date="2017-10-19T13:10:00Z">
                          <m:r>
                            <w:rPr>
                              <w:rFonts w:ascii="Cambria Math" w:hAnsi="Cambria Math"/>
                            </w:rPr>
                            <m:t>,</m:t>
                          </m:r>
                        </w:ins>
                      </m:e>
                    </m:eqArr>
                  </m:e>
                </m:d>
                <w:del w:id="615" w:author="Yoav Ram" w:date="2017-10-19T13:10:00Z">
                  <m:r>
                    <m:rPr>
                      <m:sty m:val="p"/>
                    </m:rPr>
                    <w:rPr>
                      <w:rFonts w:ascii="Cambria Math" w:hAnsi="Cambria Math"/>
                    </w:rPr>
                    <m:t>,</m:t>
                  </m:r>
                </w:del>
              </m:oMath>
            </m:oMathPara>
          </w:p>
        </w:tc>
        <w:tc>
          <w:tcPr>
            <w:tcW w:w="1468" w:type="dxa"/>
            <w:vAlign w:val="center"/>
          </w:tcPr>
          <w:p w14:paraId="2B96599B" w14:textId="77777777" w:rsidR="00550FF4" w:rsidRPr="000A28AB" w:rsidRDefault="00550FF4" w:rsidP="00550FF4">
            <w:pPr>
              <w:jc w:val="right"/>
            </w:pPr>
            <w:r w:rsidRPr="000A28AB">
              <w:t>[A1a]</w:t>
            </w:r>
          </w:p>
          <w:p w14:paraId="41F84C3A" w14:textId="77777777" w:rsidR="00550FF4" w:rsidRPr="000A28AB" w:rsidRDefault="00550FF4" w:rsidP="00550FF4">
            <w:pPr>
              <w:jc w:val="right"/>
            </w:pPr>
            <w:r w:rsidRPr="000A28AB">
              <w:t>[A1b]</w:t>
            </w:r>
          </w:p>
        </w:tc>
      </w:tr>
    </w:tbl>
    <w:p w14:paraId="72AE7FE9" w14:textId="77777777" w:rsidR="00550FF4" w:rsidRPr="000A28AB" w:rsidRDefault="00550FF4" w:rsidP="00550FF4">
      <w:pPr>
        <w:ind w:firstLine="0"/>
      </w:pPr>
      <w:r w:rsidRPr="000A28AB">
        <w:t xml:space="preserve">These equations can be converted to equations in </w:t>
      </w:r>
      <m:oMath>
        <m:r>
          <w:rPr>
            <w:rFonts w:ascii="Cambria Math" w:hAnsi="Cambria Math"/>
          </w:rPr>
          <m:t>R</m:t>
        </m:r>
      </m:oMath>
      <w:r w:rsidRPr="000A28AB">
        <w:t xml:space="preserve"> and </w:t>
      </w:r>
      <m:oMath>
        <m:r>
          <w:rPr>
            <w:rFonts w:ascii="Cambria Math" w:hAnsi="Cambria Math"/>
          </w:rPr>
          <m:t>Y</m:t>
        </m:r>
      </m:oMath>
      <w:r w:rsidRPr="000A28AB">
        <w:t>:</w:t>
      </w:r>
    </w:p>
    <w:p w14:paraId="2B6E0B27" w14:textId="77777777" w:rsidR="00550FF4" w:rsidRPr="000A28AB" w:rsidRDefault="00550FF4" w:rsidP="00550FF4">
      <m:oMathPara>
        <m:oMathParaPr>
          <m:jc m:val="center"/>
        </m:oMathParaPr>
        <m:oMath>
          <m:r>
            <w:rPr>
              <w:rFonts w:ascii="Cambria Math" w:hAnsi="Cambria Math"/>
            </w:rPr>
            <m:t>Y=</m:t>
          </m:r>
          <m:sSup>
            <m:sSupPr>
              <m:ctrlPr>
                <w:rPr>
                  <w:rFonts w:ascii="Cambria Math" w:hAnsi="Cambria Math"/>
                  <w:i/>
                </w:rPr>
              </m:ctrlPr>
            </m:sSupPr>
            <m:e>
              <m:r>
                <w:rPr>
                  <w:rFonts w:ascii="Cambria Math" w:hAnsi="Cambria Math"/>
                </w:rPr>
                <m:t>N</m:t>
              </m:r>
            </m:e>
            <m:sup>
              <m:r>
                <w:rPr>
                  <w:rFonts w:ascii="Cambria Math" w:hAnsi="Cambria Math"/>
                </w:rPr>
                <m:t>ν</m:t>
              </m:r>
            </m:sup>
          </m:sSup>
          <m:r>
            <w:rPr>
              <w:rFonts w:ascii="Cambria Math" w:hAnsi="Cambria Math"/>
            </w:rPr>
            <m:t>⇒</m:t>
          </m:r>
        </m:oMath>
      </m:oMathPara>
    </w:p>
    <w:p w14:paraId="37AE943C" w14:textId="77777777" w:rsidR="00550FF4" w:rsidRPr="000A28AB" w:rsidRDefault="00AC117E" w:rsidP="00550FF4">
      <w:pPr>
        <w:ind w:firstLine="0"/>
      </w:pPr>
      <m:oMathPara>
        <m:oMath>
          <m:f>
            <m:fPr>
              <m:ctrlPr>
                <w:rPr>
                  <w:rFonts w:ascii="Cambria Math" w:hAnsi="Cambria Math"/>
                  <w:i/>
                </w:rPr>
              </m:ctrlPr>
            </m:fPr>
            <m:num>
              <m:r>
                <w:rPr>
                  <w:rFonts w:ascii="Cambria Math" w:hAnsi="Cambria Math"/>
                </w:rPr>
                <m:t>dY</m:t>
              </m:r>
            </m:num>
            <m:den>
              <m:r>
                <w:rPr>
                  <w:rFonts w:ascii="Cambria Math" w:hAnsi="Cambria Math"/>
                </w:rPr>
                <m:t>dt</m:t>
              </m:r>
            </m:den>
          </m:f>
          <m:r>
            <w:rPr>
              <w:rFonts w:ascii="Cambria Math" w:hAnsi="Cambria Math"/>
            </w:rPr>
            <m:t>=ν</m:t>
          </m:r>
          <m:sSup>
            <m:sSupPr>
              <m:ctrlPr>
                <w:rPr>
                  <w:rFonts w:ascii="Cambria Math" w:hAnsi="Cambria Math"/>
                  <w:i/>
                </w:rPr>
              </m:ctrlPr>
            </m:sSupPr>
            <m:e>
              <m:r>
                <w:rPr>
                  <w:rFonts w:ascii="Cambria Math" w:hAnsi="Cambria Math"/>
                </w:rPr>
                <m:t>N</m:t>
              </m:r>
            </m:e>
            <m:sup>
              <m:r>
                <w:rPr>
                  <w:rFonts w:ascii="Cambria Math" w:hAnsi="Cambria Math"/>
                </w:rPr>
                <m:t>ν-1</m:t>
              </m:r>
            </m:sup>
          </m:sSup>
          <m:f>
            <m:fPr>
              <m:ctrlPr>
                <w:rPr>
                  <w:rFonts w:ascii="Cambria Math" w:hAnsi="Cambria Math"/>
                  <w:i/>
                </w:rPr>
              </m:ctrlPr>
            </m:fPr>
            <m:num>
              <m:r>
                <w:rPr>
                  <w:rFonts w:ascii="Cambria Math" w:hAnsi="Cambria Math"/>
                </w:rPr>
                <m:t>dN</m:t>
              </m:r>
            </m:num>
            <m:den>
              <m:r>
                <w:rPr>
                  <w:rFonts w:ascii="Cambria Math" w:hAnsi="Cambria Math"/>
                </w:rPr>
                <m:t>dt</m:t>
              </m:r>
            </m:den>
          </m:f>
          <m:r>
            <w:rPr>
              <w:rFonts w:ascii="Cambria Math" w:hAnsi="Cambria Math"/>
            </w:rPr>
            <m:t>=</m:t>
          </m:r>
        </m:oMath>
      </m:oMathPara>
    </w:p>
    <w:p w14:paraId="3F799D0F" w14:textId="77777777" w:rsidR="00550FF4" w:rsidRPr="000A28AB" w:rsidRDefault="00550FF4" w:rsidP="00550FF4">
      <w:pPr>
        <w:ind w:firstLine="0"/>
        <w:jc w:val="center"/>
      </w:pPr>
      <m:oMath>
        <m:r>
          <w:rPr>
            <w:rFonts w:ascii="Cambria Math" w:hAnsi="Cambria Math"/>
          </w:rPr>
          <m:t>ν</m:t>
        </m:r>
        <m:sSup>
          <m:sSupPr>
            <m:ctrlPr>
              <w:rPr>
                <w:rFonts w:ascii="Cambria Math" w:hAnsi="Cambria Math"/>
                <w:i/>
              </w:rPr>
            </m:ctrlPr>
          </m:sSupPr>
          <m:e>
            <m:r>
              <w:rPr>
                <w:rFonts w:ascii="Cambria Math" w:hAnsi="Cambria Math"/>
              </w:rPr>
              <m:t>N</m:t>
            </m:r>
          </m:e>
          <m:sup>
            <m:r>
              <w:rPr>
                <w:rFonts w:ascii="Cambria Math" w:hAnsi="Cambria Math"/>
              </w:rPr>
              <m:t>ν-1</m:t>
            </m:r>
          </m:sup>
        </m:sSup>
        <m:r>
          <w:rPr>
            <w:rFonts w:ascii="Cambria Math" w:hAnsi="Cambria Math"/>
          </w:rPr>
          <m:t>⋅ϵhRN=νϵhR</m:t>
        </m:r>
        <m:sSup>
          <m:sSupPr>
            <m:ctrlPr>
              <w:rPr>
                <w:rFonts w:ascii="Cambria Math" w:hAnsi="Cambria Math"/>
                <w:i/>
              </w:rPr>
            </m:ctrlPr>
          </m:sSupPr>
          <m:e>
            <m:r>
              <w:rPr>
                <w:rFonts w:ascii="Cambria Math" w:hAnsi="Cambria Math"/>
              </w:rPr>
              <m:t>N</m:t>
            </m:r>
          </m:e>
          <m:sup>
            <m:r>
              <w:rPr>
                <w:rFonts w:ascii="Cambria Math" w:hAnsi="Cambria Math"/>
              </w:rPr>
              <m:t>ν</m:t>
            </m:r>
          </m:sup>
        </m:sSup>
      </m:oMath>
      <w:r w:rsidRPr="000A28AB">
        <w:t>,</w:t>
      </w:r>
    </w:p>
    <w:p w14:paraId="378B2B6E" w14:textId="77777777" w:rsidR="00550FF4" w:rsidRPr="000A28AB" w:rsidRDefault="00550FF4" w:rsidP="00550FF4">
      <w:pPr>
        <w:ind w:firstLine="0"/>
      </w:pPr>
      <w:r w:rsidRPr="000A28AB">
        <w:t>which yields</w:t>
      </w:r>
      <w:del w:id="616" w:author="Yoav Ram" w:date="2017-10-19T13:10:00Z">
        <w:r w:rsidRPr="000A28AB" w:rsidDel="00EB3A9A">
          <w:delText>:</w:delText>
        </w:r>
      </w:del>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5812"/>
        <w:gridCol w:w="1468"/>
      </w:tblGrid>
      <w:tr w:rsidR="007A7F01" w:rsidRPr="000A28AB" w14:paraId="7DA75823" w14:textId="77777777" w:rsidTr="00B57EC6">
        <w:tc>
          <w:tcPr>
            <w:tcW w:w="1242" w:type="dxa"/>
            <w:vAlign w:val="center"/>
          </w:tcPr>
          <w:p w14:paraId="710DF2C6" w14:textId="77777777" w:rsidR="007A7F01" w:rsidRPr="000A28AB" w:rsidRDefault="007A7F01">
            <w:pPr>
              <w:jc w:val="right"/>
            </w:pPr>
          </w:p>
        </w:tc>
        <w:tc>
          <w:tcPr>
            <w:tcW w:w="5812" w:type="dxa"/>
            <w:vAlign w:val="center"/>
          </w:tcPr>
          <w:p w14:paraId="3F2791A3" w14:textId="5AB6A8F9" w:rsidR="007A7F01" w:rsidRPr="000A28AB" w:rsidRDefault="00AC117E" w:rsidP="00EB3A9A">
            <w:pPr>
              <w:jc w:val="center"/>
            </w:pPr>
            <m:oMathPara>
              <m:oMath>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dR</m:t>
                            </m:r>
                          </m:num>
                          <m:den>
                            <m:r>
                              <w:rPr>
                                <w:rFonts w:ascii="Cambria Math" w:hAnsi="Cambria Math"/>
                              </w:rPr>
                              <m:t>dt</m:t>
                            </m:r>
                          </m:den>
                        </m:f>
                        <m:r>
                          <w:rPr>
                            <w:rFonts w:ascii="Cambria Math" w:hAnsi="Cambria Math"/>
                          </w:rPr>
                          <m:t>=-hRY</m:t>
                        </m:r>
                        <w:ins w:id="617" w:author="Yoav Ram" w:date="2017-10-19T13:10:00Z">
                          <m:r>
                            <w:rPr>
                              <w:rFonts w:ascii="Cambria Math" w:hAnsi="Cambria Math"/>
                            </w:rPr>
                            <m:t xml:space="preserve"> </m:t>
                          </m:r>
                        </w:ins>
                      </m:e>
                      <m:e>
                        <m:f>
                          <m:fPr>
                            <m:ctrlPr>
                              <w:rPr>
                                <w:rFonts w:ascii="Cambria Math" w:hAnsi="Cambria Math"/>
                                <w:i/>
                              </w:rPr>
                            </m:ctrlPr>
                          </m:fPr>
                          <m:num>
                            <m:r>
                              <w:rPr>
                                <w:rFonts w:ascii="Cambria Math" w:hAnsi="Cambria Math"/>
                              </w:rPr>
                              <m:t>dY</m:t>
                            </m:r>
                          </m:num>
                          <m:den>
                            <m:r>
                              <w:rPr>
                                <w:rFonts w:ascii="Cambria Math" w:hAnsi="Cambria Math"/>
                              </w:rPr>
                              <m:t>dt</m:t>
                            </m:r>
                          </m:den>
                        </m:f>
                        <m:r>
                          <w:rPr>
                            <w:rFonts w:ascii="Cambria Math" w:hAnsi="Cambria Math"/>
                          </w:rPr>
                          <m:t>=μhRY</m:t>
                        </m:r>
                        <w:ins w:id="618" w:author="Yoav Ram" w:date="2017-10-19T13:10:00Z">
                          <m:r>
                            <w:rPr>
                              <w:rFonts w:ascii="Cambria Math" w:hAnsi="Cambria Math"/>
                            </w:rPr>
                            <m:t>.</m:t>
                          </m:r>
                        </w:ins>
                      </m:e>
                    </m:eqArr>
                  </m:e>
                </m:d>
                <w:del w:id="619" w:author="Yoav Ram" w:date="2017-10-19T13:10:00Z">
                  <m:r>
                    <m:rPr>
                      <m:sty m:val="p"/>
                    </m:rPr>
                    <w:rPr>
                      <w:rFonts w:ascii="Cambria Math" w:hAnsi="Cambria Math"/>
                    </w:rPr>
                    <m:t>.</m:t>
                  </m:r>
                </w:del>
              </m:oMath>
            </m:oMathPara>
          </w:p>
        </w:tc>
        <w:tc>
          <w:tcPr>
            <w:tcW w:w="1468" w:type="dxa"/>
            <w:vAlign w:val="center"/>
          </w:tcPr>
          <w:p w14:paraId="6C0AEFDB" w14:textId="77777777" w:rsidR="007A7F01" w:rsidRPr="000A28AB" w:rsidRDefault="007A7F01" w:rsidP="00550FF4">
            <w:pPr>
              <w:jc w:val="right"/>
            </w:pPr>
            <w:r w:rsidRPr="000A28AB">
              <w:t>[A</w:t>
            </w:r>
            <w:r w:rsidR="00550FF4" w:rsidRPr="000A28AB">
              <w:t>2</w:t>
            </w:r>
            <w:r w:rsidRPr="000A28AB">
              <w:t>a]</w:t>
            </w:r>
          </w:p>
          <w:p w14:paraId="7AA095FF" w14:textId="77777777" w:rsidR="007A7F01" w:rsidRPr="000A28AB" w:rsidRDefault="007A7F01" w:rsidP="00550FF4">
            <w:pPr>
              <w:jc w:val="right"/>
            </w:pPr>
            <w:r w:rsidRPr="000A28AB">
              <w:t>[A</w:t>
            </w:r>
            <w:r w:rsidR="00550FF4" w:rsidRPr="000A28AB">
              <w:t>2</w:t>
            </w:r>
            <w:r w:rsidRPr="000A28AB">
              <w:t>b]</w:t>
            </w:r>
          </w:p>
        </w:tc>
      </w:tr>
    </w:tbl>
    <w:p w14:paraId="17ED2456" w14:textId="77777777" w:rsidR="00550FF4" w:rsidRPr="000A28AB" w:rsidRDefault="007A7F01" w:rsidP="00550FF4">
      <w:pPr>
        <w:ind w:firstLine="0"/>
      </w:pPr>
      <w:r w:rsidRPr="000A28AB">
        <w:t xml:space="preserve">with </w:t>
      </w:r>
      <m:oMath>
        <m:r>
          <w:rPr>
            <w:rFonts w:ascii="Cambria Math" w:hAnsi="Cambria Math"/>
          </w:rPr>
          <m:t>μ=ϵν</m:t>
        </m:r>
      </m:oMath>
      <w:r w:rsidRPr="000A28AB">
        <w:t xml:space="preserve">. </w:t>
      </w:r>
    </w:p>
    <w:p w14:paraId="7F97C730" w14:textId="4A98CEB5" w:rsidR="007A7F01" w:rsidRPr="000A28AB" w:rsidRDefault="007A7F01" w:rsidP="00DF6B35">
      <w:r w:rsidRPr="000A28AB">
        <w:t xml:space="preserve">To solve this system, we use a conservation law approach by setting </w:t>
      </w:r>
      <m:oMath>
        <m:r>
          <w:rPr>
            <w:rFonts w:ascii="Cambria Math" w:hAnsi="Cambria Math"/>
          </w:rPr>
          <m:t>M=μR+Y</m:t>
        </m:r>
      </m:oMath>
      <w:r w:rsidRPr="000A28AB">
        <w:fldChar w:fldCharType="begin" w:fldLock="1"/>
      </w:r>
      <w:r w:rsidR="00DF6B35">
        <w:instrText>ADDIN CSL_CITATION { "citationItems" : [ { "id" : "ITEM-1", "itemData" : { "DOI" : "10.1016/S0304-3800(00)00272-6", "ISBN" : "0304-3800", "ISSN" : "03043800", "abstract" : "Based on the law of mass action (and its microscopic foundation) and mass conservation, we present here a method to derive consistent dynamic models for the time evolution of systems with an arbitrary number of species. Equations are derived through a mechanistic description, ensuring that all parameters have ecological meaning. After discussing the biological mechanisms associated to the logistic and Lotka-Volterra equations, we show how to derive general models for trophic chains, including the effects of internal states at fast time scales. We show that conformity with the mass action law leads to different functional forms for the Lotka-Volterra and trophic chain models. We use mass conservation to recover the concept of carrying capacity for an arbitrary food chain.", "author" : [ { "dropping-particle" : "", "family" : "Dilao", "given" : "Rui", "non-dropping-particle" : "", "parse-names" : false, "suffix" : "" }, { "dropping-particle" : "", "family" : "Domingos", "given" : "Tiago", "non-dropping-particle" : "", "parse-names" : false, "suffix" : "" } ], "container-title" : "Ecological Modelling", "id" : "ITEM-1", "issue" : "3", "issued" : { "date-parts" : [ [ "1999" ] ] }, "page" : "20", "title" : "A General Approach to the Modelling of Trophic Chains", "type" : "article-journal", "volume" : "132" }, "uris" : [ "http://www.mendeley.com/documents/?uuid=f0ed3bc5-5679-4da3-b7ff-ace6180b730e" ] } ], "mendeley" : { "formattedCitation" : "&lt;sup&gt;33&lt;/sup&gt;", "plainTextFormattedCitation" : "33", "previouslyFormattedCitation" : "&lt;sup&gt;32&lt;/sup&gt;" }, "properties" : { "noteIndex" : 0 }, "schema" : "https://github.com/citation-style-language/schema/raw/master/csl-citation.json" }</w:instrText>
      </w:r>
      <w:r w:rsidRPr="000A28AB">
        <w:fldChar w:fldCharType="separate"/>
      </w:r>
      <w:r w:rsidR="00DF6B35" w:rsidRPr="00DF6B35">
        <w:rPr>
          <w:noProof/>
          <w:vertAlign w:val="superscript"/>
        </w:rPr>
        <w:t>33</w:t>
      </w:r>
      <w:r w:rsidRPr="000A28AB">
        <w:fldChar w:fldCharType="end"/>
      </w:r>
      <w:r w:rsidRPr="000A28AB">
        <w:t xml:space="preserve">. We find that </w:t>
      </w:r>
      <w:r w:rsidRPr="000A28AB">
        <w:rPr>
          <w:i/>
          <w:iCs/>
        </w:rPr>
        <w:t>M</w:t>
      </w:r>
      <w:r w:rsidRPr="000A28AB">
        <w:t xml:space="preserve"> is constant</w:t>
      </w:r>
      <w:del w:id="620" w:author="Yoav Ram" w:date="2017-10-19T13:10:00Z">
        <w:r w:rsidRPr="000A28AB" w:rsidDel="00EB3A9A">
          <w:delText>:</w:delText>
        </w:r>
      </w:del>
    </w:p>
    <w:p w14:paraId="7CC1755E" w14:textId="77777777" w:rsidR="007A7F01" w:rsidRPr="000A28AB" w:rsidRDefault="00AC117E">
      <w:pPr>
        <w:tabs>
          <w:tab w:val="left" w:pos="1803"/>
          <w:tab w:val="center" w:pos="4153"/>
        </w:tabs>
        <w:jc w:val="center"/>
      </w:pPr>
      <m:oMath>
        <m:f>
          <m:fPr>
            <m:ctrlPr>
              <w:rPr>
                <w:rFonts w:ascii="Cambria Math" w:hAnsi="Cambria Math"/>
                <w:i/>
              </w:rPr>
            </m:ctrlPr>
          </m:fPr>
          <m:num>
            <m:r>
              <w:rPr>
                <w:rFonts w:ascii="Cambria Math" w:hAnsi="Cambria Math"/>
              </w:rPr>
              <m:t>dM</m:t>
            </m:r>
          </m:num>
          <m:den>
            <m:r>
              <w:rPr>
                <w:rFonts w:ascii="Cambria Math" w:hAnsi="Cambria Math"/>
              </w:rPr>
              <m:t>dt</m:t>
            </m:r>
          </m:den>
        </m:f>
        <m:r>
          <w:rPr>
            <w:rFonts w:ascii="Cambria Math" w:hAnsi="Cambria Math"/>
          </w:rPr>
          <m:t>=μ</m:t>
        </m:r>
        <m:f>
          <m:fPr>
            <m:ctrlPr>
              <w:rPr>
                <w:rFonts w:ascii="Cambria Math" w:hAnsi="Cambria Math"/>
                <w:i/>
              </w:rPr>
            </m:ctrlPr>
          </m:fPr>
          <m:num>
            <m:r>
              <w:rPr>
                <w:rFonts w:ascii="Cambria Math" w:hAnsi="Cambria Math"/>
              </w:rPr>
              <m:t>dR</m:t>
            </m:r>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dY</m:t>
            </m:r>
          </m:num>
          <m:den>
            <m:r>
              <w:rPr>
                <w:rFonts w:ascii="Cambria Math" w:hAnsi="Cambria Math"/>
              </w:rPr>
              <m:t>dt</m:t>
            </m:r>
          </m:den>
        </m:f>
        <m:r>
          <w:rPr>
            <w:rFonts w:ascii="Cambria Math" w:hAnsi="Cambria Math"/>
          </w:rPr>
          <m:t>≡0</m:t>
        </m:r>
      </m:oMath>
      <w:r w:rsidR="007A7F01" w:rsidRPr="000A28AB">
        <w:t>,</w:t>
      </w:r>
    </w:p>
    <w:p w14:paraId="24C09DF2" w14:textId="4EEF2ED6" w:rsidR="007A7F01" w:rsidRPr="000A28AB" w:rsidRDefault="007A7F01" w:rsidP="00EB3A9A">
      <w:pPr>
        <w:ind w:firstLine="0"/>
      </w:pPr>
      <w:r w:rsidRPr="000A28AB">
        <w:t xml:space="preserve">and </w:t>
      </w:r>
      <w:del w:id="621" w:author="Yoav Ram" w:date="2017-10-19T13:10:00Z">
        <w:r w:rsidRPr="000A28AB" w:rsidDel="00EB3A9A">
          <w:delText xml:space="preserve">so </w:delText>
        </w:r>
      </w:del>
      <w:r w:rsidRPr="000A28AB">
        <w:t xml:space="preserve">we can substitute </w:t>
      </w:r>
      <m:oMath>
        <m:r>
          <w:rPr>
            <w:rFonts w:ascii="Cambria Math" w:hAnsi="Cambria Math"/>
          </w:rPr>
          <m:t>μR=M-Y</m:t>
        </m:r>
      </m:oMath>
      <w:r w:rsidRPr="000A28AB">
        <w:t xml:space="preserve"> in eq. A</w:t>
      </w:r>
      <w:r w:rsidR="00ED69AB" w:rsidRPr="000A28AB">
        <w:t>2</w:t>
      </w:r>
      <w:r w:rsidRPr="000A28AB">
        <w:t>b</w:t>
      </w:r>
      <w:ins w:id="622" w:author="Yoav Ram" w:date="2017-10-19T13:10:00Z">
        <w:r w:rsidR="00EB3A9A">
          <w:t xml:space="preserve"> to get</w:t>
        </w:r>
      </w:ins>
      <w:del w:id="623" w:author="Yoav Ram" w:date="2017-10-19T13:10:00Z">
        <w:r w:rsidRPr="000A28AB" w:rsidDel="00EB3A9A">
          <w:delText>:</w:delText>
        </w:r>
      </w:del>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103"/>
        <w:gridCol w:w="1468"/>
      </w:tblGrid>
      <w:tr w:rsidR="007A7F01" w:rsidRPr="000A28AB" w14:paraId="714B6DEC" w14:textId="77777777" w:rsidTr="00B57EC6">
        <w:tc>
          <w:tcPr>
            <w:tcW w:w="1951" w:type="dxa"/>
            <w:vAlign w:val="center"/>
          </w:tcPr>
          <w:p w14:paraId="0C781E11" w14:textId="77777777" w:rsidR="007A7F01" w:rsidRPr="000A28AB" w:rsidRDefault="007A7F01">
            <w:pPr>
              <w:jc w:val="right"/>
            </w:pPr>
          </w:p>
        </w:tc>
        <w:tc>
          <w:tcPr>
            <w:tcW w:w="5103" w:type="dxa"/>
            <w:vAlign w:val="center"/>
          </w:tcPr>
          <w:p w14:paraId="77261AC9" w14:textId="77777777" w:rsidR="007A7F01" w:rsidRPr="000A28AB" w:rsidRDefault="00AC117E">
            <w:pPr>
              <w:jc w:val="center"/>
            </w:pPr>
            <m:oMath>
              <m:f>
                <m:fPr>
                  <m:ctrlPr>
                    <w:rPr>
                      <w:rFonts w:ascii="Cambria Math" w:hAnsi="Cambria Math"/>
                      <w:i/>
                    </w:rPr>
                  </m:ctrlPr>
                </m:fPr>
                <m:num>
                  <m:r>
                    <w:rPr>
                      <w:rFonts w:ascii="Cambria Math" w:hAnsi="Cambria Math"/>
                    </w:rPr>
                    <m:t>dY</m:t>
                  </m:r>
                </m:num>
                <m:den>
                  <m:r>
                    <w:rPr>
                      <w:rFonts w:ascii="Cambria Math" w:hAnsi="Cambria Math"/>
                    </w:rPr>
                    <m:t>dt</m:t>
                  </m:r>
                </m:den>
              </m:f>
              <m:r>
                <w:rPr>
                  <w:rFonts w:ascii="Cambria Math" w:hAnsi="Cambria Math"/>
                </w:rPr>
                <m:t>=hY</m:t>
              </m:r>
              <m:d>
                <m:dPr>
                  <m:ctrlPr>
                    <w:rPr>
                      <w:rFonts w:ascii="Cambria Math" w:hAnsi="Cambria Math"/>
                      <w:i/>
                    </w:rPr>
                  </m:ctrlPr>
                </m:dPr>
                <m:e>
                  <m:r>
                    <w:rPr>
                      <w:rFonts w:ascii="Cambria Math" w:hAnsi="Cambria Math"/>
                    </w:rPr>
                    <m:t>M-Y</m:t>
                  </m:r>
                </m:e>
              </m:d>
              <m:r>
                <w:rPr>
                  <w:rFonts w:ascii="Cambria Math" w:hAnsi="Cambria Math"/>
                </w:rPr>
                <m:t>=hMY</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Y</m:t>
                      </m:r>
                    </m:num>
                    <m:den>
                      <m:r>
                        <w:rPr>
                          <w:rFonts w:ascii="Cambria Math" w:hAnsi="Cambria Math"/>
                        </w:rPr>
                        <m:t>M</m:t>
                      </m:r>
                    </m:den>
                  </m:f>
                </m:e>
              </m:d>
            </m:oMath>
            <w:r w:rsidR="007A7F01" w:rsidRPr="000A28AB">
              <w:t>.</w:t>
            </w:r>
          </w:p>
        </w:tc>
        <w:tc>
          <w:tcPr>
            <w:tcW w:w="1468" w:type="dxa"/>
            <w:vAlign w:val="center"/>
          </w:tcPr>
          <w:p w14:paraId="0BDE7C18" w14:textId="77777777" w:rsidR="007A7F01" w:rsidRPr="000A28AB" w:rsidRDefault="007A7F01">
            <w:pPr>
              <w:jc w:val="right"/>
            </w:pPr>
            <w:r w:rsidRPr="000A28AB">
              <w:t>[A3]</w:t>
            </w:r>
          </w:p>
        </w:tc>
      </w:tr>
    </w:tbl>
    <w:p w14:paraId="75C4E254" w14:textId="77777777" w:rsidR="007A7F01" w:rsidRPr="000A28AB" w:rsidRDefault="007A7F01">
      <w:pPr>
        <w:ind w:firstLine="0"/>
        <w:pPrChange w:id="624" w:author="Yoav Ram" w:date="2017-10-19T13:10:00Z">
          <w:pPr/>
        </w:pPrChange>
      </w:pPr>
      <w:r w:rsidRPr="000A28AB">
        <w:lastRenderedPageBreak/>
        <w:t xml:space="preserve">Substituting again </w:t>
      </w:r>
      <m:oMath>
        <m:sSup>
          <m:sSupPr>
            <m:ctrlPr>
              <w:rPr>
                <w:rFonts w:ascii="Cambria Math" w:hAnsi="Cambria Math"/>
                <w:i/>
              </w:rPr>
            </m:ctrlPr>
          </m:sSupPr>
          <m:e>
            <m:r>
              <w:rPr>
                <w:rFonts w:ascii="Cambria Math" w:hAnsi="Cambria Math"/>
              </w:rPr>
              <m:t>N</m:t>
            </m:r>
          </m:e>
          <m:sup>
            <m:r>
              <w:rPr>
                <w:rFonts w:ascii="Cambria Math" w:hAnsi="Cambria Math"/>
              </w:rPr>
              <m:t>ν</m:t>
            </m:r>
          </m:sup>
        </m:sSup>
        <m:r>
          <w:rPr>
            <w:rFonts w:ascii="Cambria Math" w:hAnsi="Cambria Math"/>
          </w:rPr>
          <m:t>=Y,</m:t>
        </m:r>
        <m:f>
          <m:fPr>
            <m:ctrlPr>
              <w:rPr>
                <w:rFonts w:ascii="Cambria Math" w:hAnsi="Cambria Math"/>
                <w:i/>
              </w:rPr>
            </m:ctrlPr>
          </m:fPr>
          <m:num>
            <m:r>
              <w:rPr>
                <w:rFonts w:ascii="Cambria Math" w:hAnsi="Cambria Math"/>
              </w:rPr>
              <m:t>dY</m:t>
            </m:r>
          </m:num>
          <m:den>
            <m:r>
              <w:rPr>
                <w:rFonts w:ascii="Cambria Math" w:hAnsi="Cambria Math"/>
              </w:rPr>
              <m:t>dt</m:t>
            </m:r>
          </m:den>
        </m:f>
        <m:r>
          <w:rPr>
            <w:rFonts w:ascii="Cambria Math" w:hAnsi="Cambria Math"/>
          </w:rPr>
          <m:t>=ν</m:t>
        </m:r>
        <m:sSup>
          <m:sSupPr>
            <m:ctrlPr>
              <w:rPr>
                <w:rFonts w:ascii="Cambria Math" w:hAnsi="Cambria Math"/>
                <w:i/>
              </w:rPr>
            </m:ctrlPr>
          </m:sSupPr>
          <m:e>
            <m:r>
              <w:rPr>
                <w:rFonts w:ascii="Cambria Math" w:hAnsi="Cambria Math"/>
              </w:rPr>
              <m:t>N</m:t>
            </m:r>
          </m:e>
          <m:sup>
            <m:r>
              <w:rPr>
                <w:rFonts w:ascii="Cambria Math" w:hAnsi="Cambria Math"/>
              </w:rPr>
              <m:t>ν-1</m:t>
            </m:r>
          </m:sup>
        </m:sSup>
        <m:f>
          <m:fPr>
            <m:ctrlPr>
              <w:rPr>
                <w:rFonts w:ascii="Cambria Math" w:hAnsi="Cambria Math"/>
                <w:i/>
              </w:rPr>
            </m:ctrlPr>
          </m:fPr>
          <m:num>
            <m:r>
              <w:rPr>
                <w:rFonts w:ascii="Cambria Math" w:hAnsi="Cambria Math"/>
              </w:rPr>
              <m:t>dN</m:t>
            </m:r>
          </m:num>
          <m:den>
            <m:r>
              <w:rPr>
                <w:rFonts w:ascii="Cambria Math" w:hAnsi="Cambria Math"/>
              </w:rPr>
              <m:t>dt</m:t>
            </m:r>
          </m:den>
        </m:f>
      </m:oMath>
      <w:r w:rsidRPr="000A28AB">
        <w:t xml:space="preserve">, and defining </w:t>
      </w:r>
      <m:oMath>
        <m:r>
          <w:rPr>
            <w:rFonts w:ascii="Cambria Math" w:hAnsi="Cambria Math"/>
          </w:rPr>
          <m:t>K=</m:t>
        </m:r>
        <m:sSup>
          <m:sSupPr>
            <m:ctrlPr>
              <w:rPr>
                <w:rFonts w:ascii="Cambria Math" w:hAnsi="Cambria Math"/>
                <w:i/>
              </w:rPr>
            </m:ctrlPr>
          </m:sSupPr>
          <m:e>
            <m:r>
              <w:rPr>
                <w:rFonts w:ascii="Cambria Math" w:hAnsi="Cambria Math"/>
              </w:rPr>
              <m:t>M</m:t>
            </m:r>
          </m:e>
          <m:sup>
            <m:f>
              <m:fPr>
                <m:ctrlPr>
                  <w:rPr>
                    <w:rFonts w:ascii="Cambria Math" w:hAnsi="Cambria Math"/>
                    <w:i/>
                  </w:rPr>
                </m:ctrlPr>
              </m:fPr>
              <m:num>
                <m:r>
                  <w:rPr>
                    <w:rFonts w:ascii="Cambria Math" w:hAnsi="Cambria Math"/>
                  </w:rPr>
                  <m:t>1</m:t>
                </m:r>
              </m:num>
              <m:den>
                <m:r>
                  <w:rPr>
                    <w:rFonts w:ascii="Cambria Math" w:hAnsi="Cambria Math"/>
                  </w:rPr>
                  <m:t>ν</m:t>
                </m:r>
              </m:den>
            </m:f>
          </m:sup>
        </m:sSup>
        <m:r>
          <w:rPr>
            <w:rFonts w:ascii="Cambria Math" w:hAnsi="Cambria Math"/>
          </w:rPr>
          <m:t>, r=</m:t>
        </m:r>
        <m:f>
          <m:fPr>
            <m:ctrlPr>
              <w:rPr>
                <w:rFonts w:ascii="Cambria Math" w:hAnsi="Cambria Math"/>
                <w:i/>
              </w:rPr>
            </m:ctrlPr>
          </m:fPr>
          <m:num>
            <m:r>
              <w:rPr>
                <w:rFonts w:ascii="Cambria Math" w:hAnsi="Cambria Math"/>
              </w:rPr>
              <m:t>h</m:t>
            </m:r>
          </m:num>
          <m:den>
            <m:r>
              <w:rPr>
                <w:rFonts w:ascii="Cambria Math" w:hAnsi="Cambria Math"/>
              </w:rPr>
              <m:t>ν</m:t>
            </m:r>
          </m:den>
        </m:f>
        <m:sSup>
          <m:sSupPr>
            <m:ctrlPr>
              <w:rPr>
                <w:rFonts w:ascii="Cambria Math" w:hAnsi="Cambria Math"/>
                <w:i/>
              </w:rPr>
            </m:ctrlPr>
          </m:sSupPr>
          <m:e>
            <m:r>
              <w:rPr>
                <w:rFonts w:ascii="Cambria Math" w:hAnsi="Cambria Math"/>
              </w:rPr>
              <m:t>K</m:t>
            </m:r>
          </m:e>
          <m:sup>
            <m:r>
              <w:rPr>
                <w:rFonts w:ascii="Cambria Math" w:hAnsi="Cambria Math"/>
              </w:rPr>
              <m:t>ν</m:t>
            </m:r>
          </m:sup>
        </m:sSup>
      </m:oMath>
      <w:r w:rsidRPr="000A28AB">
        <w:t>, we get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103"/>
        <w:gridCol w:w="1468"/>
      </w:tblGrid>
      <w:tr w:rsidR="007A7F01" w:rsidRPr="000A28AB" w14:paraId="2AFB880E" w14:textId="77777777" w:rsidTr="00B57EC6">
        <w:tc>
          <w:tcPr>
            <w:tcW w:w="1951" w:type="dxa"/>
            <w:vAlign w:val="center"/>
          </w:tcPr>
          <w:p w14:paraId="1D2BAA6D" w14:textId="77777777" w:rsidR="007A7F01" w:rsidRPr="000A28AB" w:rsidRDefault="007A7F01">
            <w:pPr>
              <w:jc w:val="right"/>
            </w:pPr>
          </w:p>
        </w:tc>
        <w:tc>
          <w:tcPr>
            <w:tcW w:w="5103" w:type="dxa"/>
            <w:vAlign w:val="center"/>
          </w:tcPr>
          <w:p w14:paraId="2F35DF75" w14:textId="77777777" w:rsidR="007A7F01" w:rsidRPr="000A28AB" w:rsidRDefault="00AC117E">
            <w:pPr>
              <w:jc w:val="center"/>
            </w:pPr>
            <m:oMath>
              <m:f>
                <m:fPr>
                  <m:ctrlPr>
                    <w:rPr>
                      <w:rFonts w:ascii="Cambria Math" w:hAnsi="Cambria Math"/>
                      <w:i/>
                    </w:rPr>
                  </m:ctrlPr>
                </m:fPr>
                <m:num>
                  <m:r>
                    <w:rPr>
                      <w:rFonts w:ascii="Cambria Math" w:hAnsi="Cambria Math"/>
                    </w:rPr>
                    <m:t>dN</m:t>
                  </m:r>
                </m:num>
                <m:den>
                  <m:r>
                    <w:rPr>
                      <w:rFonts w:ascii="Cambria Math" w:hAnsi="Cambria Math"/>
                    </w:rPr>
                    <m:t>dt</m:t>
                  </m:r>
                </m:den>
              </m:f>
              <m:r>
                <w:rPr>
                  <w:rFonts w:ascii="Cambria Math" w:hAnsi="Cambria Math"/>
                </w:rPr>
                <m:t>=r⋅N⋅</m:t>
              </m:r>
              <m:d>
                <m:dPr>
                  <m:ctrlPr>
                    <w:rPr>
                      <w:rFonts w:ascii="Cambria Math" w:hAnsi="Cambria Math"/>
                      <w:i/>
                    </w:rPr>
                  </m:ctrlPr>
                </m:dPr>
                <m:e>
                  <m:r>
                    <w:rPr>
                      <w:rFonts w:ascii="Cambria Math" w:hAnsi="Cambria Math"/>
                    </w:rPr>
                    <m:t>1-</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K</m:t>
                              </m:r>
                            </m:den>
                          </m:f>
                        </m:e>
                      </m:d>
                    </m:e>
                    <m:sup>
                      <m:r>
                        <w:rPr>
                          <w:rFonts w:ascii="Cambria Math" w:hAnsi="Cambria Math"/>
                        </w:rPr>
                        <m:t>ν</m:t>
                      </m:r>
                    </m:sup>
                  </m:sSup>
                </m:e>
              </m:d>
            </m:oMath>
            <w:r w:rsidR="007A7F01" w:rsidRPr="000A28AB">
              <w:t>,</w:t>
            </w:r>
          </w:p>
        </w:tc>
        <w:tc>
          <w:tcPr>
            <w:tcW w:w="1468" w:type="dxa"/>
            <w:vAlign w:val="center"/>
          </w:tcPr>
          <w:p w14:paraId="40CA4666" w14:textId="77777777" w:rsidR="007A7F01" w:rsidRPr="000A28AB" w:rsidRDefault="007A7F01">
            <w:pPr>
              <w:jc w:val="right"/>
            </w:pPr>
            <w:r w:rsidRPr="000A28AB">
              <w:t>[A4]</w:t>
            </w:r>
          </w:p>
        </w:tc>
      </w:tr>
    </w:tbl>
    <w:p w14:paraId="0E9F4221" w14:textId="10AE7136" w:rsidR="007A7F01" w:rsidRPr="000A28AB" w:rsidRDefault="007A7F01" w:rsidP="00EB3A9A">
      <w:pPr>
        <w:ind w:firstLine="0"/>
      </w:pPr>
      <w:r w:rsidRPr="000A28AB">
        <w:t>which is the Richards differential equation</w:t>
      </w:r>
      <w:r w:rsidRPr="000A28AB">
        <w:fldChar w:fldCharType="begin" w:fldLock="1"/>
      </w:r>
      <w:r w:rsidR="00DF6B35">
        <w:instrText>ADDIN CSL_CITATION { "citationItems" : [ { "id" : "ITEM-1", "itemData" : { "DOI" : "10.1093/jxb/10.2.290", "ISSN" : "0022-0957", "author" : [ { "dropping-particle" : "", "family" : "Richards", "given" : "F. J.", "non-dropping-particle" : "", "parse-names" : false, "suffix" : "" } ], "container-title" : "Journal of Experimental Botany", "id" : "ITEM-1", "issue" : "2", "issued" : { "date-parts" : [ [ "1959" ] ] }, "note" : "the main equation here is:\ndW/dt = KW((A/W)^(1-m)-1)/(1-m)\nto change it to the equation Curveball works with:\nrN(1-(N/K)^nu)\nyou these substitutions:\nW=N\nm=nu+1\nA=K\nr=k/nu", "page" : "290-301", "title" : "A Flexible Growth Function for Empirical Use", "type" : "article-journal", "volume" : "10" }, "uris" : [ "http://www.mendeley.com/documents/?uuid=670b32bc-a345-4abf-bcea-0172a7cce2b9" ] } ], "mendeley" : { "formattedCitation" : "&lt;sup&gt;34&lt;/sup&gt;", "plainTextFormattedCitation" : "34", "previouslyFormattedCitation" : "&lt;sup&gt;33&lt;/sup&gt;" }, "properties" : { "noteIndex" : 0 }, "schema" : "https://github.com/citation-style-language/schema/raw/master/csl-citation.json" }</w:instrText>
      </w:r>
      <w:r w:rsidRPr="000A28AB">
        <w:fldChar w:fldCharType="separate"/>
      </w:r>
      <w:r w:rsidR="00DF6B35" w:rsidRPr="00DF6B35">
        <w:rPr>
          <w:noProof/>
          <w:vertAlign w:val="superscript"/>
        </w:rPr>
        <w:t>34</w:t>
      </w:r>
      <w:r w:rsidRPr="000A28AB">
        <w:fldChar w:fldCharType="end"/>
      </w:r>
      <w:r w:rsidRPr="000A28AB">
        <w:t xml:space="preserve">, with the maximum population density </w:t>
      </w:r>
      <w:r w:rsidRPr="000A28AB">
        <w:rPr>
          <w:i/>
          <w:iCs/>
        </w:rPr>
        <w:t>K</w:t>
      </w:r>
      <w:r w:rsidRPr="000A28AB">
        <w:t xml:space="preserve"> and the specific growth rate in low density</w:t>
      </w:r>
      <m:oMath>
        <m:r>
          <w:rPr>
            <w:rFonts w:ascii="Cambria Math" w:hAnsi="Cambria Math"/>
          </w:rPr>
          <m:t xml:space="preserve"> r</m:t>
        </m:r>
      </m:oMath>
      <w:del w:id="625" w:author="Yoav Ram" w:date="2017-10-19T13:10:00Z">
        <w:r w:rsidR="00A57DA4" w:rsidRPr="000A28AB" w:rsidDel="00EB3A9A">
          <w:delText xml:space="preserve">: </w:delText>
        </w:r>
      </w:del>
      <w:ins w:id="626" w:author="Yoav Ram" w:date="2017-10-19T13:10:00Z">
        <w:r w:rsidR="00EB3A9A">
          <w:t>.</w:t>
        </w:r>
        <w:r w:rsidR="00EB3A9A" w:rsidRPr="000A28AB">
          <w:t xml:space="preserve"> </w:t>
        </w:r>
      </w:ins>
      <w:del w:id="627" w:author="Yoav Ram" w:date="2017-10-19T13:10:00Z">
        <w:r w:rsidR="00A57DA4" w:rsidRPr="000A28AB" w:rsidDel="00EB3A9A">
          <w:delText xml:space="preserve">to </w:delText>
        </w:r>
      </w:del>
      <w:ins w:id="628" w:author="Yoav Ram" w:date="2017-10-19T13:10:00Z">
        <w:r w:rsidR="00EB3A9A">
          <w:t>T</w:t>
        </w:r>
        <w:r w:rsidR="00EB3A9A" w:rsidRPr="000A28AB">
          <w:t xml:space="preserve">o </w:t>
        </w:r>
      </w:ins>
      <w:r w:rsidR="00A57DA4" w:rsidRPr="000A28AB">
        <w:t xml:space="preserve">the best of our knowledge this the first derivation of the Richards differential equation from a resource consumption </w:t>
      </w:r>
      <w:r w:rsidR="00E01FFC" w:rsidRPr="000A28AB">
        <w:t>perspective.</w:t>
      </w:r>
      <w:r w:rsidRPr="000A28AB">
        <w:t xml:space="preserve"> </w:t>
      </w:r>
    </w:p>
    <w:p w14:paraId="0EB89294" w14:textId="0109F4FF" w:rsidR="007A7F01" w:rsidRPr="000A28AB" w:rsidRDefault="007A7F01">
      <w:r w:rsidRPr="000A28AB">
        <w:t xml:space="preserve">We solve eq. A4 via eq. A3, which is a logistic equation and therefore has a known solution. Setting the initial cell density </w:t>
      </w:r>
      <m:oMath>
        <m:r>
          <w:rPr>
            <w:rFonts w:ascii="Cambria Math" w:hAnsi="Cambria Math"/>
          </w:rPr>
          <m:t>N</m:t>
        </m:r>
        <m:d>
          <m:dPr>
            <m:ctrlPr>
              <w:rPr>
                <w:rFonts w:ascii="Cambria Math" w:hAnsi="Cambria Math"/>
                <w:i/>
              </w:rPr>
            </m:ctrlPr>
          </m:dPr>
          <m:e>
            <m:r>
              <w:rPr>
                <w:rFonts w:ascii="Cambria Math" w:hAnsi="Cambria Math"/>
              </w:rPr>
              <m:t>0</m:t>
            </m:r>
          </m:e>
        </m:d>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0</m:t>
            </m:r>
          </m:sub>
        </m:sSub>
      </m:oMath>
      <w:ins w:id="629" w:author="Yoav Ram" w:date="2017-10-19T13:11:00Z">
        <w:r w:rsidR="00EB3A9A">
          <w:t xml:space="preserve"> we have</w:t>
        </w:r>
      </w:ins>
      <w:del w:id="630" w:author="Yoav Ram" w:date="2017-10-19T13:11:00Z">
        <w:r w:rsidRPr="000A28AB" w:rsidDel="00EB3A9A">
          <w:delText>:</w:delText>
        </w:r>
      </w:del>
    </w:p>
    <w:p w14:paraId="59DC0025" w14:textId="77777777" w:rsidR="007A7F01" w:rsidRPr="000A28AB" w:rsidRDefault="007A7F01">
      <w:pPr>
        <w:jc w:val="center"/>
      </w:pPr>
      <m:oMath>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K</m:t>
            </m:r>
          </m:num>
          <m:den>
            <m:sSup>
              <m:sSupPr>
                <m:ctrlPr>
                  <w:rPr>
                    <w:rFonts w:ascii="Cambria Math" w:hAnsi="Cambria Math"/>
                    <w:i/>
                  </w:rPr>
                </m:ctrlPr>
              </m:sSupPr>
              <m:e>
                <m:d>
                  <m:dPr>
                    <m:ctrlPr>
                      <w:rPr>
                        <w:rFonts w:ascii="Cambria Math" w:hAnsi="Cambria Math"/>
                        <w:i/>
                      </w:rPr>
                    </m:ctrlPr>
                  </m:dPr>
                  <m:e>
                    <m:r>
                      <w:rPr>
                        <w:rFonts w:ascii="Cambria Math" w:hAnsi="Cambria Math"/>
                      </w:rPr>
                      <m:t>1-</m:t>
                    </m:r>
                    <m:d>
                      <m:dPr>
                        <m:ctrlPr>
                          <w:rPr>
                            <w:rFonts w:ascii="Cambria Math" w:hAnsi="Cambria Math"/>
                            <w:i/>
                          </w:rPr>
                        </m:ctrlPr>
                      </m:dPr>
                      <m:e>
                        <m:r>
                          <w:rPr>
                            <w:rFonts w:ascii="Cambria Math" w:hAnsi="Cambria Math"/>
                          </w:rPr>
                          <m:t>1-</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K</m:t>
                                    </m:r>
                                  </m:num>
                                  <m:den>
                                    <m:sSub>
                                      <m:sSubPr>
                                        <m:ctrlPr>
                                          <w:rPr>
                                            <w:rFonts w:ascii="Cambria Math" w:hAnsi="Cambria Math"/>
                                            <w:i/>
                                          </w:rPr>
                                        </m:ctrlPr>
                                      </m:sSubPr>
                                      <m:e>
                                        <m:r>
                                          <w:rPr>
                                            <w:rFonts w:ascii="Cambria Math" w:hAnsi="Cambria Math"/>
                                          </w:rPr>
                                          <m:t>N</m:t>
                                        </m:r>
                                      </m:e>
                                      <m:sub>
                                        <m:r>
                                          <w:rPr>
                                            <w:rFonts w:ascii="Cambria Math" w:hAnsi="Cambria Math"/>
                                          </w:rPr>
                                          <m:t>0</m:t>
                                        </m:r>
                                      </m:sub>
                                    </m:sSub>
                                  </m:den>
                                </m:f>
                              </m:e>
                            </m:d>
                          </m:e>
                          <m:sup>
                            <m:r>
                              <w:rPr>
                                <w:rFonts w:ascii="Cambria Math" w:hAnsi="Cambria Math"/>
                              </w:rPr>
                              <m:t>ν</m:t>
                            </m:r>
                          </m:sup>
                        </m:sSup>
                      </m:e>
                    </m:d>
                    <m:sSup>
                      <m:sSupPr>
                        <m:ctrlPr>
                          <w:rPr>
                            <w:rFonts w:ascii="Cambria Math" w:hAnsi="Cambria Math"/>
                            <w:i/>
                          </w:rPr>
                        </m:ctrlPr>
                      </m:sSupPr>
                      <m:e>
                        <m:r>
                          <w:rPr>
                            <w:rFonts w:ascii="Cambria Math" w:hAnsi="Cambria Math"/>
                          </w:rPr>
                          <m:t>e</m:t>
                        </m:r>
                      </m:e>
                      <m:sup>
                        <m:r>
                          <w:rPr>
                            <w:rFonts w:ascii="Cambria Math" w:hAnsi="Cambria Math"/>
                          </w:rPr>
                          <m:t>-rνt</m:t>
                        </m:r>
                      </m:sup>
                    </m:sSup>
                  </m:e>
                </m:d>
              </m:e>
              <m:sup>
                <m:f>
                  <m:fPr>
                    <m:ctrlPr>
                      <w:rPr>
                        <w:rFonts w:ascii="Cambria Math" w:hAnsi="Cambria Math"/>
                        <w:i/>
                      </w:rPr>
                    </m:ctrlPr>
                  </m:fPr>
                  <m:num>
                    <m:r>
                      <w:rPr>
                        <w:rFonts w:ascii="Cambria Math" w:hAnsi="Cambria Math"/>
                      </w:rPr>
                      <m:t>1</m:t>
                    </m:r>
                  </m:num>
                  <m:den>
                    <m:r>
                      <w:rPr>
                        <w:rFonts w:ascii="Cambria Math" w:hAnsi="Cambria Math"/>
                      </w:rPr>
                      <m:t>ν</m:t>
                    </m:r>
                  </m:den>
                </m:f>
              </m:sup>
            </m:sSup>
          </m:den>
        </m:f>
        <m:r>
          <w:rPr>
            <w:rFonts w:ascii="Cambria Math" w:hAnsi="Cambria Math"/>
          </w:rPr>
          <m:t xml:space="preserve"> </m:t>
        </m:r>
      </m:oMath>
      <w:r w:rsidRPr="000A28AB">
        <w:t>.</w:t>
      </w:r>
    </w:p>
    <w:p w14:paraId="67FE771C" w14:textId="0B29F71A" w:rsidR="007A7F01" w:rsidRPr="000A28AB" w:rsidRDefault="007A7F01" w:rsidP="00C35103">
      <w:r w:rsidRPr="000A28AB">
        <w:t>Eq. A4 is an autonomous differential equation (</w:t>
      </w:r>
      <m:oMath>
        <m:f>
          <m:fPr>
            <m:type m:val="lin"/>
            <m:ctrlPr>
              <w:rPr>
                <w:rFonts w:ascii="Cambria Math" w:hAnsi="Cambria Math"/>
                <w:i/>
                <w:iCs/>
              </w:rPr>
            </m:ctrlPr>
          </m:fPr>
          <m:num>
            <m:r>
              <w:rPr>
                <w:rFonts w:ascii="Cambria Math" w:hAnsi="Cambria Math"/>
              </w:rPr>
              <m:t>dN</m:t>
            </m:r>
          </m:num>
          <m:den>
            <m:r>
              <w:rPr>
                <w:rFonts w:ascii="Cambria Math" w:hAnsi="Cambria Math"/>
              </w:rPr>
              <m:t>dt</m:t>
            </m:r>
          </m:den>
        </m:f>
      </m:oMath>
      <w:r w:rsidRPr="000A28AB">
        <w:t xml:space="preserve"> doesn't </w:t>
      </w:r>
      <w:ins w:id="631" w:author="Yoav Ram" w:date="2017-10-18T16:31:00Z">
        <w:r w:rsidR="008E5484">
          <w:t xml:space="preserve">explicitly </w:t>
        </w:r>
      </w:ins>
      <w:r w:rsidRPr="000A28AB">
        <w:t xml:space="preserve">depend on </w:t>
      </w:r>
      <m:oMath>
        <m:r>
          <w:rPr>
            <w:rFonts w:ascii="Cambria Math" w:hAnsi="Cambria Math"/>
          </w:rPr>
          <m:t>t</m:t>
        </m:r>
      </m:oMath>
      <w:r w:rsidRPr="000A28AB">
        <w:t xml:space="preserve">). To include a lag phase, </w:t>
      </w:r>
      <w:proofErr w:type="spellStart"/>
      <w:r w:rsidRPr="000A28AB">
        <w:t>Baranyi</w:t>
      </w:r>
      <w:proofErr w:type="spellEnd"/>
      <w:r w:rsidRPr="000A28AB">
        <w:t xml:space="preserve"> and Roberts</w:t>
      </w:r>
      <w:r w:rsidRPr="000A28AB">
        <w:fldChar w:fldCharType="begin" w:fldLock="1"/>
      </w:r>
      <w:r w:rsidR="00532013">
        <w:instrText>ADDIN CSL_CITATION { "citationItems" : [ { "id" : "ITEM-1", "itemData" : { "DOI" : "10.1016/0168-1605(94)90157-0", "ISSN" : "01681605", "PMID" : "7873331", "abstract" : "A new member of the family of growth models described by Baranyi et al. (1993a) is introduced in which the physiological state of the cells is represented by a single variable. The duration of lag is determined by the value of that variable at inoculation and by the post-inoculation environment. When the subculturing procedure is standardized, as occurs in laboratory experiments leading to models, the physiological state of the inoculum is relatively constant and independent of subsequent growth conditions. It is shown that, with cells with the same pre-inoculation history, the product of the lag parameter and the maximum specific growth rate is a simple transformation of the initial physiological state. An important consequence is that it is sufficient to estimate this constant product and to determine how the environmental factors define the specific growth rate without modelling the environment dependence of the lag separately. Assuming that the specific growth rate follows the environmental changes instantaneously, the new model can also describe the bacterial growth in an environment where the factors, such as temperature, pH and a(w), change with time.", "author" : [ { "dropping-particle" : "", "family" : "Baranyi", "given" : "J\u00f3zsef", "non-dropping-particle" : "", "parse-names" : false, "suffix" : "" }, { "dropping-particle" : "", "family" : "Roberts", "given" : "Terry A.", "non-dropping-particle" : "", "parse-names" : false, "suffix" : "" } ], "container-title" : "International Journal of Food Microbiology", "id" : "ITEM-1", "issued" : { "date-parts" : [ [ "1994" ] ] }, "page" : "277-294", "title" : "A dynamic approach to predicting bacterial growth in food", "type" : "article-journal", "volume" : "23" }, "suppress-author" : 1, "uris" : [ "http://www.mendeley.com/documents/?uuid=4a4a90f6-8019-47cf-aa0a-4aa3d269b6ab" ] } ], "mendeley" : { "formattedCitation" : "&lt;sup&gt;11&lt;/sup&gt;", "plainTextFormattedCitation" : "11", "previouslyFormattedCitation" : "&lt;sup&gt;11&lt;/sup&gt;" }, "properties" : { "noteIndex" : 0 }, "schema" : "https://github.com/citation-style-language/schema/raw/master/csl-citation.json" }</w:instrText>
      </w:r>
      <w:r w:rsidRPr="000A28AB">
        <w:fldChar w:fldCharType="separate"/>
      </w:r>
      <w:r w:rsidR="00C35103" w:rsidRPr="00C35103">
        <w:rPr>
          <w:noProof/>
          <w:vertAlign w:val="superscript"/>
        </w:rPr>
        <w:t>11</w:t>
      </w:r>
      <w:r w:rsidRPr="000A28AB">
        <w:fldChar w:fldCharType="end"/>
      </w:r>
      <w:r w:rsidRPr="000A28AB">
        <w:t xml:space="preserve"> suggested to add an adjustment function </w:t>
      </w:r>
      <m:oMath>
        <m:r>
          <w:rPr>
            <w:rFonts w:ascii="Cambria Math" w:hAnsi="Cambria Math"/>
          </w:rPr>
          <m:t>α</m:t>
        </m:r>
        <m:d>
          <m:dPr>
            <m:ctrlPr>
              <w:rPr>
                <w:rFonts w:ascii="Cambria Math" w:hAnsi="Cambria Math"/>
                <w:i/>
              </w:rPr>
            </m:ctrlPr>
          </m:dPr>
          <m:e>
            <m:r>
              <w:rPr>
                <w:rFonts w:ascii="Cambria Math" w:hAnsi="Cambria Math"/>
              </w:rPr>
              <m:t>t</m:t>
            </m:r>
          </m:e>
        </m:d>
      </m:oMath>
      <w:r w:rsidRPr="000A28AB">
        <w:t>, which makes the equation non-autonomous (</w:t>
      </w:r>
      <w:ins w:id="632" w:author="Yoav Ram" w:date="2017-10-19T13:11:00Z">
        <w:r w:rsidR="00EB3A9A">
          <w:t xml:space="preserve">explicitly </w:t>
        </w:r>
      </w:ins>
      <w:r w:rsidRPr="000A28AB">
        <w:t xml:space="preserve">dependent on </w:t>
      </w:r>
      <m:oMath>
        <m:r>
          <w:rPr>
            <w:rFonts w:ascii="Cambria Math" w:hAnsi="Cambria Math"/>
          </w:rPr>
          <m:t>t</m:t>
        </m:r>
      </m:oMath>
      <w:r w:rsidRPr="000A28AB">
        <w:rPr>
          <w:iCs/>
        </w:rPr>
        <w:t>)</w:t>
      </w:r>
      <w:r w:rsidRPr="000A28AB">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103"/>
        <w:gridCol w:w="1468"/>
      </w:tblGrid>
      <w:tr w:rsidR="007A7F01" w:rsidRPr="000A28AB" w14:paraId="184D304E" w14:textId="77777777" w:rsidTr="00B57EC6">
        <w:tc>
          <w:tcPr>
            <w:tcW w:w="1951" w:type="dxa"/>
            <w:vAlign w:val="center"/>
          </w:tcPr>
          <w:p w14:paraId="282C6E0D" w14:textId="77777777" w:rsidR="007A7F01" w:rsidRPr="000A28AB" w:rsidRDefault="007A7F01">
            <w:pPr>
              <w:jc w:val="right"/>
            </w:pPr>
          </w:p>
        </w:tc>
        <w:tc>
          <w:tcPr>
            <w:tcW w:w="5103" w:type="dxa"/>
            <w:vAlign w:val="center"/>
          </w:tcPr>
          <w:p w14:paraId="4B86AC62" w14:textId="77777777" w:rsidR="007A7F01" w:rsidRPr="000A28AB" w:rsidRDefault="00AC117E">
            <w:pPr>
              <w:jc w:val="center"/>
            </w:pPr>
            <m:oMath>
              <m:f>
                <m:fPr>
                  <m:ctrlPr>
                    <w:rPr>
                      <w:rFonts w:ascii="Cambria Math" w:hAnsi="Cambria Math"/>
                      <w:i/>
                    </w:rPr>
                  </m:ctrlPr>
                </m:fPr>
                <m:num>
                  <m:r>
                    <w:rPr>
                      <w:rFonts w:ascii="Cambria Math" w:hAnsi="Cambria Math"/>
                    </w:rPr>
                    <m:t>dN</m:t>
                  </m:r>
                </m:num>
                <m:den>
                  <m:r>
                    <w:rPr>
                      <w:rFonts w:ascii="Cambria Math" w:hAnsi="Cambria Math"/>
                    </w:rPr>
                    <m:t>dt</m:t>
                  </m:r>
                </m:den>
              </m:f>
              <m:r>
                <w:rPr>
                  <w:rFonts w:ascii="Cambria Math" w:hAnsi="Cambria Math"/>
                </w:rPr>
                <m:t>=r⋅α</m:t>
              </m:r>
              <m:d>
                <m:dPr>
                  <m:ctrlPr>
                    <w:rPr>
                      <w:rFonts w:ascii="Cambria Math" w:hAnsi="Cambria Math"/>
                      <w:i/>
                    </w:rPr>
                  </m:ctrlPr>
                </m:dPr>
                <m:e>
                  <m:r>
                    <w:rPr>
                      <w:rFonts w:ascii="Cambria Math" w:hAnsi="Cambria Math"/>
                    </w:rPr>
                    <m:t>t</m:t>
                  </m:r>
                </m:e>
              </m:d>
              <m:r>
                <w:rPr>
                  <w:rFonts w:ascii="Cambria Math" w:hAnsi="Cambria Math"/>
                </w:rPr>
                <m:t>⋅N⋅</m:t>
              </m:r>
              <m:d>
                <m:dPr>
                  <m:ctrlPr>
                    <w:rPr>
                      <w:rFonts w:ascii="Cambria Math" w:hAnsi="Cambria Math"/>
                      <w:i/>
                    </w:rPr>
                  </m:ctrlPr>
                </m:dPr>
                <m:e>
                  <m:r>
                    <w:rPr>
                      <w:rFonts w:ascii="Cambria Math" w:hAnsi="Cambria Math"/>
                    </w:rPr>
                    <m:t>1-</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K</m:t>
                              </m:r>
                            </m:den>
                          </m:f>
                        </m:e>
                      </m:d>
                    </m:e>
                    <m:sup>
                      <m:r>
                        <w:rPr>
                          <w:rFonts w:ascii="Cambria Math" w:hAnsi="Cambria Math"/>
                        </w:rPr>
                        <m:t>ν</m:t>
                      </m:r>
                    </m:sup>
                  </m:sSup>
                </m:e>
              </m:d>
            </m:oMath>
            <w:r w:rsidR="007A7F01" w:rsidRPr="000A28AB">
              <w:t>.</w:t>
            </w:r>
          </w:p>
        </w:tc>
        <w:tc>
          <w:tcPr>
            <w:tcW w:w="1468" w:type="dxa"/>
            <w:vAlign w:val="center"/>
          </w:tcPr>
          <w:p w14:paraId="08900645" w14:textId="77777777" w:rsidR="007A7F01" w:rsidRPr="000A28AB" w:rsidRDefault="007A7F01">
            <w:pPr>
              <w:jc w:val="right"/>
            </w:pPr>
            <w:r w:rsidRPr="000A28AB">
              <w:t>[A5]</w:t>
            </w:r>
          </w:p>
        </w:tc>
      </w:tr>
    </w:tbl>
    <w:p w14:paraId="44FAD20B" w14:textId="2BF954F5" w:rsidR="00EB3A9A" w:rsidRDefault="007A7F01" w:rsidP="00EB3A9A">
      <w:pPr>
        <w:rPr>
          <w:ins w:id="633" w:author="Yoav Ram" w:date="2017-10-19T13:12:00Z"/>
        </w:rPr>
      </w:pPr>
      <w:proofErr w:type="spellStart"/>
      <w:r w:rsidRPr="000A28AB">
        <w:t>Baranyi</w:t>
      </w:r>
      <w:proofErr w:type="spellEnd"/>
      <w:r w:rsidRPr="000A28AB">
        <w:t xml:space="preserve"> and Roberts suggested a </w:t>
      </w:r>
      <w:proofErr w:type="spellStart"/>
      <w:r w:rsidRPr="000A28AB">
        <w:t>Michaelis-Menten</w:t>
      </w:r>
      <w:proofErr w:type="spellEnd"/>
      <w:r w:rsidRPr="000A28AB">
        <w:t xml:space="preserve"> type of function</w:t>
      </w:r>
      <w:del w:id="634" w:author="Yoav Ram" w:date="2017-10-19T13:12:00Z">
        <w:r w:rsidRPr="000A28AB" w:rsidDel="00EB3A9A">
          <w:delText xml:space="preserve"> </w:delText>
        </w:r>
      </w:del>
      <w:moveFromRangeStart w:id="635" w:author="Yoav Ram" w:date="2017-10-19T13:12:00Z" w:name="move496182057"/>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0</m:t>
                </m:r>
              </m:sub>
            </m:sSub>
          </m:num>
          <m:den>
            <m:sSub>
              <m:sSubPr>
                <m:ctrlPr>
                  <w:rPr>
                    <w:rFonts w:ascii="Cambria Math" w:hAnsi="Cambria Math"/>
                    <w:i/>
                  </w:rPr>
                </m:ctrlPr>
              </m:sSubPr>
              <m:e>
                <m:r>
                  <w:rPr>
                    <w:rFonts w:ascii="Cambria Math" w:hAnsi="Cambria Math"/>
                  </w:rPr>
                  <m:t>q</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m:t>
                </m:r>
              </m:sup>
            </m:sSup>
          </m:den>
        </m:f>
      </m:oMath>
      <w:moveFrom w:id="636" w:author="Yoav Ram" w:date="2017-10-19T13:12:00Z">
        <w:r w:rsidRPr="000A28AB" w:rsidDel="00EB3A9A">
          <w:t xml:space="preserve"> </w:t>
        </w:r>
      </w:moveFrom>
      <w:moveFromRangeEnd w:id="635"/>
      <w:r w:rsidRPr="000A28AB">
        <w:fldChar w:fldCharType="begin" w:fldLock="1"/>
      </w:r>
      <w:r w:rsidR="00DF6B35">
        <w:instrText>ADDIN CSL_CITATION { "citationItems" : [ { "id" : "ITEM-1", "itemData" : { "DOI" : "10.1006/fmic.1996.0080", "ISBN" : "0740-0020", "ISSN" : "07400020", "author" : [ { "dropping-particle" : "", "family" : "Baranyi", "given" : "J\u00f3zsef", "non-dropping-particle" : "", "parse-names" : false, "suffix" : "" } ], "container-title" : "Commentary", "id" : "ITEM-1", "issue" : "1996", "issued" : { "date-parts" : [ [ "1997" ] ] }, "page" : "391-394", "title" : "Simple is good as long as it is enough", "type" : "article-journal" }, "uris" : [ "http://www.mendeley.com/documents/?uuid=c9e215a4-6f72-46bf-9808-a7c24ef6ebe6" ] } ], "mendeley" : { "formattedCitation" : "&lt;sup&gt;35&lt;/sup&gt;", "plainTextFormattedCitation" : "35", "previouslyFormattedCitation" : "&lt;sup&gt;34&lt;/sup&gt;" }, "properties" : { "noteIndex" : 0 }, "schema" : "https://github.com/citation-style-language/schema/raw/master/csl-citation.json" }</w:instrText>
      </w:r>
      <w:r w:rsidRPr="000A28AB">
        <w:fldChar w:fldCharType="separate"/>
      </w:r>
      <w:r w:rsidR="00DF6B35" w:rsidRPr="00DF6B35">
        <w:rPr>
          <w:noProof/>
          <w:vertAlign w:val="superscript"/>
        </w:rPr>
        <w:t>35</w:t>
      </w:r>
      <w:r w:rsidRPr="000A28AB">
        <w:fldChar w:fldCharType="end"/>
      </w:r>
    </w:p>
    <w:p w14:paraId="481A33A1" w14:textId="109FC2A6" w:rsidR="00EB3A9A" w:rsidRDefault="00EB3A9A">
      <w:pPr>
        <w:jc w:val="center"/>
        <w:rPr>
          <w:ins w:id="637" w:author="Yoav Ram" w:date="2017-10-19T13:12:00Z"/>
        </w:rPr>
        <w:pPrChange w:id="638" w:author="Yoav Ram" w:date="2017-10-19T13:12:00Z">
          <w:pPr/>
        </w:pPrChange>
      </w:pPr>
      <w:moveTo w:id="639" w:author="Yoav Ram" w:date="2017-10-19T13:12:00Z">
        <w:moveToRangeStart w:id="640" w:author="Yoav Ram" w:date="2017-10-19T13:12:00Z" w:name="move496182057"/>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0</m:t>
                  </m:r>
                </m:sub>
              </m:sSub>
            </m:num>
            <m:den>
              <m:sSub>
                <m:sSubPr>
                  <m:ctrlPr>
                    <w:rPr>
                      <w:rFonts w:ascii="Cambria Math" w:hAnsi="Cambria Math"/>
                      <w:i/>
                    </w:rPr>
                  </m:ctrlPr>
                </m:sSubPr>
                <m:e>
                  <m:r>
                    <w:rPr>
                      <w:rFonts w:ascii="Cambria Math" w:hAnsi="Cambria Math"/>
                    </w:rPr>
                    <m:t>q</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m:t>
                  </m:r>
                </m:sup>
              </m:sSup>
            </m:den>
          </m:f>
        </m:oMath>
      </w:moveTo>
      <w:moveToRangeEnd w:id="640"/>
      <w:ins w:id="641" w:author="Yoav Ram" w:date="2017-10-19T13:12:00Z">
        <w:r w:rsidR="004E6396">
          <w:t>,</w:t>
        </w:r>
      </w:ins>
    </w:p>
    <w:p w14:paraId="6442CC64" w14:textId="454EB436" w:rsidR="00D8570D" w:rsidRPr="000A28AB" w:rsidRDefault="007A7F01">
      <w:pPr>
        <w:ind w:firstLine="0"/>
        <w:pPrChange w:id="642" w:author="Yoav Ram" w:date="2017-10-19T13:12:00Z">
          <w:pPr/>
        </w:pPrChange>
      </w:pPr>
      <w:del w:id="643" w:author="Yoav Ram" w:date="2017-10-19T13:12:00Z">
        <w:r w:rsidRPr="000A28AB" w:rsidDel="004E6396">
          <w:delText xml:space="preserve">, </w:delText>
        </w:r>
      </w:del>
      <w:r w:rsidRPr="000A28AB">
        <w:t xml:space="preserve">which has two parameters: </w:t>
      </w:r>
      <w:r w:rsidRPr="000A28AB">
        <w:rPr>
          <w:i/>
          <w:iCs/>
        </w:rPr>
        <w:t>q</w:t>
      </w:r>
      <w:r w:rsidRPr="000A28AB">
        <w:rPr>
          <w:i/>
          <w:iCs/>
          <w:vertAlign w:val="subscript"/>
        </w:rPr>
        <w:t>0</w:t>
      </w:r>
      <w:r w:rsidRPr="000A28AB">
        <w:rPr>
          <w:i/>
          <w:iCs/>
        </w:rPr>
        <w:t xml:space="preserve"> </w:t>
      </w:r>
      <w:r w:rsidRPr="000A28AB">
        <w:t xml:space="preserve">is the initial physiological state of the population, and </w:t>
      </w:r>
      <w:r w:rsidRPr="000A28AB">
        <w:rPr>
          <w:i/>
          <w:iCs/>
        </w:rPr>
        <w:t>m</w:t>
      </w:r>
      <w:r w:rsidRPr="000A28AB">
        <w:t xml:space="preserve"> is rate at which the physiological state adjusts to growth conditions. Integrating</w:t>
      </w:r>
      <w:r w:rsidR="00D8570D" w:rsidRPr="000A28AB">
        <w:t xml:space="preserve"> </w:t>
      </w:r>
      <m:oMath>
        <m:r>
          <w:rPr>
            <w:rFonts w:ascii="Cambria Math" w:hAnsi="Cambria Math"/>
          </w:rPr>
          <m:t>α(t)</m:t>
        </m:r>
      </m:oMath>
      <w:r w:rsidR="00D8570D" w:rsidRPr="000A28AB">
        <w:t xml:space="preserve"> gives</w:t>
      </w:r>
    </w:p>
    <w:p w14:paraId="71A81109" w14:textId="77777777" w:rsidR="00D8570D" w:rsidRPr="000A28AB" w:rsidRDefault="00D8570D" w:rsidP="003012BF">
      <w:pPr>
        <w:jc w:val="center"/>
      </w:pPr>
      <m:oMath>
        <m:r>
          <w:rPr>
            <w:rFonts w:ascii="Cambria Math" w:hAnsi="Cambria Math"/>
          </w:rPr>
          <m:t>A</m:t>
        </m:r>
        <m:d>
          <m:dPr>
            <m:ctrlPr>
              <w:rPr>
                <w:rFonts w:ascii="Cambria Math" w:hAnsi="Cambria Math"/>
              </w:rPr>
            </m:ctrlPr>
          </m:dPr>
          <m:e>
            <m:r>
              <w:rPr>
                <w:rFonts w:ascii="Cambria Math" w:hAnsi="Cambria Math"/>
              </w:rPr>
              <m:t>t</m:t>
            </m:r>
          </m:e>
        </m:d>
        <m:box>
          <m:boxPr>
            <m:opEmu m:val="1"/>
            <m:ctrlPr>
              <w:rPr>
                <w:rFonts w:ascii="Cambria Math" w:hAnsi="Cambria Math"/>
              </w:rPr>
            </m:ctrlPr>
          </m:boxPr>
          <m:e>
            <m:r>
              <m:rPr>
                <m:sty m:val="p"/>
              </m:rPr>
              <w:rPr>
                <w:rFonts w:ascii="Cambria Math" w:hAnsi="Cambria Math"/>
              </w:rPr>
              <m:t>∶=</m:t>
            </m:r>
          </m:e>
        </m:box>
        <m:nary>
          <m:naryPr>
            <m:limLoc m:val="undOvr"/>
            <m:ctrlPr>
              <w:rPr>
                <w:rFonts w:ascii="Cambria Math" w:hAnsi="Cambria Math"/>
              </w:rPr>
            </m:ctrlPr>
          </m:naryPr>
          <m:sub>
            <m:r>
              <w:rPr>
                <w:rFonts w:ascii="Cambria Math" w:hAnsi="Cambria Math"/>
              </w:rPr>
              <m:t>0</m:t>
            </m:r>
          </m:sub>
          <m:sup>
            <m:r>
              <w:rPr>
                <w:rFonts w:ascii="Cambria Math" w:hAnsi="Cambria Math"/>
              </w:rPr>
              <m:t>t</m:t>
            </m:r>
          </m:sup>
          <m:e>
            <m:r>
              <w:rPr>
                <w:rFonts w:ascii="Cambria Math" w:hAnsi="Cambria Math"/>
              </w:rPr>
              <m:t>α(s)ds</m:t>
            </m:r>
          </m:e>
        </m:nary>
        <m:r>
          <m:rPr>
            <m:sty m:val="p"/>
          </m:rPr>
          <w:rPr>
            <w:rFonts w:ascii="Cambria Math" w:hAnsi="Cambria Math"/>
          </w:rPr>
          <m:t>=</m:t>
        </m:r>
        <m:nary>
          <m:naryPr>
            <m:limLoc m:val="undOvr"/>
            <m:ctrlPr>
              <w:rPr>
                <w:rFonts w:ascii="Cambria Math" w:hAnsi="Cambria Math"/>
              </w:rPr>
            </m:ctrlPr>
          </m:naryPr>
          <m:sub>
            <m:r>
              <w:rPr>
                <w:rFonts w:ascii="Cambria Math" w:hAnsi="Cambria Math"/>
              </w:rPr>
              <m:t>0</m:t>
            </m:r>
          </m:sub>
          <m:sup>
            <m:r>
              <w:rPr>
                <w:rFonts w:ascii="Cambria Math" w:hAnsi="Cambria Math"/>
              </w:rPr>
              <m:t>t</m:t>
            </m:r>
          </m:sup>
          <m:e>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0</m:t>
                    </m:r>
                  </m:sub>
                </m:sSub>
              </m:num>
              <m:den>
                <m:sSub>
                  <m:sSubPr>
                    <m:ctrlPr>
                      <w:rPr>
                        <w:rFonts w:ascii="Cambria Math" w:hAnsi="Cambria Math"/>
                        <w:i/>
                      </w:rPr>
                    </m:ctrlPr>
                  </m:sSubPr>
                  <m:e>
                    <m:r>
                      <w:rPr>
                        <w:rFonts w:ascii="Cambria Math" w:hAnsi="Cambria Math"/>
                      </w:rPr>
                      <m:t>q</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-ms</m:t>
                    </m:r>
                  </m:sup>
                </m:sSup>
              </m:den>
            </m:f>
            <m:r>
              <w:rPr>
                <w:rFonts w:ascii="Cambria Math" w:hAnsi="Cambria Math"/>
              </w:rPr>
              <m:t>ds</m:t>
            </m:r>
          </m:e>
        </m:nary>
        <m:r>
          <m:rPr>
            <m:sty m:val="p"/>
          </m:rPr>
          <w:rPr>
            <w:rFonts w:ascii="Cambria Math" w:hAnsi="Cambria Math"/>
          </w:rPr>
          <m:t>=</m:t>
        </m:r>
        <m:r>
          <w:rPr>
            <w:rFonts w:ascii="Cambria Math" w:hAnsi="Cambria Math"/>
          </w:rPr>
          <m:t>t</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m</m:t>
            </m:r>
          </m:den>
        </m:f>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f>
                  <m:fPr>
                    <m:ctrlPr>
                      <w:rPr>
                        <w:rFonts w:ascii="Cambria Math" w:hAnsi="Cambria Math"/>
                      </w:rPr>
                    </m:ctrlPr>
                  </m:fPr>
                  <m:num>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mt</m:t>
                        </m:r>
                      </m:sup>
                    </m:sSup>
                    <m:r>
                      <m:rPr>
                        <m:sty m:val="p"/>
                      </m:rPr>
                      <w:rPr>
                        <w:rFonts w:ascii="Cambria Math" w:hAnsi="Cambria Math"/>
                      </w:rPr>
                      <m:t>+</m:t>
                    </m:r>
                    <m:sSub>
                      <m:sSubPr>
                        <m:ctrlPr>
                          <w:rPr>
                            <w:rFonts w:ascii="Cambria Math" w:hAnsi="Cambria Math"/>
                          </w:rPr>
                        </m:ctrlPr>
                      </m:sSubPr>
                      <m:e>
                        <m:r>
                          <w:rPr>
                            <w:rFonts w:ascii="Cambria Math" w:hAnsi="Cambria Math"/>
                          </w:rPr>
                          <m:t>q</m:t>
                        </m:r>
                      </m:e>
                      <m:sub>
                        <m:r>
                          <m:rPr>
                            <m:sty m:val="p"/>
                          </m:rPr>
                          <w:rPr>
                            <w:rFonts w:ascii="Cambria Math" w:hAnsi="Cambria Math"/>
                          </w:rPr>
                          <m:t>0</m:t>
                        </m:r>
                      </m:sub>
                    </m:sSub>
                  </m:num>
                  <m:den>
                    <m:r>
                      <m:rPr>
                        <m:sty m:val="p"/>
                      </m:rPr>
                      <w:rPr>
                        <w:rFonts w:ascii="Cambria Math" w:hAnsi="Cambria Math"/>
                      </w:rPr>
                      <m:t>1+</m:t>
                    </m:r>
                    <m:sSub>
                      <m:sSubPr>
                        <m:ctrlPr>
                          <w:rPr>
                            <w:rFonts w:ascii="Cambria Math" w:hAnsi="Cambria Math"/>
                          </w:rPr>
                        </m:ctrlPr>
                      </m:sSubPr>
                      <m:e>
                        <m:r>
                          <w:rPr>
                            <w:rFonts w:ascii="Cambria Math" w:hAnsi="Cambria Math"/>
                          </w:rPr>
                          <m:t>q</m:t>
                        </m:r>
                      </m:e>
                      <m:sub>
                        <m:r>
                          <m:rPr>
                            <m:sty m:val="p"/>
                          </m:rPr>
                          <w:rPr>
                            <w:rFonts w:ascii="Cambria Math" w:hAnsi="Cambria Math"/>
                          </w:rPr>
                          <m:t>0</m:t>
                        </m:r>
                      </m:sub>
                    </m:sSub>
                  </m:den>
                </m:f>
              </m:e>
            </m:d>
          </m:e>
        </m:func>
      </m:oMath>
      <w:r w:rsidRPr="000A28AB">
        <w:t>.</w:t>
      </w:r>
    </w:p>
    <w:p w14:paraId="57A27802" w14:textId="0C21E806" w:rsidR="006711F5" w:rsidRPr="000A28AB" w:rsidRDefault="00D8570D" w:rsidP="004E6396">
      <w:pPr>
        <w:ind w:firstLine="0"/>
      </w:pPr>
      <w:r w:rsidRPr="000A28AB">
        <w:t xml:space="preserve">Therefore, integrating </w:t>
      </w:r>
      <w:r w:rsidR="007A7F01" w:rsidRPr="000A28AB">
        <w:t>eq. A5 produces eq. 2</w:t>
      </w:r>
      <w:del w:id="644" w:author="Yoav Ram" w:date="2017-10-19T13:13:00Z">
        <w:r w:rsidR="007A7F01" w:rsidRPr="000A28AB" w:rsidDel="004E6396">
          <w:delText xml:space="preserve"> in the main text</w:delText>
        </w:r>
      </w:del>
      <w:r w:rsidR="007A7F01" w:rsidRPr="000A28AB">
        <w:t xml:space="preserve">. </w:t>
      </w:r>
    </w:p>
    <w:p w14:paraId="0EE2DABE" w14:textId="177B9705" w:rsidR="006711F5" w:rsidRPr="000A28AB" w:rsidRDefault="006711F5" w:rsidP="004E6396">
      <w:r w:rsidRPr="000A28AB">
        <w:t xml:space="preserve">The term </w:t>
      </w:r>
      <m:oMath>
        <m:r>
          <w:rPr>
            <w:rFonts w:ascii="Cambria Math" w:hAnsi="Cambria Math"/>
          </w:rPr>
          <m:t>1-</m:t>
        </m:r>
        <m:sSup>
          <m:sSupPr>
            <m:ctrlPr>
              <w:rPr>
                <w:rFonts w:ascii="Cambria Math" w:hAnsi="Cambria Math"/>
                <w:i/>
              </w:rPr>
            </m:ctrlPr>
          </m:sSupPr>
          <m:e>
            <m:d>
              <m:dPr>
                <m:ctrlPr>
                  <w:rPr>
                    <w:rFonts w:ascii="Cambria Math" w:hAnsi="Cambria Math"/>
                    <w:i/>
                  </w:rPr>
                </m:ctrlPr>
              </m:dPr>
              <m:e>
                <m:f>
                  <m:fPr>
                    <m:type m:val="lin"/>
                    <m:ctrlPr>
                      <w:rPr>
                        <w:rFonts w:ascii="Cambria Math" w:hAnsi="Cambria Math"/>
                        <w:i/>
                      </w:rPr>
                    </m:ctrlPr>
                  </m:fPr>
                  <m:num>
                    <m:r>
                      <w:rPr>
                        <w:rFonts w:ascii="Cambria Math" w:hAnsi="Cambria Math"/>
                      </w:rPr>
                      <m:t>N</m:t>
                    </m:r>
                  </m:num>
                  <m:den>
                    <m:r>
                      <w:rPr>
                        <w:rFonts w:ascii="Cambria Math" w:hAnsi="Cambria Math"/>
                      </w:rPr>
                      <m:t>K</m:t>
                    </m:r>
                  </m:den>
                </m:f>
              </m:e>
            </m:d>
          </m:e>
          <m:sup>
            <m:r>
              <w:rPr>
                <w:rFonts w:ascii="Cambria Math" w:hAnsi="Cambria Math"/>
              </w:rPr>
              <m:t>ν</m:t>
            </m:r>
          </m:sup>
        </m:sSup>
      </m:oMath>
      <w:r w:rsidRPr="000A28AB">
        <w:t xml:space="preserve"> is used to describe the deceleration in the growth of the population as it approaches the maximum density </w:t>
      </w:r>
      <m:oMath>
        <m:r>
          <w:rPr>
            <w:rFonts w:ascii="Cambria Math" w:hAnsi="Cambria Math"/>
          </w:rPr>
          <m:t>K</m:t>
        </m:r>
      </m:oMath>
      <w:r w:rsidRPr="000A28AB">
        <w:t xml:space="preserve">. When </w:t>
      </w:r>
      <m:oMath>
        <m:r>
          <w:rPr>
            <w:rFonts w:ascii="Cambria Math" w:hAnsi="Cambria Math"/>
          </w:rPr>
          <m:t>ν=1</m:t>
        </m:r>
      </m:oMath>
      <w:r w:rsidRPr="000A28AB">
        <w:t xml:space="preserve">, the deceleration is the same as in the standard logistic model </w:t>
      </w:r>
      <m:oMath>
        <m:d>
          <m:dPr>
            <m:ctrlPr>
              <w:rPr>
                <w:rFonts w:ascii="Cambria Math" w:hAnsi="Cambria Math"/>
                <w:i/>
              </w:rPr>
            </m:ctrlPr>
          </m:dPr>
          <m:e>
            <m:f>
              <m:fPr>
                <m:ctrlPr>
                  <w:rPr>
                    <w:rFonts w:ascii="Cambria Math" w:hAnsi="Cambria Math"/>
                    <w:i/>
                  </w:rPr>
                </m:ctrlPr>
              </m:fPr>
              <m:num>
                <m:r>
                  <w:rPr>
                    <w:rFonts w:ascii="Cambria Math" w:hAnsi="Cambria Math"/>
                  </w:rPr>
                  <m:t>dN</m:t>
                </m:r>
              </m:num>
              <m:den>
                <m:r>
                  <w:rPr>
                    <w:rFonts w:ascii="Cambria Math" w:hAnsi="Cambria Math"/>
                  </w:rPr>
                  <m:t>dt</m:t>
                </m:r>
              </m:den>
            </m:f>
            <m:r>
              <w:rPr>
                <w:rFonts w:ascii="Cambria Math" w:hAnsi="Cambria Math"/>
              </w:rPr>
              <m:t>=r⋅N⋅</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N</m:t>
                    </m:r>
                  </m:num>
                  <m:den>
                    <m:r>
                      <w:rPr>
                        <w:rFonts w:ascii="Cambria Math" w:hAnsi="Cambria Math"/>
                      </w:rPr>
                      <m:t>K</m:t>
                    </m:r>
                  </m:den>
                </m:f>
              </m:e>
            </m:d>
          </m:e>
        </m:d>
      </m:oMath>
      <w:r w:rsidRPr="000A28AB">
        <w:t xml:space="preserve"> and the density at the time of the maximum </w:t>
      </w:r>
      <w:ins w:id="645" w:author="Yoav Ram" w:date="2017-10-19T13:13:00Z">
        <w:r w:rsidR="004E6396">
          <w:t xml:space="preserve">population </w:t>
        </w:r>
      </w:ins>
      <w:r w:rsidRPr="000A28AB">
        <w:t xml:space="preserve">growth </w:t>
      </w:r>
      <w:del w:id="646" w:author="Yoav Ram" w:date="2017-10-19T13:13:00Z">
        <w:r w:rsidRPr="000A28AB" w:rsidDel="004E6396">
          <w:delText xml:space="preserve">rate </w:delText>
        </w:r>
      </w:del>
      <m:oMath>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N</m:t>
                </m:r>
              </m:num>
              <m:den>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2</m:t>
                    </m:r>
                  </m:sup>
                </m:sSup>
              </m:den>
            </m:f>
            <m:d>
              <m:dPr>
                <m:ctrlPr>
                  <w:rPr>
                    <w:rFonts w:ascii="Cambria Math" w:hAnsi="Cambria Math"/>
                    <w:i/>
                  </w:rPr>
                </m:ctrlPr>
              </m:dPr>
              <m:e>
                <m:r>
                  <w:rPr>
                    <w:rFonts w:ascii="Cambria Math" w:hAnsi="Cambria Math"/>
                  </w:rPr>
                  <m:t>t</m:t>
                </m:r>
              </m:e>
            </m:d>
            <m:r>
              <w:rPr>
                <w:rFonts w:ascii="Cambria Math" w:hAnsi="Cambria Math"/>
              </w:rPr>
              <m:t>=0</m:t>
            </m:r>
          </m:e>
        </m:d>
      </m:oMath>
      <w:r w:rsidRPr="000A28AB">
        <w:t xml:space="preserve"> is half the maximum density, </w:t>
      </w:r>
      <m:oMath>
        <m:f>
          <m:fPr>
            <m:ctrlPr>
              <w:rPr>
                <w:rFonts w:ascii="Cambria Math" w:hAnsi="Cambria Math"/>
                <w:i/>
              </w:rPr>
            </m:ctrlPr>
          </m:fPr>
          <m:num>
            <m:r>
              <w:rPr>
                <w:rFonts w:ascii="Cambria Math" w:hAnsi="Cambria Math"/>
              </w:rPr>
              <m:t>K</m:t>
            </m:r>
          </m:num>
          <m:den>
            <m:r>
              <w:rPr>
                <w:rFonts w:ascii="Cambria Math" w:hAnsi="Cambria Math"/>
              </w:rPr>
              <m:t>2</m:t>
            </m:r>
          </m:den>
        </m:f>
      </m:oMath>
      <w:r w:rsidRPr="000A28AB">
        <w:t xml:space="preserve">. When </w:t>
      </w:r>
      <m:oMath>
        <m:r>
          <w:rPr>
            <w:rFonts w:ascii="Cambria Math" w:hAnsi="Cambria Math"/>
          </w:rPr>
          <m:t>ν&gt;1</m:t>
        </m:r>
      </m:oMath>
      <w:r w:rsidRPr="000A28AB">
        <w:t xml:space="preserve"> or </w:t>
      </w:r>
      <m:oMath>
        <m:r>
          <w:rPr>
            <w:rFonts w:ascii="Cambria Math" w:hAnsi="Cambria Math"/>
          </w:rPr>
          <m:t>1&gt;ν</m:t>
        </m:r>
      </m:oMath>
      <w:r w:rsidRPr="000A28AB">
        <w:t xml:space="preserve">, the deceleration is slower or faster, respectively, and the density at the time of the maximum growth rate is </w:t>
      </w:r>
      <m:oMath>
        <m:f>
          <m:fPr>
            <m:type m:val="lin"/>
            <m:ctrlPr>
              <w:rPr>
                <w:rFonts w:ascii="Cambria Math" w:hAnsi="Cambria Math"/>
                <w:i/>
              </w:rPr>
            </m:ctrlPr>
          </m:fPr>
          <m:num>
            <m:r>
              <w:rPr>
                <w:rFonts w:ascii="Cambria Math" w:hAnsi="Cambria Math"/>
              </w:rPr>
              <m:t>K</m:t>
            </m:r>
          </m:num>
          <m:den>
            <m:sSup>
              <m:sSupPr>
                <m:ctrlPr>
                  <w:rPr>
                    <w:rFonts w:ascii="Cambria Math" w:hAnsi="Cambria Math"/>
                    <w:i/>
                  </w:rPr>
                </m:ctrlPr>
              </m:sSupPr>
              <m:e>
                <m:d>
                  <m:dPr>
                    <m:ctrlPr>
                      <w:rPr>
                        <w:rFonts w:ascii="Cambria Math" w:hAnsi="Cambria Math"/>
                        <w:i/>
                      </w:rPr>
                    </m:ctrlPr>
                  </m:dPr>
                  <m:e>
                    <m:r>
                      <w:rPr>
                        <w:rFonts w:ascii="Cambria Math" w:hAnsi="Cambria Math"/>
                      </w:rPr>
                      <m:t>1+ν</m:t>
                    </m:r>
                  </m:e>
                </m:d>
              </m:e>
              <m:sup>
                <m:f>
                  <m:fPr>
                    <m:type m:val="lin"/>
                    <m:ctrlPr>
                      <w:rPr>
                        <w:rFonts w:ascii="Cambria Math" w:hAnsi="Cambria Math"/>
                        <w:i/>
                      </w:rPr>
                    </m:ctrlPr>
                  </m:fPr>
                  <m:num>
                    <m:r>
                      <w:rPr>
                        <w:rFonts w:ascii="Cambria Math" w:hAnsi="Cambria Math"/>
                      </w:rPr>
                      <m:t>1</m:t>
                    </m:r>
                  </m:num>
                  <m:den>
                    <m:r>
                      <w:rPr>
                        <w:rFonts w:ascii="Cambria Math" w:hAnsi="Cambria Math"/>
                      </w:rPr>
                      <m:t>ν</m:t>
                    </m:r>
                  </m:den>
                </m:f>
              </m:sup>
            </m:sSup>
          </m:den>
        </m:f>
      </m:oMath>
      <w:r w:rsidRPr="000A28AB">
        <w:t xml:space="preserve"> </w:t>
      </w:r>
      <w:r w:rsidRPr="000A28AB">
        <w:fldChar w:fldCharType="begin" w:fldLock="1"/>
      </w:r>
      <w:r w:rsidR="00DF6B35">
        <w:instrText>ADDIN CSL_CITATION { "citationItems" : [ { "id" : "ITEM-1", "itemData" : { "DOI" : "10.1093/jxb/10.2.290", "ISSN" : "0022-0957", "author" : [ { "dropping-particle" : "", "family" : "Richards", "given" : "F. J.", "non-dropping-particle" : "", "parse-names" : false, "suffix" : "" } ], "container-title" : "Journal of Experimental Botany", "id" : "ITEM-1", "issue" : "2", "issued" : { "date-parts" : [ [ "1959" ] ] }, "note" : "the main equation here is:\ndW/dt = KW((A/W)^(1-m)-1)/(1-m)\nto change it to the equation Curveball works with:\nrN(1-(N/K)^nu)\nyou these substitutions:\nW=N\nm=nu+1\nA=K\nr=k/nu", "page" : "290-301", "title" : "A Flexible Growth Function for Empirical Use", "type" : "article-journal", "volume" : "10" }, "uris" : [ "http://www.mendeley.com/documents/?uuid=670b32bc-a345-4abf-bcea-0172a7cce2b9" ] } ], "mendeley" : { "formattedCitation" : "&lt;sup&gt;34&lt;/sup&gt;", "manualFormatting" : "(Richards 1959, substituting W=N,A=K,m=\u03bd+1,k=r\u22c5\u03bd)", "plainTextFormattedCitation" : "34", "previouslyFormattedCitation" : "&lt;sup&gt;33&lt;/sup&gt;" }, "properties" : { "noteIndex" : 0 }, "schema" : "https://github.com/citation-style-language/schema/raw/master/csl-citation.json" }</w:instrText>
      </w:r>
      <w:r w:rsidRPr="000A28AB">
        <w:fldChar w:fldCharType="separate"/>
      </w:r>
      <w:r w:rsidRPr="000A28AB">
        <w:rPr>
          <w:noProof/>
        </w:rPr>
        <w:t xml:space="preserve">(Richards 1959, substituting </w:t>
      </w:r>
      <m:oMath>
        <m:r>
          <m:rPr>
            <m:sty m:val="p"/>
          </m:rPr>
          <w:rPr>
            <w:rFonts w:ascii="Cambria Math" w:hAnsi="Cambria Math"/>
            <w:noProof/>
          </w:rPr>
          <m:t>W=N,A=K,m=ν+1,k=r⋅ν</m:t>
        </m:r>
      </m:oMath>
      <w:r w:rsidRPr="000A28AB">
        <w:rPr>
          <w:i/>
          <w:iCs/>
          <w:noProof/>
        </w:rPr>
        <w:t>)</w:t>
      </w:r>
      <w:r w:rsidRPr="000A28AB">
        <w:fldChar w:fldCharType="end"/>
      </w:r>
      <w:r w:rsidR="007942A2" w:rsidRPr="000A28AB">
        <w:t>.</w:t>
      </w:r>
    </w:p>
    <w:p w14:paraId="2FEE61B9" w14:textId="0140ED0B" w:rsidR="00257358" w:rsidRPr="000A28AB" w:rsidRDefault="00257358" w:rsidP="007115C2">
      <w:r w:rsidRPr="000A28AB">
        <w:lastRenderedPageBreak/>
        <w:t xml:space="preserve">We use six forms of the </w:t>
      </w:r>
      <w:proofErr w:type="spellStart"/>
      <w:r w:rsidRPr="000A28AB">
        <w:t>Baranyi</w:t>
      </w:r>
      <w:proofErr w:type="spellEnd"/>
      <w:r w:rsidRPr="000A28AB">
        <w:t>-Roberts model (</w:t>
      </w:r>
      <w:r w:rsidR="005573D2" w:rsidRPr="000A28AB">
        <w:fldChar w:fldCharType="begin"/>
      </w:r>
      <w:r w:rsidR="005573D2" w:rsidRPr="000A28AB">
        <w:instrText xml:space="preserve"> REF _Ref453761140 \h </w:instrText>
      </w:r>
      <w:r w:rsidR="000A28AB">
        <w:instrText xml:space="preserve"> \* MERGEFORMAT </w:instrText>
      </w:r>
      <w:r w:rsidR="005573D2" w:rsidRPr="000A28AB">
        <w:fldChar w:fldCharType="separate"/>
      </w:r>
      <w:r w:rsidR="00796A41" w:rsidRPr="000A28AB">
        <w:t>Figure S</w:t>
      </w:r>
      <w:r w:rsidR="00796A41">
        <w:t>2</w:t>
      </w:r>
      <w:r w:rsidR="005573D2" w:rsidRPr="000A28AB">
        <w:fldChar w:fldCharType="end"/>
      </w:r>
      <w:r w:rsidR="005573D2" w:rsidRPr="000A28AB">
        <w:t xml:space="preserve">, </w:t>
      </w:r>
      <w:del w:id="647" w:author="Yoav Ram" w:date="2017-10-18T16:26:00Z">
        <w:r w:rsidRPr="000A28AB" w:rsidDel="007115C2">
          <w:fldChar w:fldCharType="begin"/>
        </w:r>
        <w:r w:rsidRPr="000A28AB" w:rsidDel="007115C2">
          <w:delInstrText xml:space="preserve"> REF _Ref453681093 \h </w:delInstrText>
        </w:r>
        <w:r w:rsidR="000A28AB" w:rsidDel="007115C2">
          <w:delInstrText xml:space="preserve"> \* MERGEFORMAT </w:delInstrText>
        </w:r>
        <w:r w:rsidRPr="000A28AB" w:rsidDel="007115C2">
          <w:fldChar w:fldCharType="separate"/>
        </w:r>
        <w:r w:rsidR="00796A41" w:rsidDel="007115C2">
          <w:rPr>
            <w:b/>
            <w:bCs/>
          </w:rPr>
          <w:delText>Error! Reference source not found.</w:delText>
        </w:r>
        <w:r w:rsidRPr="000A28AB" w:rsidDel="007115C2">
          <w:fldChar w:fldCharType="end"/>
        </w:r>
      </w:del>
      <w:ins w:id="648" w:author="Yoav Ram" w:date="2017-10-18T16:26:00Z">
        <w:r w:rsidR="007115C2">
          <w:t>Table S1</w:t>
        </w:r>
      </w:ins>
      <w:r w:rsidRPr="000A28AB">
        <w:t xml:space="preserve">). The full model is described by eq. 2 and has six parameters. A </w:t>
      </w:r>
      <w:del w:id="649" w:author="Yoav Ram" w:date="2017-10-18T16:27:00Z">
        <w:r w:rsidRPr="000A28AB" w:rsidDel="007115C2">
          <w:delText>five parameter</w:delText>
        </w:r>
      </w:del>
      <w:ins w:id="650" w:author="Yoav Ram" w:date="2017-10-18T16:27:00Z">
        <w:r w:rsidR="007115C2" w:rsidRPr="000A28AB">
          <w:t>five-parameter</w:t>
        </w:r>
      </w:ins>
      <w:r w:rsidRPr="000A28AB">
        <w:t xml:space="preserve"> form of the model </w:t>
      </w:r>
      <w:r w:rsidR="00D96F6C" w:rsidRPr="000A28AB">
        <w:t>assumes</w:t>
      </w:r>
      <w:r w:rsidRPr="000A28AB">
        <w:t xml:space="preserve"> </w:t>
      </w:r>
      <m:oMath>
        <m:r>
          <w:rPr>
            <w:rFonts w:ascii="Cambria Math" w:hAnsi="Cambria Math"/>
          </w:rPr>
          <m:t>ν=1</m:t>
        </m:r>
      </m:oMath>
      <w:r w:rsidRPr="000A28AB">
        <w:t>, as in the standard logistic model</w:t>
      </w:r>
      <w:r w:rsidR="005573D2" w:rsidRPr="000A28AB">
        <w:t xml:space="preserve">, but still incorporates the adjustment function </w:t>
      </w:r>
      <m:oMath>
        <m:r>
          <w:rPr>
            <w:rFonts w:ascii="Cambria Math" w:hAnsi="Cambria Math"/>
          </w:rPr>
          <m:t>α</m:t>
        </m:r>
        <m:d>
          <m:dPr>
            <m:ctrlPr>
              <w:rPr>
                <w:rFonts w:ascii="Cambria Math" w:hAnsi="Cambria Math"/>
                <w:i/>
              </w:rPr>
            </m:ctrlPr>
          </m:dPr>
          <m:e>
            <m:r>
              <w:rPr>
                <w:rFonts w:ascii="Cambria Math" w:hAnsi="Cambria Math"/>
              </w:rPr>
              <m:t>t</m:t>
            </m:r>
          </m:e>
        </m:d>
      </m:oMath>
      <w:r w:rsidR="005573D2" w:rsidRPr="000A28AB">
        <w:t xml:space="preserve"> and therefore includes a lag phase</w:t>
      </w:r>
      <w:r w:rsidRPr="000A28AB">
        <w:t xml:space="preserve">. Another </w:t>
      </w:r>
      <w:del w:id="651" w:author="Yoav Ram" w:date="2017-10-18T16:27:00Z">
        <w:r w:rsidRPr="000A28AB" w:rsidDel="007115C2">
          <w:delText xml:space="preserve">five </w:delText>
        </w:r>
      </w:del>
      <w:ins w:id="652" w:author="Yoav Ram" w:date="2017-10-18T16:27:00Z">
        <w:r w:rsidR="007115C2" w:rsidRPr="000A28AB">
          <w:t>five</w:t>
        </w:r>
        <w:r w:rsidR="007115C2">
          <w:t>-</w:t>
        </w:r>
      </w:ins>
      <w:r w:rsidRPr="000A28AB">
        <w:t>parameter form has both rate parameters set to the same value (</w:t>
      </w:r>
      <m:oMath>
        <m:r>
          <w:rPr>
            <w:rFonts w:ascii="Cambria Math" w:hAnsi="Cambria Math"/>
          </w:rPr>
          <m:t>m=r</m:t>
        </m:r>
      </m:oMath>
      <w:r w:rsidRPr="000A28AB">
        <w:t xml:space="preserve">), which </w:t>
      </w:r>
      <w:r w:rsidR="005573D2" w:rsidRPr="000A28AB">
        <w:t xml:space="preserve">was </w:t>
      </w:r>
      <w:r w:rsidR="00C1797F" w:rsidRPr="000A28AB">
        <w:t>suggested</w:t>
      </w:r>
      <w:r w:rsidR="005573D2" w:rsidRPr="000A28AB">
        <w:t xml:space="preserve"> to</w:t>
      </w:r>
      <w:r w:rsidRPr="000A28AB">
        <w:t xml:space="preserve"> make the fitting procedure more stable</w:t>
      </w:r>
      <w:r w:rsidRPr="000A28AB">
        <w:fldChar w:fldCharType="begin" w:fldLock="1"/>
      </w:r>
      <w:r w:rsidR="00DF6B35">
        <w:instrText>ADDIN CSL_CITATION { "citationItems" : [ { "id" : "ITEM-1", "itemData" : { "DOI" : "10.1006/fmic.1996.0080", "ISBN" : "0740-0020", "ISSN" : "07400020", "author" : [ { "dropping-particle" : "", "family" : "Baranyi", "given" : "J\u00f3zsef", "non-dropping-particle" : "", "parse-names" : false, "suffix" : "" } ], "container-title" : "Commentary", "id" : "ITEM-1", "issue" : "1996", "issued" : { "date-parts" : [ [ "1997" ] ] }, "page" : "391-394", "title" : "Simple is good as long as it is enough", "type" : "article-journal" }, "uris" : [ "http://www.mendeley.com/documents/?uuid=c9e215a4-6f72-46bf-9808-a7c24ef6ebe6" ] }, { "id" : "ITEM-2", "itemData" : { "DOI" : "10.1111/j.2041-210X.2010.00029.x", "ISBN" : "2041-210X", "ISSN" : "2041-210X", "abstract" : "1. The theta-logistic is a simple and flexible model for describing how the growth rate of a population slows as abundance increases. Starting at rm (taken as the maximum population growth rate), the growth response decreases in a convex or concave way (according to the shape parameter \u03b8) to zero when the population reaches carrying capacity. 2. We demonstrate that fitting this model to census data is not robust and explain why. The parameters \u03b8 and rm are able to play-off against each other (providing a constant product), thus allowing both to adopt extreme and ecologically implausible values. 3. We use simulated data to examine: (i) a population fluctuating around a constant carrying capacity (K); (ii) recovery of a population from 10% of carrying capacity; and (iii) a population subject to variation in K. We show that estimates of extinction risk depending on this or similar models are therefore prone to imprecision. We refute the claim that concave growth responses are shown to dominate in nature. 4. As the model can also be sensitive to temporal variation in carrying capacity, we argue that the assumption of a constant carrying capacity is both problematic and presents a fruitful direction for the development of phenomenological density-feedback models.", "author" : [ { "dropping-particle" : "", "family" : "Clark", "given" : "Francis", "non-dropping-particle" : "", "parse-names" : false, "suffix" : "" }, { "dropping-particle" : "", "family" : "Brook", "given" : "Barry W", "non-dropping-particle" : "", "parse-names" : false, "suffix" : "" }, { "dropping-particle" : "", "family" : "Delean", "given" : "Steven", "non-dropping-particle" : "", "parse-names" : false, "suffix" : "" }, { "dropping-particle" : "", "family" : "Re\u015fit Ak\u00e7akaya", "given" : "H", "non-dropping-particle" : "", "parse-names" : false, "suffix" : "" }, { "dropping-particle" : "", "family" : "Bradshaw", "given" : "Corey J. A.", "non-dropping-particle" : "", "parse-names" : false, "suffix" : "" } ], "container-title" : "Methods in Ecology and Evolution", "id" : "ITEM-2", "issue" : "3", "issued" : { "date-parts" : [ [ "2010" ] ] }, "note" : "&amp;gt; We henceforth use this range (0.1 &amp;lt; nu &amp;lt; 10) as sufficiently inclusive for most real populations.", "page" : "253-262", "title" : "The theta-logistic is unreliable for modelling most census data", "type" : "article-journal", "volume" : "1" }, "uris" : [ "http://www.mendeley.com/documents/?uuid=0167c58e-d4b5-4fe6-84ad-1929baacf2e0" ] } ], "mendeley" : { "formattedCitation" : "&lt;sup&gt;35,36&lt;/sup&gt;", "plainTextFormattedCitation" : "35,36", "previouslyFormattedCitation" : "&lt;sup&gt;34,35&lt;/sup&gt;" }, "properties" : { "noteIndex" : 0 }, "schema" : "https://github.com/citation-style-language/schema/raw/master/csl-citation.json" }</w:instrText>
      </w:r>
      <w:r w:rsidRPr="000A28AB">
        <w:fldChar w:fldCharType="separate"/>
      </w:r>
      <w:r w:rsidR="00DF6B35" w:rsidRPr="00DF6B35">
        <w:rPr>
          <w:noProof/>
          <w:vertAlign w:val="superscript"/>
        </w:rPr>
        <w:t>35,36</w:t>
      </w:r>
      <w:r w:rsidRPr="000A28AB">
        <w:fldChar w:fldCharType="end"/>
      </w:r>
      <w:r w:rsidRPr="000A28AB">
        <w:t xml:space="preserve">. A </w:t>
      </w:r>
      <w:del w:id="653" w:author="Yoav Ram" w:date="2017-10-18T16:27:00Z">
        <w:r w:rsidRPr="000A28AB" w:rsidDel="007115C2">
          <w:delText xml:space="preserve">four </w:delText>
        </w:r>
      </w:del>
      <w:ins w:id="654" w:author="Yoav Ram" w:date="2017-10-18T16:27:00Z">
        <w:r w:rsidR="007115C2" w:rsidRPr="000A28AB">
          <w:t>four</w:t>
        </w:r>
        <w:r w:rsidR="007115C2">
          <w:t>-</w:t>
        </w:r>
      </w:ins>
      <w:r w:rsidRPr="000A28AB">
        <w:t xml:space="preserve">parameter form has both of the previous </w:t>
      </w:r>
      <w:r w:rsidR="00C1797F" w:rsidRPr="000A28AB">
        <w:t>constraints</w:t>
      </w:r>
      <w:r w:rsidRPr="000A28AB">
        <w:t xml:space="preserve">, setting </w:t>
      </w:r>
      <m:oMath>
        <m:r>
          <w:rPr>
            <w:rFonts w:ascii="Cambria Math" w:hAnsi="Cambria Math"/>
          </w:rPr>
          <m:t>m=r</m:t>
        </m:r>
      </m:oMath>
      <w:r w:rsidRPr="000A28AB">
        <w:t xml:space="preserve"> and </w:t>
      </w:r>
      <m:oMath>
        <m:r>
          <w:rPr>
            <w:rFonts w:ascii="Cambria Math" w:hAnsi="Cambria Math"/>
          </w:rPr>
          <m:t>ν=1</m:t>
        </m:r>
      </m:oMath>
      <w:r w:rsidRPr="000A28AB">
        <w:fldChar w:fldCharType="begin" w:fldLock="1"/>
      </w:r>
      <w:r w:rsidR="00DF6B35">
        <w:instrText>ADDIN CSL_CITATION { "citationItems" : [ { "id" : "ITEM-1", "itemData" : { "DOI" : "10.1006/fmic.1996.0080", "ISBN" : "0740-0020", "ISSN" : "07400020", "author" : [ { "dropping-particle" : "", "family" : "Baranyi", "given" : "J\u00f3zsef", "non-dropping-particle" : "", "parse-names" : false, "suffix" : "" } ], "container-title" : "Commentary", "id" : "ITEM-1", "issue" : "1996", "issued" : { "date-parts" : [ [ "1997" ] ] }, "page" : "391-394", "title" : "Simple is good as long as it is enough", "type" : "article-journal" }, "uris" : [ "http://www.mendeley.com/documents/?uuid=c9e215a4-6f72-46bf-9808-a7c24ef6ebe6" ] } ], "mendeley" : { "formattedCitation" : "&lt;sup&gt;35&lt;/sup&gt;", "plainTextFormattedCitation" : "35", "previouslyFormattedCitation" : "&lt;sup&gt;34&lt;/sup&gt;" }, "properties" : { "noteIndex" : 0 }, "schema" : "https://github.com/citation-style-language/schema/raw/master/csl-citation.json" }</w:instrText>
      </w:r>
      <w:r w:rsidRPr="000A28AB">
        <w:fldChar w:fldCharType="separate"/>
      </w:r>
      <w:r w:rsidR="00DF6B35" w:rsidRPr="00DF6B35">
        <w:rPr>
          <w:noProof/>
          <w:vertAlign w:val="superscript"/>
        </w:rPr>
        <w:t>35</w:t>
      </w:r>
      <w:r w:rsidRPr="000A28AB">
        <w:fldChar w:fldCharType="end"/>
      </w:r>
      <w:r w:rsidRPr="000A28AB">
        <w:t xml:space="preserve">. Another </w:t>
      </w:r>
      <w:del w:id="655" w:author="Yoav Ram" w:date="2017-10-18T16:27:00Z">
        <w:r w:rsidRPr="000A28AB" w:rsidDel="007115C2">
          <w:delText xml:space="preserve">four </w:delText>
        </w:r>
      </w:del>
      <w:ins w:id="656" w:author="Yoav Ram" w:date="2017-10-18T16:27:00Z">
        <w:r w:rsidR="007115C2" w:rsidRPr="000A28AB">
          <w:t>four</w:t>
        </w:r>
        <w:r w:rsidR="007115C2">
          <w:t>-</w:t>
        </w:r>
      </w:ins>
      <w:r w:rsidRPr="000A28AB">
        <w:t xml:space="preserve">parameter form of the model has no lag phase, with </w:t>
      </w:r>
      <m:oMath>
        <m:f>
          <m:fPr>
            <m:type m:val="lin"/>
            <m:ctrlPr>
              <w:rPr>
                <w:rFonts w:ascii="Cambria Math" w:hAnsi="Cambria Math"/>
                <w:i/>
              </w:rPr>
            </m:ctrlPr>
          </m:fPr>
          <m:num>
            <m:r>
              <w:rPr>
                <w:rFonts w:ascii="Cambria Math" w:hAnsi="Cambria Math"/>
              </w:rPr>
              <m:t>1</m:t>
            </m:r>
          </m:num>
          <m:den>
            <m:r>
              <w:rPr>
                <w:rFonts w:ascii="Cambria Math" w:hAnsi="Cambria Math"/>
              </w:rPr>
              <m:t>m</m:t>
            </m:r>
          </m:den>
        </m:f>
        <m:r>
          <w:rPr>
            <w:rFonts w:ascii="Cambria Math" w:hAnsi="Cambria Math"/>
          </w:rPr>
          <m:t>=0</m:t>
        </m:r>
        <m:r>
          <m:rPr>
            <m:sty m:val="p"/>
          </m:rPr>
          <w:rPr>
            <w:rFonts w:ascii="Cambria Math" w:hAnsi="Cambria Math"/>
          </w:rPr>
          <m:t>⇒</m:t>
        </m:r>
        <m:r>
          <w:rPr>
            <w:rFonts w:ascii="Cambria Math" w:hAnsi="Cambria Math"/>
          </w:rPr>
          <m:t>α(t)≡</m:t>
        </m:r>
      </m:oMath>
      <w:r w:rsidRPr="000A28AB">
        <w:t>1, which yields the Richa</w:t>
      </w:r>
      <w:r w:rsidR="005573D2" w:rsidRPr="000A28AB">
        <w:t>rds model</w:t>
      </w:r>
      <w:r w:rsidRPr="000A28AB">
        <w:fldChar w:fldCharType="begin" w:fldLock="1"/>
      </w:r>
      <w:r w:rsidR="00DF6B35">
        <w:instrText>ADDIN CSL_CITATION { "citationItems" : [ { "id" : "ITEM-1", "itemData" : { "DOI" : "10.1093/jxb/10.2.290", "ISSN" : "0022-0957", "author" : [ { "dropping-particle" : "", "family" : "Richards", "given" : "F. J.", "non-dropping-particle" : "", "parse-names" : false, "suffix" : "" } ], "container-title" : "Journal of Experimental Botany", "id" : "ITEM-1", "issue" : "2", "issued" : { "date-parts" : [ [ "1959" ] ] }, "note" : "the main equation here is:\ndW/dt = KW((A/W)^(1-m)-1)/(1-m)\nto change it to the equation Curveball works with:\nrN(1-(N/K)^nu)\nyou these substitutions:\nW=N\nm=nu+1\nA=K\nr=k/nu", "page" : "290-301", "title" : "A Flexible Growth Function for Empirical Use", "type" : "article-journal", "volume" : "10" }, "uris" : [ "http://www.mendeley.com/documents/?uuid=670b32bc-a345-4abf-bcea-0172a7cce2b9" ] } ], "mendeley" : { "formattedCitation" : "&lt;sup&gt;34&lt;/sup&gt;", "plainTextFormattedCitation" : "34", "previouslyFormattedCitation" : "&lt;sup&gt;33&lt;/sup&gt;" }, "properties" : { "noteIndex" : 0 }, "schema" : "https://github.com/citation-style-language/schema/raw/master/csl-citation.json" }</w:instrText>
      </w:r>
      <w:r w:rsidRPr="000A28AB">
        <w:fldChar w:fldCharType="separate"/>
      </w:r>
      <w:r w:rsidR="00DF6B35" w:rsidRPr="00DF6B35">
        <w:rPr>
          <w:noProof/>
          <w:vertAlign w:val="superscript"/>
        </w:rPr>
        <w:t>34</w:t>
      </w:r>
      <w:r w:rsidRPr="000A28AB">
        <w:fldChar w:fldCharType="end"/>
      </w:r>
      <w:r w:rsidRPr="000A28AB">
        <w:t xml:space="preserve">, also called the </w:t>
      </w:r>
      <m:oMath>
        <m:r>
          <w:rPr>
            <w:rFonts w:ascii="Cambria Math" w:hAnsi="Cambria Math"/>
          </w:rPr>
          <m:t>θ</m:t>
        </m:r>
      </m:oMath>
      <w:r w:rsidRPr="000A28AB">
        <w:t>-logistic model</w:t>
      </w:r>
      <w:r w:rsidRPr="000A28AB">
        <w:fldChar w:fldCharType="begin" w:fldLock="1"/>
      </w:r>
      <w:r w:rsidR="00DF6B35">
        <w:instrText>ADDIN CSL_CITATION { "citationItems" : [ { "id" : "ITEM-1", "itemData" : { "DOI" : "10.1073/pnas.70.12.3590", "ISSN" : "0027-8424", "PMID" : "4519647", "abstract" : "Very precise data on the dynamics of a competitive system of two species of Drosophila have been obtained. By a curvilinear regression approach, analytical models of competition have been fitted. By statistical and biological criteria of simplicity, reality, generality, and accuracy, the best of these models has been chosen. This model represents an extension of the Lotka-Volterra model of competition; it adds a fourth parameter that controls the degree of nonlinearity in intraspecific growth regulation. It represents a similar extension of the logistic model of population growth.", "author" : [ { "dropping-particle" : "", "family" : "Gilpin", "given" : "Michael E.", "non-dropping-particle" : "", "parse-names" : false, "suffix" : "" }, { "dropping-particle" : "", "family" : "Ayala", "given" : "Fransisco J.", "non-dropping-particle" : "", "parse-names" : false, "suffix" : "" } ], "container-title" : "Proceedings of the National Academy of Sciences of the United States of America", "id" : "ITEM-1", "issue" : "12 Pt 1-2", "issued" : { "date-parts" : [ [ "1973" ] ] }, "page" : "3590-3593", "title" : "Global Models of Growth and Competition", "type" : "article-journal", "volume" : "70" }, "uris" : [ "http://www.mendeley.com/documents/?uuid=a01241e5-fa46-4c04-b702-57b2517c3e1b" ] } ], "mendeley" : { "formattedCitation" : "&lt;sup&gt;37&lt;/sup&gt;", "plainTextFormattedCitation" : "37", "previouslyFormattedCitation" : "&lt;sup&gt;36&lt;/sup&gt;" }, "properties" : { "noteIndex" : 0 }, "schema" : "https://github.com/citation-style-language/schema/raw/master/csl-citation.json" }</w:instrText>
      </w:r>
      <w:r w:rsidRPr="000A28AB">
        <w:fldChar w:fldCharType="separate"/>
      </w:r>
      <w:r w:rsidR="00DF6B35" w:rsidRPr="00DF6B35">
        <w:rPr>
          <w:noProof/>
          <w:vertAlign w:val="superscript"/>
        </w:rPr>
        <w:t>37</w:t>
      </w:r>
      <w:r w:rsidRPr="000A28AB">
        <w:fldChar w:fldCharType="end"/>
      </w:r>
      <w:r w:rsidRPr="000A28AB">
        <w:t xml:space="preserve">, or the generalized logistic model. This form of the model is useful in cases where there is no observed lag phase: either because the population adjusts very rapidly or because it is already adjusted prior to the growth experiment, </w:t>
      </w:r>
      <w:r w:rsidR="005573D2" w:rsidRPr="000A28AB">
        <w:t>possibly</w:t>
      </w:r>
      <w:r w:rsidRPr="000A28AB">
        <w:t xml:space="preserve"> by </w:t>
      </w:r>
      <w:r w:rsidR="005573D2" w:rsidRPr="000A28AB">
        <w:t>pre-growing</w:t>
      </w:r>
      <w:r w:rsidRPr="000A28AB">
        <w:t xml:space="preserve"> it in fresh media before the</w:t>
      </w:r>
      <w:r w:rsidR="005573D2" w:rsidRPr="000A28AB">
        <w:t xml:space="preserve"> beginning of the</w:t>
      </w:r>
      <w:r w:rsidRPr="000A28AB">
        <w:t xml:space="preserve"> experiment. The last form is the standard logistic model, in which </w:t>
      </w:r>
      <m:oMath>
        <m:r>
          <w:rPr>
            <w:rFonts w:ascii="Cambria Math" w:hAnsi="Cambria Math"/>
          </w:rPr>
          <m:t>ν=1</m:t>
        </m:r>
      </m:oMath>
      <w:r w:rsidRPr="000A28AB">
        <w:t xml:space="preserve"> and </w:t>
      </w:r>
      <m:oMath>
        <m:f>
          <m:fPr>
            <m:type m:val="lin"/>
            <m:ctrlPr>
              <w:rPr>
                <w:rFonts w:ascii="Cambria Math" w:hAnsi="Cambria Math"/>
                <w:i/>
              </w:rPr>
            </m:ctrlPr>
          </m:fPr>
          <m:num>
            <m:r>
              <w:rPr>
                <w:rFonts w:ascii="Cambria Math" w:hAnsi="Cambria Math"/>
              </w:rPr>
              <m:t>1</m:t>
            </m:r>
          </m:num>
          <m:den>
            <m:r>
              <w:rPr>
                <w:rFonts w:ascii="Cambria Math" w:hAnsi="Cambria Math"/>
              </w:rPr>
              <m:t>m</m:t>
            </m:r>
          </m:den>
        </m:f>
        <m:r>
          <w:rPr>
            <w:rFonts w:ascii="Cambria Math" w:hAnsi="Cambria Math"/>
          </w:rPr>
          <m:t>=0</m:t>
        </m:r>
      </m:oMath>
      <w:r w:rsidRPr="000A28AB">
        <w:t>.</w:t>
      </w:r>
    </w:p>
    <w:p w14:paraId="6727C09C" w14:textId="0089FA75" w:rsidR="007A7F01" w:rsidRPr="000A28AB" w:rsidRDefault="00750BAE" w:rsidP="00BD6542">
      <w:pPr>
        <w:pStyle w:val="Heading2"/>
      </w:pPr>
      <w:bookmarkStart w:id="657" w:name="_Ref439853477"/>
      <w:r w:rsidRPr="000A28AB">
        <w:t xml:space="preserve">Supporting </w:t>
      </w:r>
      <w:del w:id="658" w:author="Yoav Ram" w:date="2017-10-18T16:14:00Z">
        <w:r w:rsidRPr="000A28AB" w:rsidDel="00BD6542">
          <w:delText xml:space="preserve">text </w:delText>
        </w:r>
      </w:del>
      <w:ins w:id="659" w:author="Yoav Ram" w:date="2017-10-18T16:14:00Z">
        <w:r w:rsidR="00BD6542">
          <w:t>T</w:t>
        </w:r>
        <w:r w:rsidR="00BD6542" w:rsidRPr="000A28AB">
          <w:t xml:space="preserve">ext </w:t>
        </w:r>
      </w:ins>
      <w:r w:rsidRPr="000A28AB">
        <w:t>2</w:t>
      </w:r>
      <w:r w:rsidR="007A7F01" w:rsidRPr="000A28AB">
        <w:t>: Mixed culture model</w:t>
      </w:r>
      <w:bookmarkEnd w:id="657"/>
    </w:p>
    <w:p w14:paraId="7B1508AB" w14:textId="58D3235E" w:rsidR="007A7F01" w:rsidRPr="000A28AB" w:rsidRDefault="007A7F01" w:rsidP="004E6396">
      <w:r w:rsidRPr="000A28AB">
        <w:t xml:space="preserve">We </w:t>
      </w:r>
      <w:del w:id="660" w:author="Yoav Ram" w:date="2017-10-19T13:14:00Z">
        <w:r w:rsidRPr="000A28AB" w:rsidDel="004E6396">
          <w:delText xml:space="preserve">now </w:delText>
        </w:r>
      </w:del>
      <w:r w:rsidRPr="000A28AB">
        <w:t>consider the case in which two species or strains grow in the same culture, competing for a single limiting resource, similarly to eq. A</w:t>
      </w:r>
      <w:r w:rsidR="00ED69AB" w:rsidRPr="000A28AB">
        <w:t>1</w:t>
      </w:r>
      <w:r w:rsidRPr="000A28AB">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103"/>
        <w:gridCol w:w="1468"/>
      </w:tblGrid>
      <w:tr w:rsidR="007A7F01" w:rsidRPr="000A28AB" w14:paraId="2EB7F3CE" w14:textId="77777777" w:rsidTr="00B57EC6">
        <w:tc>
          <w:tcPr>
            <w:tcW w:w="1951" w:type="dxa"/>
            <w:vAlign w:val="center"/>
          </w:tcPr>
          <w:p w14:paraId="70FA8CD1" w14:textId="77777777" w:rsidR="007A7F01" w:rsidRPr="000A28AB" w:rsidRDefault="007A7F01">
            <w:pPr>
              <w:jc w:val="right"/>
              <w:rPr>
                <w:i/>
                <w:iCs/>
              </w:rPr>
            </w:pPr>
          </w:p>
        </w:tc>
        <w:tc>
          <w:tcPr>
            <w:tcW w:w="5103" w:type="dxa"/>
            <w:vAlign w:val="center"/>
          </w:tcPr>
          <w:p w14:paraId="56F92223" w14:textId="77777777" w:rsidR="007A7F01" w:rsidRPr="000A28AB" w:rsidRDefault="00AC117E">
            <w:pPr>
              <w:jc w:val="center"/>
              <w:rPr>
                <w:i/>
                <w:iCs/>
              </w:rPr>
            </w:pPr>
            <m:oMathPara>
              <m:oMathParaPr>
                <m:jc m:val="center"/>
              </m:oMathParaPr>
              <m:oMath>
                <m:d>
                  <m:dPr>
                    <m:begChr m:val="{"/>
                    <m:endChr m:val=""/>
                    <m:ctrlPr>
                      <w:rPr>
                        <w:rFonts w:ascii="Cambria Math" w:hAnsi="Cambria Math"/>
                        <w:i/>
                        <w:iCs/>
                      </w:rPr>
                    </m:ctrlPr>
                  </m:dPr>
                  <m:e>
                    <m:eqArr>
                      <m:eqArrPr>
                        <m:ctrlPr>
                          <w:rPr>
                            <w:rFonts w:ascii="Cambria Math" w:hAnsi="Cambria Math"/>
                            <w:i/>
                            <w:iCs/>
                          </w:rPr>
                        </m:ctrlPr>
                      </m:eqArrPr>
                      <m:e>
                        <m:f>
                          <m:fPr>
                            <m:ctrlPr>
                              <w:rPr>
                                <w:rFonts w:ascii="Cambria Math" w:hAnsi="Cambria Math"/>
                                <w:i/>
                                <w:iCs/>
                              </w:rPr>
                            </m:ctrlPr>
                          </m:fPr>
                          <m:num>
                            <m:r>
                              <w:rPr>
                                <w:rFonts w:ascii="Cambria Math" w:hAnsi="Cambria Math"/>
                              </w:rPr>
                              <m:t>dR</m:t>
                            </m:r>
                          </m:num>
                          <m:den>
                            <m:r>
                              <w:rPr>
                                <w:rFonts w:ascii="Cambria Math" w:hAnsi="Cambria Math"/>
                              </w:rPr>
                              <m:t>dt</m:t>
                            </m:r>
                          </m:den>
                        </m:f>
                        <m:r>
                          <w:rPr>
                            <w:rFonts w:ascii="Cambria Math" w:hAnsi="Cambria Math"/>
                          </w:rPr>
                          <m:t>=-</m:t>
                        </m:r>
                        <m:sSub>
                          <m:sSubPr>
                            <m:ctrlPr>
                              <w:rPr>
                                <w:rFonts w:ascii="Cambria Math" w:hAnsi="Cambria Math"/>
                                <w:i/>
                                <w:iCs/>
                              </w:rPr>
                            </m:ctrlPr>
                          </m:sSubPr>
                          <m:e>
                            <m:r>
                              <w:rPr>
                                <w:rFonts w:ascii="Cambria Math" w:hAnsi="Cambria Math"/>
                              </w:rPr>
                              <m:t>h</m:t>
                            </m:r>
                          </m:e>
                          <m:sub>
                            <m:r>
                              <w:rPr>
                                <w:rFonts w:ascii="Cambria Math" w:hAnsi="Cambria Math"/>
                              </w:rPr>
                              <m:t>1</m:t>
                            </m:r>
                          </m:sub>
                        </m:sSub>
                        <m:r>
                          <w:rPr>
                            <w:rFonts w:ascii="Cambria Math" w:hAnsi="Cambria Math"/>
                          </w:rPr>
                          <m:t>R</m:t>
                        </m:r>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r>
                          <w:rPr>
                            <w:rFonts w:ascii="Cambria Math" w:hAnsi="Cambria Math"/>
                          </w:rPr>
                          <m:t>-</m:t>
                        </m:r>
                        <m:sSub>
                          <m:sSubPr>
                            <m:ctrlPr>
                              <w:rPr>
                                <w:rFonts w:ascii="Cambria Math" w:hAnsi="Cambria Math"/>
                                <w:i/>
                                <w:iCs/>
                              </w:rPr>
                            </m:ctrlPr>
                          </m:sSubPr>
                          <m:e>
                            <m:r>
                              <w:rPr>
                                <w:rFonts w:ascii="Cambria Math" w:hAnsi="Cambria Math"/>
                              </w:rPr>
                              <m:t>h</m:t>
                            </m:r>
                          </m:e>
                          <m:sub>
                            <m:r>
                              <w:rPr>
                                <w:rFonts w:ascii="Cambria Math" w:hAnsi="Cambria Math"/>
                              </w:rPr>
                              <m:t>2</m:t>
                            </m:r>
                          </m:sub>
                        </m:sSub>
                        <m:r>
                          <w:rPr>
                            <w:rFonts w:ascii="Cambria Math" w:hAnsi="Cambria Math"/>
                          </w:rPr>
                          <m:t>R</m:t>
                        </m:r>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r>
                          <w:rPr>
                            <w:rFonts w:ascii="Cambria Math" w:hAnsi="Cambria Math"/>
                          </w:rPr>
                          <m:t xml:space="preserve"> </m:t>
                        </m:r>
                      </m:e>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N</m:t>
                                </m:r>
                              </m:e>
                              <m:sub>
                                <m:r>
                                  <w:rPr>
                                    <w:rFonts w:ascii="Cambria Math" w:hAnsi="Cambria Math"/>
                                  </w:rPr>
                                  <m:t>1</m:t>
                                </m:r>
                              </m:sub>
                            </m:sSub>
                          </m:num>
                          <m:den>
                            <m:r>
                              <w:rPr>
                                <w:rFonts w:ascii="Cambria Math" w:hAnsi="Cambria Math"/>
                              </w:rPr>
                              <m:t>dt</m:t>
                            </m:r>
                          </m:den>
                        </m:f>
                        <m:r>
                          <w:rPr>
                            <w:rFonts w:ascii="Cambria Math" w:hAnsi="Cambria Math"/>
                          </w:rPr>
                          <m:t>=</m:t>
                        </m:r>
                        <m:sSub>
                          <m:sSubPr>
                            <m:ctrlPr>
                              <w:rPr>
                                <w:rFonts w:ascii="Cambria Math" w:hAnsi="Cambria Math"/>
                                <w:i/>
                                <w:iCs/>
                              </w:rPr>
                            </m:ctrlPr>
                          </m:sSubPr>
                          <m:e>
                            <m:r>
                              <w:rPr>
                                <w:rFonts w:ascii="Cambria Math" w:hAnsi="Cambria Math"/>
                              </w:rPr>
                              <m:t>ϵ</m:t>
                            </m:r>
                          </m:e>
                          <m:sub>
                            <m:r>
                              <w:rPr>
                                <w:rFonts w:ascii="Cambria Math" w:hAnsi="Cambria Math"/>
                              </w:rPr>
                              <m:t>1</m:t>
                            </m:r>
                          </m:sub>
                        </m:sSub>
                        <m:sSub>
                          <m:sSubPr>
                            <m:ctrlPr>
                              <w:rPr>
                                <w:rFonts w:ascii="Cambria Math" w:hAnsi="Cambria Math"/>
                                <w:i/>
                                <w:iCs/>
                              </w:rPr>
                            </m:ctrlPr>
                          </m:sSubPr>
                          <m:e>
                            <m:r>
                              <w:rPr>
                                <w:rFonts w:ascii="Cambria Math" w:hAnsi="Cambria Math"/>
                              </w:rPr>
                              <m:t>h</m:t>
                            </m:r>
                          </m:e>
                          <m:sub>
                            <m:r>
                              <w:rPr>
                                <w:rFonts w:ascii="Cambria Math" w:hAnsi="Cambria Math"/>
                              </w:rPr>
                              <m:t>1</m:t>
                            </m:r>
                          </m:sub>
                        </m:sSub>
                        <m:r>
                          <w:rPr>
                            <w:rFonts w:ascii="Cambria Math" w:hAnsi="Cambria Math"/>
                          </w:rPr>
                          <m:t>R</m:t>
                        </m:r>
                        <m:sSub>
                          <m:sSubPr>
                            <m:ctrlPr>
                              <w:rPr>
                                <w:rFonts w:ascii="Cambria Math" w:hAnsi="Cambria Math"/>
                                <w:i/>
                                <w:iCs/>
                              </w:rPr>
                            </m:ctrlPr>
                          </m:sSubPr>
                          <m:e>
                            <m:r>
                              <w:rPr>
                                <w:rFonts w:ascii="Cambria Math" w:hAnsi="Cambria Math"/>
                              </w:rPr>
                              <m:t>N</m:t>
                            </m:r>
                          </m:e>
                          <m:sub>
                            <m:r>
                              <w:rPr>
                                <w:rFonts w:ascii="Cambria Math" w:hAnsi="Cambria Math"/>
                              </w:rPr>
                              <m:t>1</m:t>
                            </m:r>
                          </m:sub>
                        </m:sSub>
                        <m:r>
                          <w:rPr>
                            <w:rFonts w:ascii="Cambria Math" w:hAnsi="Cambria Math"/>
                          </w:rPr>
                          <m:t xml:space="preserve">                 </m:t>
                        </m:r>
                        <m:ctrlPr>
                          <w:rPr>
                            <w:rFonts w:ascii="Cambria Math" w:eastAsia="Cambria Math" w:hAnsi="Cambria Math" w:cs="Cambria Math"/>
                            <w:i/>
                            <w:iCs/>
                          </w:rPr>
                        </m:ctrlPr>
                      </m:e>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N</m:t>
                                </m:r>
                              </m:e>
                              <m:sub>
                                <m:r>
                                  <w:rPr>
                                    <w:rFonts w:ascii="Cambria Math" w:hAnsi="Cambria Math"/>
                                  </w:rPr>
                                  <m:t>2</m:t>
                                </m:r>
                              </m:sub>
                            </m:sSub>
                          </m:num>
                          <m:den>
                            <m:r>
                              <w:rPr>
                                <w:rFonts w:ascii="Cambria Math" w:hAnsi="Cambria Math"/>
                              </w:rPr>
                              <m:t>dt</m:t>
                            </m:r>
                          </m:den>
                        </m:f>
                        <m:r>
                          <w:rPr>
                            <w:rFonts w:ascii="Cambria Math" w:hAnsi="Cambria Math"/>
                          </w:rPr>
                          <m:t>=</m:t>
                        </m:r>
                        <m:sSub>
                          <m:sSubPr>
                            <m:ctrlPr>
                              <w:rPr>
                                <w:rFonts w:ascii="Cambria Math" w:hAnsi="Cambria Math"/>
                                <w:i/>
                                <w:iCs/>
                              </w:rPr>
                            </m:ctrlPr>
                          </m:sSubPr>
                          <m:e>
                            <m:r>
                              <w:rPr>
                                <w:rFonts w:ascii="Cambria Math" w:hAnsi="Cambria Math"/>
                              </w:rPr>
                              <m:t>ϵ</m:t>
                            </m:r>
                          </m:e>
                          <m:sub>
                            <m:r>
                              <w:rPr>
                                <w:rFonts w:ascii="Cambria Math" w:hAnsi="Cambria Math"/>
                              </w:rPr>
                              <m:t>2</m:t>
                            </m:r>
                          </m:sub>
                        </m:sSub>
                        <m:sSub>
                          <m:sSubPr>
                            <m:ctrlPr>
                              <w:rPr>
                                <w:rFonts w:ascii="Cambria Math" w:hAnsi="Cambria Math"/>
                                <w:i/>
                                <w:iCs/>
                              </w:rPr>
                            </m:ctrlPr>
                          </m:sSubPr>
                          <m:e>
                            <m:r>
                              <w:rPr>
                                <w:rFonts w:ascii="Cambria Math" w:hAnsi="Cambria Math"/>
                              </w:rPr>
                              <m:t>h</m:t>
                            </m:r>
                          </m:e>
                          <m:sub>
                            <m:r>
                              <w:rPr>
                                <w:rFonts w:ascii="Cambria Math" w:hAnsi="Cambria Math"/>
                              </w:rPr>
                              <m:t>2</m:t>
                            </m:r>
                          </m:sub>
                        </m:sSub>
                        <m:r>
                          <w:rPr>
                            <w:rFonts w:ascii="Cambria Math" w:hAnsi="Cambria Math"/>
                          </w:rPr>
                          <m:t>R</m:t>
                        </m:r>
                        <m:sSub>
                          <m:sSubPr>
                            <m:ctrlPr>
                              <w:rPr>
                                <w:rFonts w:ascii="Cambria Math" w:hAnsi="Cambria Math"/>
                                <w:i/>
                                <w:iCs/>
                              </w:rPr>
                            </m:ctrlPr>
                          </m:sSubPr>
                          <m:e>
                            <m:r>
                              <w:rPr>
                                <w:rFonts w:ascii="Cambria Math" w:hAnsi="Cambria Math"/>
                              </w:rPr>
                              <m:t>N</m:t>
                            </m:r>
                          </m:e>
                          <m:sub>
                            <m:r>
                              <w:rPr>
                                <w:rFonts w:ascii="Cambria Math" w:hAnsi="Cambria Math"/>
                              </w:rPr>
                              <m:t>2</m:t>
                            </m:r>
                          </m:sub>
                        </m:sSub>
                        <m:r>
                          <w:rPr>
                            <w:rFonts w:ascii="Cambria Math" w:hAnsi="Cambria Math"/>
                          </w:rPr>
                          <m:t xml:space="preserve">                 </m:t>
                        </m:r>
                      </m:e>
                    </m:eqArr>
                  </m:e>
                </m:d>
              </m:oMath>
            </m:oMathPara>
          </w:p>
        </w:tc>
        <w:tc>
          <w:tcPr>
            <w:tcW w:w="1468" w:type="dxa"/>
            <w:vAlign w:val="center"/>
          </w:tcPr>
          <w:p w14:paraId="2E9F8E6E" w14:textId="77777777" w:rsidR="007A7F01" w:rsidRPr="004E6396" w:rsidRDefault="007A7F01">
            <w:pPr>
              <w:jc w:val="right"/>
              <w:rPr>
                <w:rPrChange w:id="661" w:author="Yoav Ram" w:date="2017-10-19T13:16:00Z">
                  <w:rPr>
                    <w:i/>
                    <w:iCs/>
                  </w:rPr>
                </w:rPrChange>
              </w:rPr>
            </w:pPr>
            <w:r w:rsidRPr="004E6396">
              <w:rPr>
                <w:rPrChange w:id="662" w:author="Yoav Ram" w:date="2017-10-19T13:16:00Z">
                  <w:rPr>
                    <w:i/>
                    <w:iCs/>
                  </w:rPr>
                </w:rPrChange>
              </w:rPr>
              <w:t>[B1a]</w:t>
            </w:r>
          </w:p>
          <w:p w14:paraId="3A27D326" w14:textId="77777777" w:rsidR="007A7F01" w:rsidRPr="004E6396" w:rsidRDefault="007A7F01">
            <w:pPr>
              <w:jc w:val="right"/>
              <w:rPr>
                <w:rPrChange w:id="663" w:author="Yoav Ram" w:date="2017-10-19T13:16:00Z">
                  <w:rPr>
                    <w:i/>
                    <w:iCs/>
                  </w:rPr>
                </w:rPrChange>
              </w:rPr>
            </w:pPr>
            <w:r w:rsidRPr="004E6396">
              <w:rPr>
                <w:rPrChange w:id="664" w:author="Yoav Ram" w:date="2017-10-19T13:16:00Z">
                  <w:rPr>
                    <w:i/>
                    <w:iCs/>
                  </w:rPr>
                </w:rPrChange>
              </w:rPr>
              <w:t>[B1b]</w:t>
            </w:r>
          </w:p>
          <w:p w14:paraId="24DC33B2" w14:textId="77777777" w:rsidR="007A7F01" w:rsidRPr="000A28AB" w:rsidRDefault="007A7F01">
            <w:pPr>
              <w:jc w:val="right"/>
              <w:rPr>
                <w:i/>
                <w:iCs/>
              </w:rPr>
            </w:pPr>
            <w:r w:rsidRPr="004E6396">
              <w:rPr>
                <w:rPrChange w:id="665" w:author="Yoav Ram" w:date="2017-10-19T13:16:00Z">
                  <w:rPr>
                    <w:i/>
                    <w:iCs/>
                  </w:rPr>
                </w:rPrChange>
              </w:rPr>
              <w:t>[B1c]</w:t>
            </w:r>
          </w:p>
        </w:tc>
      </w:tr>
    </w:tbl>
    <w:p w14:paraId="6210EBE4" w14:textId="52AA010B" w:rsidR="007A7F01" w:rsidRPr="000A28AB" w:rsidRDefault="007A7F01" w:rsidP="00CD2955">
      <w:r w:rsidRPr="000A28AB">
        <w:t xml:space="preserve">We define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N</m:t>
            </m:r>
          </m:e>
          <m:sub>
            <m:r>
              <w:rPr>
                <w:rFonts w:ascii="Cambria Math" w:hAnsi="Cambria Math"/>
              </w:rPr>
              <m:t>i</m:t>
            </m:r>
          </m:sub>
          <m:sup>
            <m:sSub>
              <m:sSubPr>
                <m:ctrlPr>
                  <w:rPr>
                    <w:rFonts w:ascii="Cambria Math" w:hAnsi="Cambria Math"/>
                    <w:i/>
                  </w:rPr>
                </m:ctrlPr>
              </m:sSubPr>
              <m:e>
                <m:r>
                  <w:rPr>
                    <w:rFonts w:ascii="Cambria Math" w:hAnsi="Cambria Math"/>
                  </w:rPr>
                  <m:t>ν</m:t>
                </m:r>
              </m:e>
              <m:sub>
                <m:r>
                  <w:rPr>
                    <w:rFonts w:ascii="Cambria Math" w:hAnsi="Cambria Math"/>
                  </w:rPr>
                  <m:t>i</m:t>
                </m:r>
              </m:sub>
            </m:sSub>
          </m:sup>
        </m:sSubSup>
      </m:oMath>
      <w:r w:rsidRPr="000A28AB">
        <w:t xml:space="preserve">, and </w:t>
      </w:r>
      <m:oMath>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i</m:t>
            </m:r>
          </m:sub>
        </m:sSub>
        <m:sSub>
          <m:sSubPr>
            <m:ctrlPr>
              <w:rPr>
                <w:rFonts w:ascii="Cambria Math" w:hAnsi="Cambria Math"/>
                <w:i/>
              </w:rPr>
            </m:ctrlPr>
          </m:sSubPr>
          <m:e>
            <m:r>
              <w:rPr>
                <w:rFonts w:ascii="Cambria Math" w:hAnsi="Cambria Math"/>
              </w:rPr>
              <m:t>ν</m:t>
            </m:r>
          </m:e>
          <m:sub>
            <m:r>
              <w:rPr>
                <w:rFonts w:ascii="Cambria Math" w:hAnsi="Cambria Math"/>
              </w:rPr>
              <m:t>i</m:t>
            </m:r>
          </m:sub>
        </m:sSub>
        <m:r>
          <w:rPr>
            <w:rFonts w:ascii="Cambria Math" w:hAnsi="Cambria Math"/>
          </w:rPr>
          <m:t>R+</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ϵ</m:t>
                </m:r>
              </m:e>
              <m:sub>
                <m:r>
                  <w:rPr>
                    <w:rFonts w:ascii="Cambria Math" w:hAnsi="Cambria Math"/>
                  </w:rPr>
                  <m:t>i</m:t>
                </m:r>
              </m:sub>
            </m:sSub>
            <m:sSub>
              <m:sSubPr>
                <m:ctrlPr>
                  <w:rPr>
                    <w:rFonts w:ascii="Cambria Math" w:hAnsi="Cambria Math"/>
                    <w:i/>
                  </w:rPr>
                </m:ctrlPr>
              </m:sSubPr>
              <m:e>
                <m:r>
                  <w:rPr>
                    <w:rFonts w:ascii="Cambria Math" w:hAnsi="Cambria Math"/>
                  </w:rPr>
                  <m:t>ν</m:t>
                </m:r>
              </m:e>
              <m:sub>
                <m:r>
                  <w:rPr>
                    <w:rFonts w:ascii="Cambria Math" w:hAnsi="Cambria Math"/>
                  </w:rPr>
                  <m:t>i</m:t>
                </m:r>
              </m:sub>
            </m:sSub>
          </m:num>
          <m:den>
            <m:sSub>
              <m:sSubPr>
                <m:ctrlPr>
                  <w:rPr>
                    <w:rFonts w:ascii="Cambria Math" w:hAnsi="Cambria Math"/>
                    <w:i/>
                  </w:rPr>
                </m:ctrlPr>
              </m:sSubPr>
              <m:e>
                <m:r>
                  <w:rPr>
                    <w:rFonts w:ascii="Cambria Math" w:hAnsi="Cambria Math"/>
                  </w:rPr>
                  <m:t>ϵ</m:t>
                </m:r>
              </m:e>
              <m:sub>
                <m:r>
                  <w:rPr>
                    <w:rFonts w:ascii="Cambria Math" w:hAnsi="Cambria Math"/>
                  </w:rPr>
                  <m:t>j</m:t>
                </m:r>
              </m:sub>
            </m:sSub>
            <m:sSub>
              <m:sSubPr>
                <m:ctrlPr>
                  <w:rPr>
                    <w:rFonts w:ascii="Cambria Math" w:hAnsi="Cambria Math"/>
                    <w:i/>
                  </w:rPr>
                </m:ctrlPr>
              </m:sSubPr>
              <m:e>
                <m:r>
                  <w:rPr>
                    <w:rFonts w:ascii="Cambria Math" w:hAnsi="Cambria Math"/>
                  </w:rPr>
                  <m:t>ν</m:t>
                </m:r>
              </m:e>
              <m:sub>
                <m:r>
                  <w:rPr>
                    <w:rFonts w:ascii="Cambria Math" w:hAnsi="Cambria Math"/>
                  </w:rPr>
                  <m:t>j</m:t>
                </m:r>
              </m:sub>
            </m:sSub>
          </m:den>
        </m:f>
        <m:sSub>
          <m:sSubPr>
            <m:ctrlPr>
              <w:rPr>
                <w:rFonts w:ascii="Cambria Math" w:hAnsi="Cambria Math"/>
                <w:i/>
              </w:rPr>
            </m:ctrlPr>
          </m:sSubPr>
          <m:e>
            <m:r>
              <w:rPr>
                <w:rFonts w:ascii="Cambria Math" w:hAnsi="Cambria Math"/>
              </w:rPr>
              <m:t>Y</m:t>
            </m:r>
          </m:e>
          <m:sub>
            <m:r>
              <w:rPr>
                <w:rFonts w:ascii="Cambria Math" w:hAnsi="Cambria Math"/>
              </w:rPr>
              <m:t>j</m:t>
            </m:r>
          </m:sub>
        </m:sSub>
      </m:oMath>
      <w:r w:rsidRPr="000A28AB">
        <w:t xml:space="preserve"> (where </w:t>
      </w:r>
      <w:r w:rsidRPr="000A28AB">
        <w:rPr>
          <w:i/>
          <w:iCs/>
        </w:rPr>
        <w:t>j</w:t>
      </w:r>
      <w:r w:rsidRPr="000A28AB">
        <w:t xml:space="preserve"> is 1 when </w:t>
      </w:r>
      <w:proofErr w:type="spellStart"/>
      <w:r w:rsidRPr="000A28AB">
        <w:rPr>
          <w:i/>
          <w:iCs/>
        </w:rPr>
        <w:t>i</w:t>
      </w:r>
      <w:proofErr w:type="spellEnd"/>
      <w:r w:rsidRPr="000A28AB">
        <w:t xml:space="preserve"> is 2 and vice versa) to find that</w:t>
      </w:r>
      <w:ins w:id="666" w:author="Yoav Ram" w:date="2017-10-24T14:49:00Z">
        <w:r w:rsidR="004F040D">
          <w:t xml:space="preserve"> </w:t>
        </w:r>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Y</m:t>
                  </m:r>
                </m:e>
                <m:sub>
                  <m:r>
                    <w:rPr>
                      <w:rFonts w:ascii="Cambria Math" w:hAnsi="Cambria Math"/>
                    </w:rPr>
                    <m:t>i</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i</m:t>
              </m:r>
            </m:sub>
          </m:sSub>
          <m:sSub>
            <m:sSubPr>
              <m:ctrlPr>
                <w:rPr>
                  <w:rFonts w:ascii="Cambria Math" w:hAnsi="Cambria Math"/>
                  <w:i/>
                </w:rPr>
              </m:ctrlPr>
            </m:sSubPr>
            <m:e>
              <m:r>
                <w:rPr>
                  <w:rFonts w:ascii="Cambria Math" w:hAnsi="Cambria Math"/>
                </w:rPr>
                <m:t>ϵ</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R</m:t>
          </m:r>
          <m:sSub>
            <m:sSubPr>
              <m:ctrlPr>
                <w:rPr>
                  <w:rFonts w:ascii="Cambria Math" w:hAnsi="Cambria Math"/>
                  <w:i/>
                </w:rPr>
              </m:ctrlPr>
            </m:sSubPr>
            <m:e>
              <m:r>
                <w:rPr>
                  <w:rFonts w:ascii="Cambria Math" w:hAnsi="Cambria Math"/>
                </w:rPr>
                <m:t>Y</m:t>
              </m:r>
            </m:e>
            <m:sub>
              <m:r>
                <w:rPr>
                  <w:rFonts w:ascii="Cambria Math" w:hAnsi="Cambria Math"/>
                </w:rPr>
                <m:t>i</m:t>
              </m:r>
            </m:sub>
          </m:sSub>
        </m:oMath>
      </w:ins>
      <w:ins w:id="667" w:author="Yoav Ram" w:date="2017-10-24T14:50:00Z">
        <w:r w:rsidR="008435FD">
          <w:t xml:space="preserve"> </w:t>
        </w:r>
      </w:ins>
      <w:ins w:id="668" w:author="Yoav Ram" w:date="2017-10-24T14:49:00Z">
        <w:r w:rsidR="008435FD">
          <w:t>and</w:t>
        </w:r>
      </w:ins>
      <w:ins w:id="669" w:author="Yoav Ram" w:date="2017-10-24T14:50:00Z">
        <w:r w:rsidR="008435FD">
          <w:t xml:space="preserve"> therefore</w:t>
        </w:r>
      </w:ins>
      <w:r w:rsidRPr="000A28AB">
        <w:t xml:space="preserve"> </w:t>
      </w:r>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M</m:t>
                </m:r>
              </m:e>
              <m:sub>
                <m:r>
                  <w:rPr>
                    <w:rFonts w:ascii="Cambria Math" w:hAnsi="Cambria Math"/>
                  </w:rPr>
                  <m:t>i</m:t>
                </m:r>
              </m:sub>
            </m:sSub>
          </m:num>
          <m:den>
            <m:r>
              <w:rPr>
                <w:rFonts w:ascii="Cambria Math" w:hAnsi="Cambria Math"/>
              </w:rPr>
              <m:t>dt</m:t>
            </m:r>
          </m:den>
        </m:f>
        <m:r>
          <w:rPr>
            <w:rFonts w:ascii="Cambria Math" w:hAnsi="Cambria Math"/>
          </w:rPr>
          <m:t>≡0</m:t>
        </m:r>
      </m:oMath>
      <w:r w:rsidRPr="000A28AB">
        <w:t xml:space="preserve"> </w:t>
      </w:r>
      <w:del w:id="670" w:author="Yoav Ram" w:date="2017-10-24T14:50:00Z">
        <w:r w:rsidRPr="000A28AB" w:rsidDel="008435FD">
          <w:delText xml:space="preserve">and </w:delText>
        </w:r>
      </w:del>
      <w:ins w:id="671" w:author="Yoav Ram" w:date="2017-10-24T14:50:00Z">
        <w:r w:rsidR="008435FD">
          <w:t>so that</w:t>
        </w:r>
        <w:r w:rsidR="008435FD" w:rsidRPr="000A28AB">
          <w:t xml:space="preserve"> </w:t>
        </w:r>
      </w:ins>
      <m:oMath>
        <m:sSub>
          <m:sSubPr>
            <m:ctrlPr>
              <w:rPr>
                <w:rFonts w:ascii="Cambria Math" w:hAnsi="Cambria Math"/>
                <w:i/>
              </w:rPr>
            </m:ctrlPr>
          </m:sSubPr>
          <m:e>
            <m:r>
              <w:rPr>
                <w:rFonts w:ascii="Cambria Math" w:hAnsi="Cambria Math"/>
              </w:rPr>
              <m:t>M</m:t>
            </m:r>
          </m:e>
          <m:sub>
            <m:r>
              <w:rPr>
                <w:rFonts w:ascii="Cambria Math" w:hAnsi="Cambria Math"/>
              </w:rPr>
              <m:t>i</m:t>
            </m:r>
          </m:sub>
        </m:sSub>
      </m:oMath>
      <w:r w:rsidRPr="000A28AB">
        <w:t xml:space="preserve"> is constant. We then substitute </w:t>
      </w:r>
      <m:oMath>
        <m:sSub>
          <m:sSubPr>
            <m:ctrlPr>
              <w:rPr>
                <w:rFonts w:ascii="Cambria Math" w:hAnsi="Cambria Math"/>
                <w:i/>
              </w:rPr>
            </m:ctrlPr>
          </m:sSubPr>
          <m:e>
            <m:r>
              <w:rPr>
                <w:rFonts w:ascii="Cambria Math" w:hAnsi="Cambria Math"/>
              </w:rPr>
              <m:t>ϵ</m:t>
            </m:r>
          </m:e>
          <m:sub>
            <m:r>
              <w:rPr>
                <w:rFonts w:ascii="Cambria Math" w:hAnsi="Cambria Math"/>
              </w:rPr>
              <m:t>i</m:t>
            </m:r>
          </m:sub>
        </m:sSub>
        <m:sSub>
          <m:sSubPr>
            <m:ctrlPr>
              <w:rPr>
                <w:rFonts w:ascii="Cambria Math" w:hAnsi="Cambria Math"/>
                <w:i/>
              </w:rPr>
            </m:ctrlPr>
          </m:sSubPr>
          <m:e>
            <m:r>
              <w:rPr>
                <w:rFonts w:ascii="Cambria Math" w:hAnsi="Cambria Math"/>
              </w:rPr>
              <m:t>ν</m:t>
            </m:r>
          </m:e>
          <m:sub>
            <m:r>
              <w:rPr>
                <w:rFonts w:ascii="Cambria Math" w:hAnsi="Cambria Math"/>
              </w:rPr>
              <m:t>i</m:t>
            </m:r>
          </m:sub>
        </m:sSub>
        <m:r>
          <w:rPr>
            <w:rFonts w:ascii="Cambria Math" w:hAnsi="Cambria Math"/>
          </w:rPr>
          <m:t>R=</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ϵ</m:t>
                </m:r>
              </m:e>
              <m:sub>
                <m:r>
                  <w:rPr>
                    <w:rFonts w:ascii="Cambria Math" w:hAnsi="Cambria Math"/>
                  </w:rPr>
                  <m:t>i</m:t>
                </m:r>
              </m:sub>
            </m:sSub>
            <m:sSub>
              <m:sSubPr>
                <m:ctrlPr>
                  <w:rPr>
                    <w:rFonts w:ascii="Cambria Math" w:hAnsi="Cambria Math"/>
                    <w:i/>
                  </w:rPr>
                </m:ctrlPr>
              </m:sSubPr>
              <m:e>
                <m:r>
                  <w:rPr>
                    <w:rFonts w:ascii="Cambria Math" w:hAnsi="Cambria Math"/>
                  </w:rPr>
                  <m:t>ν</m:t>
                </m:r>
              </m:e>
              <m:sub>
                <m:r>
                  <w:rPr>
                    <w:rFonts w:ascii="Cambria Math" w:hAnsi="Cambria Math"/>
                  </w:rPr>
                  <m:t>i</m:t>
                </m:r>
              </m:sub>
            </m:sSub>
          </m:num>
          <m:den>
            <m:sSub>
              <m:sSubPr>
                <m:ctrlPr>
                  <w:rPr>
                    <w:rFonts w:ascii="Cambria Math" w:hAnsi="Cambria Math"/>
                    <w:i/>
                  </w:rPr>
                </m:ctrlPr>
              </m:sSubPr>
              <m:e>
                <m:r>
                  <w:rPr>
                    <w:rFonts w:ascii="Cambria Math" w:hAnsi="Cambria Math"/>
                  </w:rPr>
                  <m:t>ϵ</m:t>
                </m:r>
              </m:e>
              <m:sub>
                <m:r>
                  <w:rPr>
                    <w:rFonts w:ascii="Cambria Math" w:hAnsi="Cambria Math"/>
                  </w:rPr>
                  <m:t>j</m:t>
                </m:r>
              </m:sub>
            </m:sSub>
            <m:sSub>
              <m:sSubPr>
                <m:ctrlPr>
                  <w:rPr>
                    <w:rFonts w:ascii="Cambria Math" w:hAnsi="Cambria Math"/>
                    <w:i/>
                  </w:rPr>
                </m:ctrlPr>
              </m:sSubPr>
              <m:e>
                <m:r>
                  <w:rPr>
                    <w:rFonts w:ascii="Cambria Math" w:hAnsi="Cambria Math"/>
                  </w:rPr>
                  <m:t>ν</m:t>
                </m:r>
              </m:e>
              <m:sub>
                <m:r>
                  <w:rPr>
                    <w:rFonts w:ascii="Cambria Math" w:hAnsi="Cambria Math"/>
                  </w:rPr>
                  <m:t>j</m:t>
                </m:r>
              </m:sub>
            </m:sSub>
          </m:den>
        </m:f>
        <m:sSub>
          <m:sSubPr>
            <m:ctrlPr>
              <w:rPr>
                <w:rFonts w:ascii="Cambria Math" w:hAnsi="Cambria Math"/>
                <w:i/>
              </w:rPr>
            </m:ctrlPr>
          </m:sSubPr>
          <m:e>
            <m:r>
              <w:rPr>
                <w:rFonts w:ascii="Cambria Math" w:hAnsi="Cambria Math"/>
              </w:rPr>
              <m:t>Y</m:t>
            </m:r>
          </m:e>
          <m:sub>
            <m:r>
              <w:rPr>
                <w:rFonts w:ascii="Cambria Math" w:hAnsi="Cambria Math"/>
              </w:rPr>
              <m:t>j</m:t>
            </m:r>
          </m:sub>
        </m:sSub>
      </m:oMath>
      <w:r w:rsidRPr="000A28AB">
        <w:t xml:space="preserve"> into the differential equations for </w:t>
      </w:r>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Y</m:t>
                </m:r>
              </m:e>
              <m:sub>
                <m:r>
                  <w:rPr>
                    <w:rFonts w:ascii="Cambria Math" w:hAnsi="Cambria Math"/>
                  </w:rPr>
                  <m:t>i</m:t>
                </m:r>
              </m:sub>
            </m:sSub>
          </m:num>
          <m:den>
            <m:r>
              <w:rPr>
                <w:rFonts w:ascii="Cambria Math" w:hAnsi="Cambria Math"/>
              </w:rPr>
              <m:t>dt</m:t>
            </m:r>
          </m:den>
        </m:f>
      </m:oMath>
      <w:r w:rsidRPr="000A28AB">
        <w:t xml:space="preserve">. Denoting </w:t>
      </w:r>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i</m:t>
            </m:r>
          </m:sub>
          <m:sup>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ν</m:t>
                    </m:r>
                  </m:e>
                  <m:sub>
                    <m:r>
                      <w:rPr>
                        <w:rFonts w:ascii="Cambria Math" w:hAnsi="Cambria Math"/>
                      </w:rPr>
                      <m:t>i</m:t>
                    </m:r>
                  </m:sub>
                </m:sSub>
              </m:den>
            </m:f>
          </m:sup>
        </m:sSubSup>
        <m:r>
          <w:rPr>
            <w:rFonts w:ascii="Cambria Math" w:hAnsi="Cambria Math"/>
          </w:rPr>
          <m:t xml:space="preserve"> </m:t>
        </m:r>
      </m:oMath>
      <w:r w:rsidRPr="000A28AB">
        <w:t xml:space="preserve"> and </w:t>
      </w:r>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i</m:t>
                </m:r>
              </m:sub>
            </m:sSub>
          </m:num>
          <m:den>
            <m:sSub>
              <m:sSubPr>
                <m:ctrlPr>
                  <w:rPr>
                    <w:rFonts w:ascii="Cambria Math" w:hAnsi="Cambria Math"/>
                    <w:i/>
                  </w:rPr>
                </m:ctrlPr>
              </m:sSubPr>
              <m:e>
                <m:r>
                  <w:rPr>
                    <w:rFonts w:ascii="Cambria Math" w:hAnsi="Cambria Math"/>
                  </w:rPr>
                  <m:t>ν</m:t>
                </m:r>
              </m:e>
              <m:sub>
                <m:r>
                  <w:rPr>
                    <w:rFonts w:ascii="Cambria Math" w:hAnsi="Cambria Math"/>
                  </w:rPr>
                  <m:t>i</m:t>
                </m:r>
              </m:sub>
            </m:sSub>
          </m:den>
        </m:f>
        <m:sSubSup>
          <m:sSubSupPr>
            <m:ctrlPr>
              <w:rPr>
                <w:rFonts w:ascii="Cambria Math" w:hAnsi="Cambria Math"/>
                <w:i/>
              </w:rPr>
            </m:ctrlPr>
          </m:sSubSupPr>
          <m:e>
            <m:r>
              <w:rPr>
                <w:rFonts w:ascii="Cambria Math" w:hAnsi="Cambria Math"/>
              </w:rPr>
              <m:t>K</m:t>
            </m:r>
          </m:e>
          <m:sub>
            <m:r>
              <w:rPr>
                <w:rFonts w:ascii="Cambria Math" w:hAnsi="Cambria Math"/>
              </w:rPr>
              <m:t>i</m:t>
            </m:r>
          </m:sub>
          <m:sup>
            <m:sSub>
              <m:sSubPr>
                <m:ctrlPr>
                  <w:rPr>
                    <w:rFonts w:ascii="Cambria Math" w:hAnsi="Cambria Math"/>
                    <w:i/>
                  </w:rPr>
                </m:ctrlPr>
              </m:sSubPr>
              <m:e>
                <m:r>
                  <w:rPr>
                    <w:rFonts w:ascii="Cambria Math" w:hAnsi="Cambria Math"/>
                  </w:rPr>
                  <m:t>ν</m:t>
                </m:r>
              </m:e>
              <m:sub>
                <m:r>
                  <w:rPr>
                    <w:rFonts w:ascii="Cambria Math" w:hAnsi="Cambria Math"/>
                  </w:rPr>
                  <m:t>i</m:t>
                </m:r>
              </m:sub>
            </m:sSub>
          </m:sup>
        </m:sSubSup>
      </m:oMath>
      <w:r w:rsidRPr="000A28AB">
        <w:t>, we get</w:t>
      </w:r>
      <w:del w:id="672" w:author="Yoav Ram" w:date="2017-10-19T13:16:00Z">
        <w:r w:rsidRPr="000A28AB" w:rsidDel="004E6396">
          <w:delText>:</w:delText>
        </w:r>
      </w:del>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103"/>
        <w:gridCol w:w="1468"/>
      </w:tblGrid>
      <w:tr w:rsidR="007A7F01" w:rsidRPr="000A28AB" w14:paraId="2DFCB4F1" w14:textId="77777777" w:rsidTr="00B57EC6">
        <w:tc>
          <w:tcPr>
            <w:tcW w:w="1951" w:type="dxa"/>
            <w:vAlign w:val="center"/>
          </w:tcPr>
          <w:p w14:paraId="3E3683A9" w14:textId="77777777" w:rsidR="007A7F01" w:rsidRPr="000A28AB" w:rsidRDefault="007A7F01">
            <w:pPr>
              <w:jc w:val="right"/>
              <w:rPr>
                <w:i/>
                <w:iCs/>
              </w:rPr>
            </w:pPr>
          </w:p>
        </w:tc>
        <w:tc>
          <w:tcPr>
            <w:tcW w:w="5103" w:type="dxa"/>
            <w:vAlign w:val="center"/>
          </w:tcPr>
          <w:p w14:paraId="4C65D192" w14:textId="77777777" w:rsidR="007A7F01" w:rsidRPr="000A28AB" w:rsidRDefault="00AC117E">
            <w:pPr>
              <w:jc w:val="center"/>
              <w:rPr>
                <w:i/>
                <w:iCs/>
              </w:rPr>
            </w:pPr>
            <m:oMathPara>
              <m:oMathParaPr>
                <m:jc m:val="center"/>
              </m:oMathParaPr>
              <m:oMath>
                <m:d>
                  <m:dPr>
                    <m:begChr m:val="{"/>
                    <m:endChr m:val=""/>
                    <m:ctrlPr>
                      <w:rPr>
                        <w:rFonts w:ascii="Cambria Math" w:hAnsi="Cambria Math"/>
                        <w:i/>
                        <w:iCs/>
                      </w:rPr>
                    </m:ctrlPr>
                  </m:dPr>
                  <m:e>
                    <m:eqArr>
                      <m:eqArrPr>
                        <m:ctrlPr>
                          <w:rPr>
                            <w:rFonts w:ascii="Cambria Math" w:hAnsi="Cambria Math"/>
                            <w:i/>
                            <w:iCs/>
                          </w:rPr>
                        </m:ctrlPr>
                      </m:eqArrPr>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1</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N</m:t>
                            </m:r>
                          </m:e>
                          <m:sub>
                            <m:r>
                              <w:rPr>
                                <w:rFonts w:ascii="Cambria Math" w:hAnsi="Cambria Math"/>
                              </w:rPr>
                              <m:t>1</m:t>
                            </m:r>
                          </m:sub>
                        </m:sSub>
                        <m:d>
                          <m:dPr>
                            <m:ctrlPr>
                              <w:rPr>
                                <w:rFonts w:ascii="Cambria Math" w:hAnsi="Cambria Math"/>
                                <w:i/>
                              </w:rPr>
                            </m:ctrlPr>
                          </m:dPr>
                          <m:e>
                            <m:r>
                              <w:rPr>
                                <w:rFonts w:ascii="Cambria Math" w:hAnsi="Cambria Math"/>
                              </w:rPr>
                              <m:t>1-</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num>
                              <m:den>
                                <m:sSubSup>
                                  <m:sSubSupPr>
                                    <m:ctrlPr>
                                      <w:rPr>
                                        <w:rFonts w:ascii="Cambria Math" w:hAnsi="Cambria Math"/>
                                        <w:i/>
                                      </w:rPr>
                                    </m:ctrlPr>
                                  </m:sSubSupPr>
                                  <m:e>
                                    <m:r>
                                      <w:rPr>
                                        <w:rFonts w:ascii="Cambria Math" w:hAnsi="Cambria Math"/>
                                      </w:rPr>
                                      <m:t>K</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den>
                            </m:f>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num>
                              <m:den>
                                <m:sSubSup>
                                  <m:sSubSupPr>
                                    <m:ctrlPr>
                                      <w:rPr>
                                        <w:rFonts w:ascii="Cambria Math" w:hAnsi="Cambria Math"/>
                                        <w:i/>
                                      </w:rPr>
                                    </m:ctrlPr>
                                  </m:sSubSupPr>
                                  <m:e>
                                    <m:r>
                                      <w:rPr>
                                        <w:rFonts w:ascii="Cambria Math" w:hAnsi="Cambria Math"/>
                                      </w:rPr>
                                      <m:t>K</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den>
                            </m:f>
                          </m:e>
                        </m:d>
                      </m:e>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2</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sSub>
                          <m:sSubPr>
                            <m:ctrlPr>
                              <w:rPr>
                                <w:rFonts w:ascii="Cambria Math" w:hAnsi="Cambria Math"/>
                                <w:i/>
                              </w:rPr>
                            </m:ctrlPr>
                          </m:sSubPr>
                          <m:e>
                            <m:r>
                              <w:rPr>
                                <w:rFonts w:ascii="Cambria Math" w:hAnsi="Cambria Math"/>
                              </w:rPr>
                              <m:t>N</m:t>
                            </m:r>
                          </m:e>
                          <m:sub>
                            <m:r>
                              <w:rPr>
                                <w:rFonts w:ascii="Cambria Math" w:hAnsi="Cambria Math"/>
                              </w:rPr>
                              <m:t>2</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num>
                              <m:den>
                                <m:sSubSup>
                                  <m:sSubSupPr>
                                    <m:ctrlPr>
                                      <w:rPr>
                                        <w:rFonts w:ascii="Cambria Math" w:hAnsi="Cambria Math"/>
                                        <w:i/>
                                      </w:rPr>
                                    </m:ctrlPr>
                                  </m:sSubSupPr>
                                  <m:e>
                                    <m:r>
                                      <w:rPr>
                                        <w:rFonts w:ascii="Cambria Math" w:hAnsi="Cambria Math"/>
                                      </w:rPr>
                                      <m:t>K</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num>
                              <m:den>
                                <m:sSubSup>
                                  <m:sSubSupPr>
                                    <m:ctrlPr>
                                      <w:rPr>
                                        <w:rFonts w:ascii="Cambria Math" w:hAnsi="Cambria Math"/>
                                        <w:i/>
                                      </w:rPr>
                                    </m:ctrlPr>
                                  </m:sSubSupPr>
                                  <m:e>
                                    <m:r>
                                      <w:rPr>
                                        <w:rFonts w:ascii="Cambria Math" w:hAnsi="Cambria Math"/>
                                      </w:rPr>
                                      <m:t>K</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den>
                            </m:f>
                          </m:e>
                        </m:d>
                        <m:r>
                          <w:rPr>
                            <w:rFonts w:ascii="Cambria Math" w:hAnsi="Cambria Math"/>
                          </w:rPr>
                          <m:t>,</m:t>
                        </m:r>
                      </m:e>
                    </m:eqArr>
                  </m:e>
                </m:d>
              </m:oMath>
            </m:oMathPara>
          </w:p>
        </w:tc>
        <w:tc>
          <w:tcPr>
            <w:tcW w:w="1468" w:type="dxa"/>
            <w:vAlign w:val="center"/>
          </w:tcPr>
          <w:p w14:paraId="7925AC72" w14:textId="77777777" w:rsidR="007A7F01" w:rsidRPr="004E6396" w:rsidRDefault="007A7F01">
            <w:pPr>
              <w:jc w:val="right"/>
              <w:rPr>
                <w:rPrChange w:id="673" w:author="Yoav Ram" w:date="2017-10-19T13:16:00Z">
                  <w:rPr>
                    <w:i/>
                    <w:iCs/>
                  </w:rPr>
                </w:rPrChange>
              </w:rPr>
            </w:pPr>
            <w:r w:rsidRPr="004E6396">
              <w:rPr>
                <w:rPrChange w:id="674" w:author="Yoav Ram" w:date="2017-10-19T13:16:00Z">
                  <w:rPr>
                    <w:i/>
                    <w:iCs/>
                  </w:rPr>
                </w:rPrChange>
              </w:rPr>
              <w:t>[B2a]</w:t>
            </w:r>
          </w:p>
          <w:p w14:paraId="35558C86" w14:textId="77777777" w:rsidR="007A7F01" w:rsidRPr="000A28AB" w:rsidRDefault="007A7F01">
            <w:pPr>
              <w:jc w:val="right"/>
              <w:rPr>
                <w:i/>
                <w:iCs/>
              </w:rPr>
            </w:pPr>
            <w:r w:rsidRPr="004E6396">
              <w:rPr>
                <w:rPrChange w:id="675" w:author="Yoav Ram" w:date="2017-10-19T13:16:00Z">
                  <w:rPr>
                    <w:i/>
                    <w:iCs/>
                  </w:rPr>
                </w:rPrChange>
              </w:rPr>
              <w:t>[B2b]</w:t>
            </w:r>
          </w:p>
        </w:tc>
      </w:tr>
    </w:tbl>
    <w:p w14:paraId="52B6473C" w14:textId="77777777" w:rsidR="007A7F01" w:rsidRPr="000A28AB" w:rsidRDefault="007A7F01">
      <w:pPr>
        <w:tabs>
          <w:tab w:val="left" w:pos="1803"/>
          <w:tab w:val="center" w:pos="4153"/>
        </w:tabs>
        <w:ind w:firstLine="0"/>
        <w:pPrChange w:id="676" w:author="Yoav Ram" w:date="2017-10-19T13:16:00Z">
          <w:pPr>
            <w:tabs>
              <w:tab w:val="left" w:pos="1803"/>
              <w:tab w:val="center" w:pos="4153"/>
            </w:tabs>
          </w:pPr>
        </w:pPrChange>
      </w:pPr>
      <w:r w:rsidRPr="000A28AB">
        <w:lastRenderedPageBreak/>
        <w:t xml:space="preserve">where </w:t>
      </w:r>
      <m:oMath>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ϵ</m:t>
                </m:r>
              </m:e>
              <m:sub>
                <m:r>
                  <w:rPr>
                    <w:rFonts w:ascii="Cambria Math" w:hAnsi="Cambria Math"/>
                  </w:rPr>
                  <m:t>i</m:t>
                </m:r>
              </m:sub>
            </m:sSub>
            <m:sSub>
              <m:sSubPr>
                <m:ctrlPr>
                  <w:rPr>
                    <w:rFonts w:ascii="Cambria Math" w:hAnsi="Cambria Math"/>
                    <w:i/>
                  </w:rPr>
                </m:ctrlPr>
              </m:sSubPr>
              <m:e>
                <m:r>
                  <w:rPr>
                    <w:rFonts w:ascii="Cambria Math" w:hAnsi="Cambria Math"/>
                  </w:rPr>
                  <m:t>ν</m:t>
                </m:r>
              </m:e>
              <m:sub>
                <m:r>
                  <w:rPr>
                    <w:rFonts w:ascii="Cambria Math" w:hAnsi="Cambria Math"/>
                  </w:rPr>
                  <m:t>i</m:t>
                </m:r>
              </m:sub>
            </m:sSub>
          </m:num>
          <m:den>
            <m:sSub>
              <m:sSubPr>
                <m:ctrlPr>
                  <w:rPr>
                    <w:rFonts w:ascii="Cambria Math" w:hAnsi="Cambria Math"/>
                    <w:i/>
                  </w:rPr>
                </m:ctrlPr>
              </m:sSubPr>
              <m:e>
                <m:r>
                  <w:rPr>
                    <w:rFonts w:ascii="Cambria Math" w:hAnsi="Cambria Math"/>
                  </w:rPr>
                  <m:t>ϵ</m:t>
                </m:r>
              </m:e>
              <m:sub>
                <m:r>
                  <w:rPr>
                    <w:rFonts w:ascii="Cambria Math" w:hAnsi="Cambria Math"/>
                  </w:rPr>
                  <m:t>j</m:t>
                </m:r>
              </m:sub>
            </m:sSub>
            <m:sSub>
              <m:sSubPr>
                <m:ctrlPr>
                  <w:rPr>
                    <w:rFonts w:ascii="Cambria Math" w:hAnsi="Cambria Math"/>
                    <w:i/>
                  </w:rPr>
                </m:ctrlPr>
              </m:sSubPr>
              <m:e>
                <m:r>
                  <w:rPr>
                    <w:rFonts w:ascii="Cambria Math" w:hAnsi="Cambria Math"/>
                  </w:rPr>
                  <m:t>ν</m:t>
                </m:r>
              </m:e>
              <m:sub>
                <m:r>
                  <w:rPr>
                    <w:rFonts w:ascii="Cambria Math" w:hAnsi="Cambria Math"/>
                  </w:rPr>
                  <m:t>j</m:t>
                </m:r>
              </m:sub>
            </m:sSub>
          </m:den>
        </m:f>
      </m:oMath>
      <w:r w:rsidRPr="000A28AB">
        <w:t xml:space="preserve">. </w:t>
      </w:r>
    </w:p>
    <w:p w14:paraId="35D79FCA" w14:textId="77777777" w:rsidR="007A7F01" w:rsidRPr="000A28AB" w:rsidDel="004E6396" w:rsidRDefault="007A7F01" w:rsidP="005A5037">
      <w:pPr>
        <w:tabs>
          <w:tab w:val="left" w:pos="1803"/>
          <w:tab w:val="center" w:pos="4153"/>
        </w:tabs>
        <w:rPr>
          <w:del w:id="677" w:author="Yoav Ram" w:date="2017-10-19T13:15:00Z"/>
        </w:rPr>
      </w:pPr>
      <w:r w:rsidRPr="000A28AB">
        <w:t>We get a similar result if each strain is limited by a different resource that both strains consume:</w:t>
      </w:r>
    </w:p>
    <w:p w14:paraId="2C19DDCD" w14:textId="02CDA68A" w:rsidR="007A7F01" w:rsidRPr="000A28AB" w:rsidRDefault="007A7F01" w:rsidP="004E6396">
      <w:pPr>
        <w:tabs>
          <w:tab w:val="left" w:pos="1803"/>
          <w:tab w:val="center" w:pos="4153"/>
        </w:tabs>
      </w:pPr>
      <w:del w:id="678" w:author="Yoav Ram" w:date="2017-10-19T13:15:00Z">
        <w:r w:rsidRPr="000A28AB" w:rsidDel="004E6396">
          <w:br w:type="page"/>
        </w:r>
      </w:del>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103"/>
        <w:gridCol w:w="1468"/>
      </w:tblGrid>
      <w:tr w:rsidR="007A7F01" w:rsidRPr="000A28AB" w14:paraId="7304275B" w14:textId="77777777" w:rsidTr="00B57EC6">
        <w:tc>
          <w:tcPr>
            <w:tcW w:w="1951" w:type="dxa"/>
            <w:vAlign w:val="center"/>
          </w:tcPr>
          <w:p w14:paraId="775EDE02" w14:textId="77777777" w:rsidR="007A7F01" w:rsidRPr="000A28AB" w:rsidRDefault="007A7F01">
            <w:pPr>
              <w:jc w:val="right"/>
              <w:rPr>
                <w:i/>
                <w:iCs/>
              </w:rPr>
            </w:pPr>
          </w:p>
        </w:tc>
        <w:tc>
          <w:tcPr>
            <w:tcW w:w="5103" w:type="dxa"/>
            <w:vAlign w:val="center"/>
          </w:tcPr>
          <w:p w14:paraId="0D77D915" w14:textId="3662B418" w:rsidR="007A7F01" w:rsidRPr="000A28AB" w:rsidRDefault="00AC117E">
            <w:pPr>
              <w:jc w:val="center"/>
              <w:rPr>
                <w:i/>
                <w:iCs/>
              </w:rPr>
            </w:pPr>
            <m:oMathPara>
              <m:oMath>
                <m:d>
                  <m:dPr>
                    <m:begChr m:val="{"/>
                    <m:endChr m:val=""/>
                    <m:ctrlPr>
                      <w:rPr>
                        <w:rFonts w:ascii="Cambria Math" w:hAnsi="Cambria Math"/>
                        <w:i/>
                        <w:iCs/>
                      </w:rPr>
                    </m:ctrlPr>
                  </m:dPr>
                  <m:e>
                    <m:eqArr>
                      <m:eqArrPr>
                        <m:ctrlPr>
                          <w:rPr>
                            <w:rFonts w:ascii="Cambria Math" w:hAnsi="Cambria Math"/>
                            <w:i/>
                            <w:iCs/>
                          </w:rPr>
                        </m:ctrlPr>
                      </m:eqArrPr>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R</m:t>
                                </m:r>
                              </m:e>
                              <m:sub>
                                <m:r>
                                  <w:rPr>
                                    <w:rFonts w:ascii="Cambria Math" w:hAnsi="Cambria Math"/>
                                  </w:rPr>
                                  <m:t>1</m:t>
                                </m:r>
                              </m:sub>
                            </m:sSub>
                          </m:num>
                          <m:den>
                            <m:r>
                              <w:rPr>
                                <w:rFonts w:ascii="Cambria Math" w:hAnsi="Cambria Math"/>
                              </w:rPr>
                              <m:t>dt</m:t>
                            </m:r>
                          </m:den>
                        </m:f>
                        <m:r>
                          <w:rPr>
                            <w:rFonts w:ascii="Cambria Math" w:hAnsi="Cambria Math"/>
                          </w:rPr>
                          <m:t>=-</m:t>
                        </m:r>
                        <m:sSub>
                          <m:sSubPr>
                            <m:ctrlPr>
                              <w:rPr>
                                <w:rFonts w:ascii="Cambria Math" w:hAnsi="Cambria Math"/>
                                <w:i/>
                                <w:iCs/>
                              </w:rPr>
                            </m:ctrlPr>
                          </m:sSubPr>
                          <m:e>
                            <m:r>
                              <w:rPr>
                                <w:rFonts w:ascii="Cambria Math" w:hAnsi="Cambria Math"/>
                              </w:rPr>
                              <m:t>h</m:t>
                            </m:r>
                          </m:e>
                          <m:sub>
                            <m:r>
                              <w:rPr>
                                <w:rFonts w:ascii="Cambria Math" w:hAnsi="Cambria Math"/>
                              </w:rPr>
                              <m:t>1</m:t>
                            </m:r>
                          </m:sub>
                        </m:sSub>
                        <m:sSub>
                          <m:sSubPr>
                            <m:ctrlPr>
                              <w:rPr>
                                <w:rFonts w:ascii="Cambria Math" w:hAnsi="Cambria Math"/>
                                <w:i/>
                                <w:iCs/>
                              </w:rPr>
                            </m:ctrlPr>
                          </m:sSubPr>
                          <m:e>
                            <m:r>
                              <w:rPr>
                                <w:rFonts w:ascii="Cambria Math" w:hAnsi="Cambria Math"/>
                              </w:rPr>
                              <m:t>R</m:t>
                            </m:r>
                          </m:e>
                          <m:sub>
                            <m:r>
                              <w:rPr>
                                <w:rFonts w:ascii="Cambria Math" w:hAnsi="Cambria Math"/>
                              </w:rPr>
                              <m:t>1</m:t>
                            </m:r>
                          </m:sub>
                        </m:sSub>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r>
                          <w:rPr>
                            <w:rFonts w:ascii="Cambria Math" w:hAnsi="Cambria Math"/>
                          </w:rPr>
                          <m:t>-</m:t>
                        </m:r>
                        <m:sSub>
                          <m:sSubPr>
                            <m:ctrlPr>
                              <w:rPr>
                                <w:rFonts w:ascii="Cambria Math" w:hAnsi="Cambria Math"/>
                                <w:i/>
                                <w:iCs/>
                              </w:rPr>
                            </m:ctrlPr>
                          </m:sSubPr>
                          <m:e>
                            <m:r>
                              <w:rPr>
                                <w:rFonts w:ascii="Cambria Math" w:hAnsi="Cambria Math"/>
                              </w:rPr>
                              <m:t>h</m:t>
                            </m:r>
                          </m:e>
                          <m:sub>
                            <m:r>
                              <w:rPr>
                                <w:rFonts w:ascii="Cambria Math" w:hAnsi="Cambria Math"/>
                              </w:rPr>
                              <m:t>2</m:t>
                            </m:r>
                          </m:sub>
                        </m:sSub>
                        <m:sSub>
                          <m:sSubPr>
                            <m:ctrlPr>
                              <w:rPr>
                                <w:rFonts w:ascii="Cambria Math" w:hAnsi="Cambria Math"/>
                                <w:i/>
                                <w:iCs/>
                              </w:rPr>
                            </m:ctrlPr>
                          </m:sSubPr>
                          <m:e>
                            <m:r>
                              <w:rPr>
                                <w:rFonts w:ascii="Cambria Math" w:hAnsi="Cambria Math"/>
                              </w:rPr>
                              <m:t>R</m:t>
                            </m:r>
                          </m:e>
                          <m:sub>
                            <m:r>
                              <w:rPr>
                                <w:rFonts w:ascii="Cambria Math" w:hAnsi="Cambria Math"/>
                              </w:rPr>
                              <m:t>1</m:t>
                            </m:r>
                          </m:sub>
                        </m:sSub>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r>
                          <w:rPr>
                            <w:rFonts w:ascii="Cambria Math" w:hAnsi="Cambria Math"/>
                          </w:rPr>
                          <m:t xml:space="preserve"> </m:t>
                        </m:r>
                      </m:e>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R</m:t>
                                </m:r>
                              </m:e>
                              <m:sub>
                                <m:r>
                                  <w:rPr>
                                    <w:rFonts w:ascii="Cambria Math" w:hAnsi="Cambria Math"/>
                                  </w:rPr>
                                  <m:t>2</m:t>
                                </m:r>
                              </m:sub>
                            </m:sSub>
                          </m:num>
                          <m:den>
                            <m:r>
                              <w:rPr>
                                <w:rFonts w:ascii="Cambria Math" w:hAnsi="Cambria Math"/>
                              </w:rPr>
                              <m:t>dt</m:t>
                            </m:r>
                          </m:den>
                        </m:f>
                        <m:r>
                          <w:rPr>
                            <w:rFonts w:ascii="Cambria Math" w:hAnsi="Cambria Math"/>
                          </w:rPr>
                          <m:t>=-</m:t>
                        </m:r>
                        <m:sSub>
                          <m:sSubPr>
                            <m:ctrlPr>
                              <w:rPr>
                                <w:rFonts w:ascii="Cambria Math" w:hAnsi="Cambria Math"/>
                                <w:i/>
                                <w:iCs/>
                              </w:rPr>
                            </m:ctrlPr>
                          </m:sSubPr>
                          <m:e>
                            <m:r>
                              <w:rPr>
                                <w:rFonts w:ascii="Cambria Math" w:hAnsi="Cambria Math"/>
                              </w:rPr>
                              <m:t>h</m:t>
                            </m:r>
                          </m:e>
                          <m:sub>
                            <m:r>
                              <w:rPr>
                                <w:rFonts w:ascii="Cambria Math" w:hAnsi="Cambria Math"/>
                              </w:rPr>
                              <m:t>1</m:t>
                            </m:r>
                          </m:sub>
                        </m:sSub>
                        <m:sSub>
                          <m:sSubPr>
                            <m:ctrlPr>
                              <w:rPr>
                                <w:rFonts w:ascii="Cambria Math" w:hAnsi="Cambria Math"/>
                                <w:i/>
                                <w:iCs/>
                              </w:rPr>
                            </m:ctrlPr>
                          </m:sSubPr>
                          <m:e>
                            <m:r>
                              <w:rPr>
                                <w:rFonts w:ascii="Cambria Math" w:hAnsi="Cambria Math"/>
                              </w:rPr>
                              <m:t>R</m:t>
                            </m:r>
                          </m:e>
                          <m:sub>
                            <m:r>
                              <w:rPr>
                                <w:rFonts w:ascii="Cambria Math" w:hAnsi="Cambria Math"/>
                              </w:rPr>
                              <m:t>2</m:t>
                            </m:r>
                          </m:sub>
                        </m:sSub>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r>
                          <w:rPr>
                            <w:rFonts w:ascii="Cambria Math" w:hAnsi="Cambria Math"/>
                          </w:rPr>
                          <m:t>-</m:t>
                        </m:r>
                        <m:sSub>
                          <m:sSubPr>
                            <m:ctrlPr>
                              <w:rPr>
                                <w:rFonts w:ascii="Cambria Math" w:hAnsi="Cambria Math"/>
                                <w:i/>
                                <w:iCs/>
                              </w:rPr>
                            </m:ctrlPr>
                          </m:sSubPr>
                          <m:e>
                            <m:r>
                              <w:rPr>
                                <w:rFonts w:ascii="Cambria Math" w:hAnsi="Cambria Math"/>
                              </w:rPr>
                              <m:t>h</m:t>
                            </m:r>
                          </m:e>
                          <m:sub>
                            <m:r>
                              <w:rPr>
                                <w:rFonts w:ascii="Cambria Math" w:hAnsi="Cambria Math"/>
                              </w:rPr>
                              <m:t>2</m:t>
                            </m:r>
                          </m:sub>
                        </m:sSub>
                        <m:sSub>
                          <m:sSubPr>
                            <m:ctrlPr>
                              <w:rPr>
                                <w:rFonts w:ascii="Cambria Math" w:hAnsi="Cambria Math"/>
                                <w:i/>
                                <w:iCs/>
                              </w:rPr>
                            </m:ctrlPr>
                          </m:sSubPr>
                          <m:e>
                            <m:r>
                              <w:rPr>
                                <w:rFonts w:ascii="Cambria Math" w:hAnsi="Cambria Math"/>
                              </w:rPr>
                              <m:t>R</m:t>
                            </m:r>
                          </m:e>
                          <m:sub>
                            <m:r>
                              <w:rPr>
                                <w:rFonts w:ascii="Cambria Math" w:hAnsi="Cambria Math"/>
                              </w:rPr>
                              <m:t>2</m:t>
                            </m:r>
                          </m:sub>
                        </m:sSub>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r>
                          <w:rPr>
                            <w:rFonts w:ascii="Cambria Math" w:hAnsi="Cambria Math"/>
                          </w:rPr>
                          <m:t xml:space="preserve"> </m:t>
                        </m:r>
                        <m:ctrlPr>
                          <w:rPr>
                            <w:rFonts w:ascii="Cambria Math" w:eastAsia="Cambria Math" w:hAnsi="Cambria Math" w:cs="Cambria Math"/>
                            <w:i/>
                            <w:iCs/>
                          </w:rPr>
                        </m:ctrlPr>
                      </m:e>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N</m:t>
                                </m:r>
                              </m:e>
                              <m:sub>
                                <m:r>
                                  <w:rPr>
                                    <w:rFonts w:ascii="Cambria Math" w:hAnsi="Cambria Math"/>
                                  </w:rPr>
                                  <m:t>1</m:t>
                                </m:r>
                              </m:sub>
                            </m:sSub>
                          </m:num>
                          <m:den>
                            <m:r>
                              <w:rPr>
                                <w:rFonts w:ascii="Cambria Math" w:hAnsi="Cambria Math"/>
                              </w:rPr>
                              <m:t>dt</m:t>
                            </m:r>
                          </m:den>
                        </m:f>
                        <m:r>
                          <w:rPr>
                            <w:rFonts w:ascii="Cambria Math" w:hAnsi="Cambria Math"/>
                          </w:rPr>
                          <m:t>=</m:t>
                        </m:r>
                        <m:sSub>
                          <m:sSubPr>
                            <m:ctrlPr>
                              <w:rPr>
                                <w:rFonts w:ascii="Cambria Math" w:hAnsi="Cambria Math"/>
                                <w:i/>
                                <w:iCs/>
                              </w:rPr>
                            </m:ctrlPr>
                          </m:sSubPr>
                          <m:e>
                            <m:r>
                              <w:rPr>
                                <w:rFonts w:ascii="Cambria Math" w:hAnsi="Cambria Math"/>
                              </w:rPr>
                              <m:t>ϵ</m:t>
                            </m:r>
                          </m:e>
                          <m:sub>
                            <m:r>
                              <w:rPr>
                                <w:rFonts w:ascii="Cambria Math" w:hAnsi="Cambria Math"/>
                              </w:rPr>
                              <m:t>1</m:t>
                            </m:r>
                          </m:sub>
                        </m:sSub>
                        <m:sSub>
                          <m:sSubPr>
                            <m:ctrlPr>
                              <w:rPr>
                                <w:rFonts w:ascii="Cambria Math" w:hAnsi="Cambria Math"/>
                                <w:i/>
                                <w:iCs/>
                              </w:rPr>
                            </m:ctrlPr>
                          </m:sSubPr>
                          <m:e>
                            <m:r>
                              <w:rPr>
                                <w:rFonts w:ascii="Cambria Math" w:hAnsi="Cambria Math"/>
                              </w:rPr>
                              <m:t>h</m:t>
                            </m:r>
                          </m:e>
                          <m:sub>
                            <m:r>
                              <w:rPr>
                                <w:rFonts w:ascii="Cambria Math" w:hAnsi="Cambria Math"/>
                              </w:rPr>
                              <m:t>1</m:t>
                            </m:r>
                          </m:sub>
                        </m:sSub>
                        <m:sSub>
                          <m:sSubPr>
                            <m:ctrlPr>
                              <w:rPr>
                                <w:rFonts w:ascii="Cambria Math" w:hAnsi="Cambria Math"/>
                                <w:i/>
                                <w:iCs/>
                              </w:rPr>
                            </m:ctrlPr>
                          </m:sSubPr>
                          <m:e>
                            <m:r>
                              <w:rPr>
                                <w:rFonts w:ascii="Cambria Math" w:hAnsi="Cambria Math"/>
                              </w:rPr>
                              <m:t>R</m:t>
                            </m:r>
                          </m:e>
                          <m:sub>
                            <m:r>
                              <w:rPr>
                                <w:rFonts w:ascii="Cambria Math" w:hAnsi="Cambria Math"/>
                              </w:rPr>
                              <m:t>1</m:t>
                            </m:r>
                          </m:sub>
                        </m:sSub>
                        <m:sSub>
                          <m:sSubPr>
                            <m:ctrlPr>
                              <w:rPr>
                                <w:rFonts w:ascii="Cambria Math" w:hAnsi="Cambria Math"/>
                                <w:i/>
                                <w:iCs/>
                              </w:rPr>
                            </m:ctrlPr>
                          </m:sSubPr>
                          <m:e>
                            <m:r>
                              <w:rPr>
                                <w:rFonts w:ascii="Cambria Math" w:hAnsi="Cambria Math"/>
                              </w:rPr>
                              <m:t>N</m:t>
                            </m:r>
                          </m:e>
                          <m:sub>
                            <m:r>
                              <w:rPr>
                                <w:rFonts w:ascii="Cambria Math" w:hAnsi="Cambria Math"/>
                              </w:rPr>
                              <m:t>1</m:t>
                            </m:r>
                          </m:sub>
                        </m:sSub>
                        <m:r>
                          <w:rPr>
                            <w:rFonts w:ascii="Cambria Math" w:hAnsi="Cambria Math"/>
                          </w:rPr>
                          <m:t xml:space="preserve">                 </m:t>
                        </m:r>
                        <m:ctrlPr>
                          <w:rPr>
                            <w:rFonts w:ascii="Cambria Math" w:eastAsia="Cambria Math" w:hAnsi="Cambria Math" w:cs="Cambria Math"/>
                            <w:i/>
                            <w:iCs/>
                          </w:rPr>
                        </m:ctrlPr>
                      </m:e>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N</m:t>
                                </m:r>
                              </m:e>
                              <m:sub>
                                <m:r>
                                  <w:rPr>
                                    <w:rFonts w:ascii="Cambria Math" w:hAnsi="Cambria Math"/>
                                  </w:rPr>
                                  <m:t>2</m:t>
                                </m:r>
                              </m:sub>
                            </m:sSub>
                          </m:num>
                          <m:den>
                            <m:r>
                              <w:rPr>
                                <w:rFonts w:ascii="Cambria Math" w:hAnsi="Cambria Math"/>
                              </w:rPr>
                              <m:t>dt</m:t>
                            </m:r>
                          </m:den>
                        </m:f>
                        <m:r>
                          <w:rPr>
                            <w:rFonts w:ascii="Cambria Math" w:hAnsi="Cambria Math"/>
                          </w:rPr>
                          <m:t>=</m:t>
                        </m:r>
                        <m:sSub>
                          <m:sSubPr>
                            <m:ctrlPr>
                              <w:rPr>
                                <w:rFonts w:ascii="Cambria Math" w:hAnsi="Cambria Math"/>
                                <w:i/>
                                <w:iCs/>
                              </w:rPr>
                            </m:ctrlPr>
                          </m:sSubPr>
                          <m:e>
                            <m:r>
                              <w:rPr>
                                <w:rFonts w:ascii="Cambria Math" w:hAnsi="Cambria Math"/>
                              </w:rPr>
                              <m:t>ϵ</m:t>
                            </m:r>
                          </m:e>
                          <m:sub>
                            <m:r>
                              <w:rPr>
                                <w:rFonts w:ascii="Cambria Math" w:hAnsi="Cambria Math"/>
                              </w:rPr>
                              <m:t>2</m:t>
                            </m:r>
                          </m:sub>
                        </m:sSub>
                        <m:sSub>
                          <m:sSubPr>
                            <m:ctrlPr>
                              <w:rPr>
                                <w:rFonts w:ascii="Cambria Math" w:hAnsi="Cambria Math"/>
                                <w:i/>
                                <w:iCs/>
                              </w:rPr>
                            </m:ctrlPr>
                          </m:sSubPr>
                          <m:e>
                            <m:r>
                              <w:rPr>
                                <w:rFonts w:ascii="Cambria Math" w:hAnsi="Cambria Math"/>
                              </w:rPr>
                              <m:t>h</m:t>
                            </m:r>
                          </m:e>
                          <m:sub>
                            <m:r>
                              <w:rPr>
                                <w:rFonts w:ascii="Cambria Math" w:hAnsi="Cambria Math"/>
                              </w:rPr>
                              <m:t>2</m:t>
                            </m:r>
                          </m:sub>
                        </m:sSub>
                        <m:sSub>
                          <m:sSubPr>
                            <m:ctrlPr>
                              <w:rPr>
                                <w:rFonts w:ascii="Cambria Math" w:hAnsi="Cambria Math"/>
                                <w:i/>
                                <w:iCs/>
                              </w:rPr>
                            </m:ctrlPr>
                          </m:sSubPr>
                          <m:e>
                            <m:r>
                              <w:rPr>
                                <w:rFonts w:ascii="Cambria Math" w:hAnsi="Cambria Math"/>
                              </w:rPr>
                              <m:t>R</m:t>
                            </m:r>
                          </m:e>
                          <m:sub>
                            <m:r>
                              <w:rPr>
                                <w:rFonts w:ascii="Cambria Math" w:hAnsi="Cambria Math"/>
                              </w:rPr>
                              <m:t>2</m:t>
                            </m:r>
                          </m:sub>
                        </m:sSub>
                        <m:sSub>
                          <m:sSubPr>
                            <m:ctrlPr>
                              <w:rPr>
                                <w:rFonts w:ascii="Cambria Math" w:hAnsi="Cambria Math"/>
                                <w:i/>
                                <w:iCs/>
                              </w:rPr>
                            </m:ctrlPr>
                          </m:sSubPr>
                          <m:e>
                            <m:r>
                              <w:rPr>
                                <w:rFonts w:ascii="Cambria Math" w:hAnsi="Cambria Math"/>
                              </w:rPr>
                              <m:t>N</m:t>
                            </m:r>
                          </m:e>
                          <m:sub>
                            <m:r>
                              <w:rPr>
                                <w:rFonts w:ascii="Cambria Math" w:hAnsi="Cambria Math"/>
                              </w:rPr>
                              <m:t>2</m:t>
                            </m:r>
                          </m:sub>
                        </m:sSub>
                        <m:r>
                          <w:rPr>
                            <w:rFonts w:ascii="Cambria Math" w:hAnsi="Cambria Math"/>
                          </w:rPr>
                          <m:t xml:space="preserve">                 </m:t>
                        </m:r>
                      </m:e>
                    </m:eqArr>
                  </m:e>
                </m:d>
              </m:oMath>
            </m:oMathPara>
          </w:p>
        </w:tc>
        <w:tc>
          <w:tcPr>
            <w:tcW w:w="1468" w:type="dxa"/>
            <w:vAlign w:val="center"/>
          </w:tcPr>
          <w:p w14:paraId="49CFB2E6" w14:textId="77777777" w:rsidR="007A7F01" w:rsidRPr="004E6396" w:rsidRDefault="007A7F01">
            <w:pPr>
              <w:jc w:val="right"/>
              <w:rPr>
                <w:rPrChange w:id="679" w:author="Yoav Ram" w:date="2017-10-19T13:16:00Z">
                  <w:rPr>
                    <w:i/>
                    <w:iCs/>
                  </w:rPr>
                </w:rPrChange>
              </w:rPr>
            </w:pPr>
            <w:r w:rsidRPr="004E6396">
              <w:rPr>
                <w:rPrChange w:id="680" w:author="Yoav Ram" w:date="2017-10-19T13:16:00Z">
                  <w:rPr>
                    <w:i/>
                    <w:iCs/>
                  </w:rPr>
                </w:rPrChange>
              </w:rPr>
              <w:t>[B3a]</w:t>
            </w:r>
          </w:p>
          <w:p w14:paraId="400F0B34" w14:textId="77777777" w:rsidR="007A7F01" w:rsidRPr="004E6396" w:rsidRDefault="007A7F01">
            <w:pPr>
              <w:jc w:val="right"/>
              <w:rPr>
                <w:rPrChange w:id="681" w:author="Yoav Ram" w:date="2017-10-19T13:16:00Z">
                  <w:rPr>
                    <w:i/>
                    <w:iCs/>
                  </w:rPr>
                </w:rPrChange>
              </w:rPr>
            </w:pPr>
            <w:r w:rsidRPr="004E6396">
              <w:rPr>
                <w:rPrChange w:id="682" w:author="Yoav Ram" w:date="2017-10-19T13:16:00Z">
                  <w:rPr>
                    <w:i/>
                    <w:iCs/>
                  </w:rPr>
                </w:rPrChange>
              </w:rPr>
              <w:t>[B3b]</w:t>
            </w:r>
          </w:p>
          <w:p w14:paraId="1C2DA814" w14:textId="77777777" w:rsidR="007A7F01" w:rsidRPr="004E6396" w:rsidRDefault="007A7F01">
            <w:pPr>
              <w:jc w:val="right"/>
              <w:rPr>
                <w:rPrChange w:id="683" w:author="Yoav Ram" w:date="2017-10-19T13:16:00Z">
                  <w:rPr>
                    <w:i/>
                    <w:iCs/>
                  </w:rPr>
                </w:rPrChange>
              </w:rPr>
            </w:pPr>
            <w:r w:rsidRPr="004E6396">
              <w:rPr>
                <w:rPrChange w:id="684" w:author="Yoav Ram" w:date="2017-10-19T13:16:00Z">
                  <w:rPr>
                    <w:i/>
                    <w:iCs/>
                  </w:rPr>
                </w:rPrChange>
              </w:rPr>
              <w:t>[B3c]</w:t>
            </w:r>
          </w:p>
          <w:p w14:paraId="1E95C71B" w14:textId="77777777" w:rsidR="007A7F01" w:rsidRPr="004E6396" w:rsidRDefault="007A7F01">
            <w:pPr>
              <w:jc w:val="right"/>
              <w:rPr>
                <w:rPrChange w:id="685" w:author="Yoav Ram" w:date="2017-10-19T13:16:00Z">
                  <w:rPr>
                    <w:i/>
                    <w:iCs/>
                  </w:rPr>
                </w:rPrChange>
              </w:rPr>
            </w:pPr>
            <w:r w:rsidRPr="004E6396">
              <w:rPr>
                <w:rPrChange w:id="686" w:author="Yoav Ram" w:date="2017-10-19T13:16:00Z">
                  <w:rPr>
                    <w:i/>
                    <w:iCs/>
                  </w:rPr>
                </w:rPrChange>
              </w:rPr>
              <w:t>[B3d]</w:t>
            </w:r>
          </w:p>
        </w:tc>
      </w:tr>
    </w:tbl>
    <w:p w14:paraId="0166B204" w14:textId="10E42754" w:rsidR="007A7F01" w:rsidRPr="000A28AB" w:rsidRDefault="007A7F01" w:rsidP="005924D4">
      <w:pPr>
        <w:tabs>
          <w:tab w:val="left" w:pos="1803"/>
          <w:tab w:val="center" w:pos="4153"/>
        </w:tabs>
      </w:pPr>
      <w:r w:rsidRPr="000A28AB">
        <w:t xml:space="preserve">Here, we notice first that </w:t>
      </w:r>
      <m:oMath>
        <m:f>
          <m:fPr>
            <m:ctrlPr>
              <w:rPr>
                <w:rFonts w:ascii="Cambria Math" w:hAnsi="Cambria Math"/>
                <w:i/>
              </w:rPr>
            </m:ctrlPr>
          </m:fPr>
          <m:num>
            <m:r>
              <w:rPr>
                <w:rFonts w:ascii="Cambria Math" w:hAnsi="Cambria Math"/>
              </w:rPr>
              <m:t>d</m:t>
            </m:r>
          </m:num>
          <m:den>
            <m:r>
              <w:rPr>
                <w:rFonts w:ascii="Cambria Math" w:hAnsi="Cambria Math"/>
              </w:rPr>
              <m:t>dt</m:t>
            </m:r>
          </m:den>
        </m:f>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e>
            </m:d>
          </m:e>
        </m:func>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dt</m:t>
            </m:r>
          </m:den>
        </m:f>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2</m:t>
                    </m:r>
                  </m:sub>
                </m:sSub>
              </m:e>
            </m:d>
          </m:e>
        </m:func>
      </m:oMath>
      <w:r w:rsidRPr="000A28AB">
        <w:t xml:space="preserve"> and therefore </w:t>
      </w:r>
      <m:oMath>
        <m:r>
          <w:rPr>
            <w:rFonts w:ascii="Cambria Math" w:hAnsi="Cambria Math"/>
          </w:rPr>
          <m:t>ρ=</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num>
          <m:den>
            <m:sSub>
              <m:sSubPr>
                <m:ctrlPr>
                  <w:rPr>
                    <w:rFonts w:ascii="Cambria Math" w:hAnsi="Cambria Math"/>
                    <w:i/>
                  </w:rPr>
                </m:ctrlPr>
              </m:sSubPr>
              <m:e>
                <m:r>
                  <w:rPr>
                    <w:rFonts w:ascii="Cambria Math" w:hAnsi="Cambria Math"/>
                  </w:rPr>
                  <m:t>R</m:t>
                </m:r>
              </m:e>
              <m:sub>
                <m:r>
                  <w:rPr>
                    <w:rFonts w:ascii="Cambria Math" w:hAnsi="Cambria Math"/>
                  </w:rPr>
                  <m:t>2</m:t>
                </m:r>
              </m:sub>
            </m:sSub>
          </m:den>
        </m:f>
      </m:oMath>
      <w:r w:rsidRPr="000A28AB">
        <w:t xml:space="preserve"> is a constant. We then substitute </w:t>
      </w:r>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 xml:space="preserve">=R, </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=ρR</m:t>
        </m:r>
      </m:oMath>
      <w:r w:rsidRPr="000A28AB">
        <w:t xml:space="preserve"> in eq</w:t>
      </w:r>
      <w:bookmarkStart w:id="687" w:name="_GoBack"/>
      <w:bookmarkEnd w:id="687"/>
      <w:del w:id="688" w:author="Yoav Ram" w:date="2017-10-24T15:20:00Z">
        <w:r w:rsidRPr="000A28AB" w:rsidDel="005924D4">
          <w:delText>s</w:delText>
        </w:r>
      </w:del>
      <w:r w:rsidRPr="000A28AB">
        <w:t>. B3</w:t>
      </w:r>
      <w:del w:id="689" w:author="Yoav Ram" w:date="2017-10-19T13:17:00Z">
        <w:r w:rsidRPr="000A28AB" w:rsidDel="004E6396">
          <w:delText>a-d</w:delText>
        </w:r>
      </w:del>
      <w:r w:rsidRPr="000A28AB">
        <w:t xml:space="preserve"> and continue as above. This </w:t>
      </w:r>
      <w:del w:id="690" w:author="Yoav Ram" w:date="2017-10-19T13:18:00Z">
        <w:r w:rsidRPr="000A28AB" w:rsidDel="00683C0D">
          <w:delText xml:space="preserve">only </w:delText>
        </w:r>
      </w:del>
      <w:r w:rsidRPr="000A28AB">
        <w:t xml:space="preserve">changes the definition of </w:t>
      </w:r>
      <m:oMath>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ϵ</m:t>
                </m:r>
              </m:e>
              <m:sub>
                <m:r>
                  <w:rPr>
                    <w:rFonts w:ascii="Cambria Math" w:hAnsi="Cambria Math"/>
                  </w:rPr>
                  <m:t>i</m:t>
                </m:r>
              </m:sub>
            </m:sSub>
            <m:sSub>
              <m:sSubPr>
                <m:ctrlPr>
                  <w:rPr>
                    <w:rFonts w:ascii="Cambria Math" w:hAnsi="Cambria Math"/>
                    <w:i/>
                  </w:rPr>
                </m:ctrlPr>
              </m:sSubPr>
              <m:e>
                <m:r>
                  <w:rPr>
                    <w:rFonts w:ascii="Cambria Math" w:hAnsi="Cambria Math"/>
                  </w:rPr>
                  <m:t>ν</m:t>
                </m:r>
              </m:e>
              <m:sub>
                <m:r>
                  <w:rPr>
                    <w:rFonts w:ascii="Cambria Math" w:hAnsi="Cambria Math"/>
                  </w:rPr>
                  <m:t>i</m:t>
                </m:r>
              </m:sub>
            </m:sSub>
            <m:sSub>
              <m:sSubPr>
                <m:ctrlPr>
                  <w:ins w:id="691" w:author="Yoav Ram" w:date="2017-10-19T13:30:00Z">
                    <w:rPr>
                      <w:rFonts w:ascii="Cambria Math" w:hAnsi="Cambria Math"/>
                      <w:i/>
                    </w:rPr>
                  </w:ins>
                </m:ctrlPr>
              </m:sSubPr>
              <m:e>
                <w:ins w:id="692" w:author="Yoav Ram" w:date="2017-10-19T13:30:00Z">
                  <m:r>
                    <w:rPr>
                      <w:rFonts w:ascii="Cambria Math" w:hAnsi="Cambria Math"/>
                    </w:rPr>
                    <m:t>R</m:t>
                  </m:r>
                </w:ins>
              </m:e>
              <m:sub>
                <w:ins w:id="693" w:author="Yoav Ram" w:date="2017-10-19T13:30:00Z">
                  <m:r>
                    <w:rPr>
                      <w:rFonts w:ascii="Cambria Math" w:hAnsi="Cambria Math"/>
                    </w:rPr>
                    <m:t>i</m:t>
                  </m:r>
                </w:ins>
              </m:sub>
            </m:sSub>
          </m:num>
          <m:den>
            <m:sSub>
              <m:sSubPr>
                <m:ctrlPr>
                  <w:rPr>
                    <w:rFonts w:ascii="Cambria Math" w:hAnsi="Cambria Math"/>
                    <w:i/>
                  </w:rPr>
                </m:ctrlPr>
              </m:sSubPr>
              <m:e>
                <m:r>
                  <w:rPr>
                    <w:rFonts w:ascii="Cambria Math" w:hAnsi="Cambria Math"/>
                  </w:rPr>
                  <m:t>ϵ</m:t>
                </m:r>
              </m:e>
              <m:sub>
                <m:r>
                  <w:rPr>
                    <w:rFonts w:ascii="Cambria Math" w:hAnsi="Cambria Math"/>
                  </w:rPr>
                  <m:t>j</m:t>
                </m:r>
              </m:sub>
            </m:sSub>
            <m:sSub>
              <m:sSubPr>
                <m:ctrlPr>
                  <w:rPr>
                    <w:rFonts w:ascii="Cambria Math" w:hAnsi="Cambria Math"/>
                    <w:i/>
                  </w:rPr>
                </m:ctrlPr>
              </m:sSubPr>
              <m:e>
                <m:r>
                  <w:rPr>
                    <w:rFonts w:ascii="Cambria Math" w:hAnsi="Cambria Math"/>
                  </w:rPr>
                  <m:t>ν</m:t>
                </m:r>
              </m:e>
              <m:sub>
                <m:r>
                  <w:rPr>
                    <w:rFonts w:ascii="Cambria Math" w:hAnsi="Cambria Math"/>
                  </w:rPr>
                  <m:t>j</m:t>
                </m:r>
              </m:sub>
            </m:sSub>
            <m:sSub>
              <m:sSubPr>
                <m:ctrlPr>
                  <w:ins w:id="694" w:author="Yoav Ram" w:date="2017-10-19T13:30:00Z">
                    <w:rPr>
                      <w:rFonts w:ascii="Cambria Math" w:hAnsi="Cambria Math"/>
                      <w:i/>
                    </w:rPr>
                  </w:ins>
                </m:ctrlPr>
              </m:sSubPr>
              <m:e>
                <w:ins w:id="695" w:author="Yoav Ram" w:date="2017-10-19T13:30:00Z">
                  <m:r>
                    <w:rPr>
                      <w:rFonts w:ascii="Cambria Math" w:hAnsi="Cambria Math"/>
                    </w:rPr>
                    <m:t>R</m:t>
                  </m:r>
                </w:ins>
              </m:e>
              <m:sub>
                <w:ins w:id="696" w:author="Yoav Ram" w:date="2017-10-19T13:30:00Z">
                  <m:r>
                    <w:rPr>
                      <w:rFonts w:ascii="Cambria Math" w:hAnsi="Cambria Math"/>
                    </w:rPr>
                    <m:t>j</m:t>
                  </m:r>
                </w:ins>
              </m:sub>
            </m:sSub>
          </m:den>
        </m:f>
        <w:del w:id="697" w:author="Yoav Ram" w:date="2017-10-19T13:30:00Z">
          <m:r>
            <w:rPr>
              <w:rFonts w:ascii="Cambria Math" w:hAnsi="Cambria Math"/>
            </w:rPr>
            <m:t>ρ</m:t>
          </m:r>
        </w:del>
      </m:oMath>
      <w:ins w:id="698" w:author="Yoav Ram" w:date="2017-10-19T13:21:00Z">
        <w:r w:rsidR="00870818">
          <w:t>.</w:t>
        </w:r>
      </w:ins>
      <w:del w:id="699" w:author="Yoav Ram" w:date="2017-10-19T13:18:00Z">
        <w:r w:rsidRPr="000A28AB" w:rsidDel="00683C0D">
          <w:delText>.</w:delText>
        </w:r>
      </w:del>
    </w:p>
    <w:p w14:paraId="5BC802EB" w14:textId="131C0D13" w:rsidR="007A7F01" w:rsidRPr="000A28AB" w:rsidRDefault="007A7F01" w:rsidP="00B42DA4">
      <w:pPr>
        <w:tabs>
          <w:tab w:val="left" w:pos="1803"/>
          <w:tab w:val="center" w:pos="4153"/>
        </w:tabs>
      </w:pPr>
      <w:r w:rsidRPr="000A28AB">
        <w:t>If the intake rates depend only on the resource</w:t>
      </w:r>
      <w:ins w:id="700" w:author="Yoav Ram" w:date="2017-10-19T13:28:00Z">
        <w:r w:rsidR="00B42DA4">
          <w:t xml:space="preserve"> then</w:t>
        </w:r>
      </w:ins>
      <w:del w:id="701" w:author="Yoav Ram" w:date="2017-10-19T13:28:00Z">
        <w:r w:rsidRPr="000A28AB" w:rsidDel="00B42DA4">
          <w:delText>:</w:delText>
        </w:r>
      </w:del>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103"/>
        <w:gridCol w:w="1468"/>
      </w:tblGrid>
      <w:tr w:rsidR="007A7F01" w:rsidRPr="000A28AB" w14:paraId="2B1C1765" w14:textId="77777777" w:rsidTr="00B57EC6">
        <w:tc>
          <w:tcPr>
            <w:tcW w:w="1951" w:type="dxa"/>
            <w:vAlign w:val="center"/>
          </w:tcPr>
          <w:p w14:paraId="2324C572" w14:textId="77777777" w:rsidR="007A7F01" w:rsidRPr="000A28AB" w:rsidRDefault="007A7F01">
            <w:pPr>
              <w:jc w:val="right"/>
              <w:rPr>
                <w:i/>
                <w:iCs/>
              </w:rPr>
            </w:pPr>
          </w:p>
        </w:tc>
        <w:tc>
          <w:tcPr>
            <w:tcW w:w="5103" w:type="dxa"/>
            <w:vAlign w:val="center"/>
          </w:tcPr>
          <w:p w14:paraId="54B75DB6" w14:textId="53A200A3" w:rsidR="007A7F01" w:rsidRPr="000A28AB" w:rsidRDefault="00AC117E">
            <w:pPr>
              <w:jc w:val="center"/>
              <w:rPr>
                <w:i/>
                <w:iCs/>
              </w:rPr>
            </w:pPr>
            <m:oMathPara>
              <m:oMath>
                <m:d>
                  <m:dPr>
                    <m:begChr m:val="{"/>
                    <m:endChr m:val=""/>
                    <m:ctrlPr>
                      <w:rPr>
                        <w:rFonts w:ascii="Cambria Math" w:hAnsi="Cambria Math"/>
                        <w:i/>
                        <w:iCs/>
                      </w:rPr>
                    </m:ctrlPr>
                  </m:dPr>
                  <m:e>
                    <m:eqArr>
                      <m:eqArrPr>
                        <m:ctrlPr>
                          <w:rPr>
                            <w:rFonts w:ascii="Cambria Math" w:hAnsi="Cambria Math"/>
                            <w:i/>
                            <w:iCs/>
                          </w:rPr>
                        </m:ctrlPr>
                      </m:eqArrPr>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R</m:t>
                                </m:r>
                              </m:e>
                              <m:sub>
                                <m:r>
                                  <w:rPr>
                                    <w:rFonts w:ascii="Cambria Math" w:hAnsi="Cambria Math"/>
                                  </w:rPr>
                                  <m:t>1</m:t>
                                </m:r>
                              </m:sub>
                            </m:sSub>
                          </m:num>
                          <m:den>
                            <m:r>
                              <w:rPr>
                                <w:rFonts w:ascii="Cambria Math" w:hAnsi="Cambria Math"/>
                              </w:rPr>
                              <m:t>dt</m:t>
                            </m:r>
                          </m:den>
                        </m:f>
                        <m:r>
                          <w:rPr>
                            <w:rFonts w:ascii="Cambria Math" w:hAnsi="Cambria Math"/>
                          </w:rPr>
                          <m:t>=-</m:t>
                        </m:r>
                        <m:sSub>
                          <m:sSubPr>
                            <m:ctrlPr>
                              <w:rPr>
                                <w:rFonts w:ascii="Cambria Math" w:hAnsi="Cambria Math"/>
                                <w:i/>
                                <w:iCs/>
                              </w:rPr>
                            </m:ctrlPr>
                          </m:sSubPr>
                          <m:e>
                            <m:r>
                              <w:rPr>
                                <w:rFonts w:ascii="Cambria Math" w:hAnsi="Cambria Math"/>
                              </w:rPr>
                              <m:t>h</m:t>
                            </m:r>
                          </m:e>
                          <m:sub>
                            <m:r>
                              <w:rPr>
                                <w:rFonts w:ascii="Cambria Math" w:hAnsi="Cambria Math"/>
                              </w:rPr>
                              <m:t>1</m:t>
                            </m:r>
                          </m:sub>
                        </m:sSub>
                        <m:sSub>
                          <m:sSubPr>
                            <m:ctrlPr>
                              <w:rPr>
                                <w:rFonts w:ascii="Cambria Math" w:hAnsi="Cambria Math"/>
                                <w:i/>
                                <w:iCs/>
                              </w:rPr>
                            </m:ctrlPr>
                          </m:sSubPr>
                          <m:e>
                            <m:r>
                              <w:rPr>
                                <w:rFonts w:ascii="Cambria Math" w:hAnsi="Cambria Math"/>
                              </w:rPr>
                              <m:t>R</m:t>
                            </m:r>
                          </m:e>
                          <m:sub>
                            <m:r>
                              <w:rPr>
                                <w:rFonts w:ascii="Cambria Math" w:hAnsi="Cambria Math"/>
                              </w:rPr>
                              <m:t>1</m:t>
                            </m:r>
                          </m:sub>
                        </m:sSub>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r>
                          <w:rPr>
                            <w:rFonts w:ascii="Cambria Math" w:hAnsi="Cambria Math"/>
                          </w:rPr>
                          <m:t>-</m:t>
                        </m:r>
                        <m:sSub>
                          <m:sSubPr>
                            <m:ctrlPr>
                              <w:rPr>
                                <w:rFonts w:ascii="Cambria Math" w:hAnsi="Cambria Math"/>
                                <w:i/>
                                <w:iCs/>
                              </w:rPr>
                            </m:ctrlPr>
                          </m:sSubPr>
                          <m:e>
                            <m:r>
                              <w:rPr>
                                <w:rFonts w:ascii="Cambria Math" w:hAnsi="Cambria Math"/>
                              </w:rPr>
                              <m:t>h</m:t>
                            </m:r>
                          </m:e>
                          <m:sub>
                            <m:r>
                              <w:rPr>
                                <w:rFonts w:ascii="Cambria Math" w:hAnsi="Cambria Math"/>
                              </w:rPr>
                              <m:t>1</m:t>
                            </m:r>
                          </m:sub>
                        </m:sSub>
                        <m:sSub>
                          <m:sSubPr>
                            <m:ctrlPr>
                              <w:rPr>
                                <w:rFonts w:ascii="Cambria Math" w:hAnsi="Cambria Math"/>
                                <w:i/>
                                <w:iCs/>
                              </w:rPr>
                            </m:ctrlPr>
                          </m:sSubPr>
                          <m:e>
                            <m:r>
                              <w:rPr>
                                <w:rFonts w:ascii="Cambria Math" w:hAnsi="Cambria Math"/>
                              </w:rPr>
                              <m:t>R</m:t>
                            </m:r>
                          </m:e>
                          <m:sub>
                            <m:r>
                              <w:rPr>
                                <w:rFonts w:ascii="Cambria Math" w:hAnsi="Cambria Math"/>
                              </w:rPr>
                              <m:t>1</m:t>
                            </m:r>
                          </m:sub>
                        </m:sSub>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r>
                          <w:rPr>
                            <w:rFonts w:ascii="Cambria Math" w:hAnsi="Cambria Math"/>
                          </w:rPr>
                          <m:t xml:space="preserve"> </m:t>
                        </m:r>
                      </m:e>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R</m:t>
                                </m:r>
                              </m:e>
                              <m:sub>
                                <m:r>
                                  <w:rPr>
                                    <w:rFonts w:ascii="Cambria Math" w:hAnsi="Cambria Math"/>
                                  </w:rPr>
                                  <m:t>2</m:t>
                                </m:r>
                              </m:sub>
                            </m:sSub>
                          </m:num>
                          <m:den>
                            <m:r>
                              <w:rPr>
                                <w:rFonts w:ascii="Cambria Math" w:hAnsi="Cambria Math"/>
                              </w:rPr>
                              <m:t>dt</m:t>
                            </m:r>
                          </m:den>
                        </m:f>
                        <m:r>
                          <w:rPr>
                            <w:rFonts w:ascii="Cambria Math" w:hAnsi="Cambria Math"/>
                          </w:rPr>
                          <m:t>=-</m:t>
                        </m:r>
                        <m:sSub>
                          <m:sSubPr>
                            <m:ctrlPr>
                              <w:rPr>
                                <w:rFonts w:ascii="Cambria Math" w:hAnsi="Cambria Math"/>
                                <w:i/>
                                <w:iCs/>
                              </w:rPr>
                            </m:ctrlPr>
                          </m:sSubPr>
                          <m:e>
                            <m:r>
                              <w:rPr>
                                <w:rFonts w:ascii="Cambria Math" w:hAnsi="Cambria Math"/>
                              </w:rPr>
                              <m:t>h</m:t>
                            </m:r>
                          </m:e>
                          <m:sub>
                            <m:r>
                              <w:rPr>
                                <w:rFonts w:ascii="Cambria Math" w:hAnsi="Cambria Math"/>
                              </w:rPr>
                              <m:t>2</m:t>
                            </m:r>
                          </m:sub>
                        </m:sSub>
                        <m:sSub>
                          <m:sSubPr>
                            <m:ctrlPr>
                              <w:rPr>
                                <w:rFonts w:ascii="Cambria Math" w:hAnsi="Cambria Math"/>
                                <w:i/>
                                <w:iCs/>
                              </w:rPr>
                            </m:ctrlPr>
                          </m:sSubPr>
                          <m:e>
                            <m:r>
                              <w:rPr>
                                <w:rFonts w:ascii="Cambria Math" w:hAnsi="Cambria Math"/>
                              </w:rPr>
                              <m:t>R</m:t>
                            </m:r>
                          </m:e>
                          <m:sub>
                            <m:r>
                              <w:rPr>
                                <w:rFonts w:ascii="Cambria Math" w:hAnsi="Cambria Math"/>
                              </w:rPr>
                              <m:t>2</m:t>
                            </m:r>
                          </m:sub>
                        </m:sSub>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r>
                          <w:rPr>
                            <w:rFonts w:ascii="Cambria Math" w:hAnsi="Cambria Math"/>
                          </w:rPr>
                          <m:t>-</m:t>
                        </m:r>
                        <m:sSub>
                          <m:sSubPr>
                            <m:ctrlPr>
                              <w:rPr>
                                <w:rFonts w:ascii="Cambria Math" w:hAnsi="Cambria Math"/>
                                <w:i/>
                                <w:iCs/>
                              </w:rPr>
                            </m:ctrlPr>
                          </m:sSubPr>
                          <m:e>
                            <m:r>
                              <w:rPr>
                                <w:rFonts w:ascii="Cambria Math" w:hAnsi="Cambria Math"/>
                              </w:rPr>
                              <m:t>h</m:t>
                            </m:r>
                          </m:e>
                          <m:sub>
                            <m:r>
                              <w:rPr>
                                <w:rFonts w:ascii="Cambria Math" w:hAnsi="Cambria Math"/>
                              </w:rPr>
                              <m:t>2</m:t>
                            </m:r>
                          </m:sub>
                        </m:sSub>
                        <m:sSub>
                          <m:sSubPr>
                            <m:ctrlPr>
                              <w:rPr>
                                <w:rFonts w:ascii="Cambria Math" w:hAnsi="Cambria Math"/>
                                <w:i/>
                                <w:iCs/>
                              </w:rPr>
                            </m:ctrlPr>
                          </m:sSubPr>
                          <m:e>
                            <m:r>
                              <w:rPr>
                                <w:rFonts w:ascii="Cambria Math" w:hAnsi="Cambria Math"/>
                              </w:rPr>
                              <m:t>R</m:t>
                            </m:r>
                          </m:e>
                          <m:sub>
                            <m:r>
                              <w:rPr>
                                <w:rFonts w:ascii="Cambria Math" w:hAnsi="Cambria Math"/>
                              </w:rPr>
                              <m:t>2</m:t>
                            </m:r>
                          </m:sub>
                        </m:sSub>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r>
                          <w:rPr>
                            <w:rFonts w:ascii="Cambria Math" w:hAnsi="Cambria Math"/>
                          </w:rPr>
                          <m:t xml:space="preserve"> </m:t>
                        </m:r>
                      </m:e>
                    </m:eqArr>
                  </m:e>
                </m:d>
              </m:oMath>
            </m:oMathPara>
          </w:p>
        </w:tc>
        <w:tc>
          <w:tcPr>
            <w:tcW w:w="1468" w:type="dxa"/>
            <w:vAlign w:val="center"/>
          </w:tcPr>
          <w:p w14:paraId="1992EAE8" w14:textId="77777777" w:rsidR="007A7F01" w:rsidRPr="00FB37C5" w:rsidRDefault="007A7F01">
            <w:pPr>
              <w:jc w:val="right"/>
              <w:rPr>
                <w:rPrChange w:id="702" w:author="Yoav Ram" w:date="2017-10-19T13:29:00Z">
                  <w:rPr>
                    <w:i/>
                    <w:iCs/>
                  </w:rPr>
                </w:rPrChange>
              </w:rPr>
            </w:pPr>
            <w:r w:rsidRPr="00FB37C5">
              <w:rPr>
                <w:rPrChange w:id="703" w:author="Yoav Ram" w:date="2017-10-19T13:29:00Z">
                  <w:rPr>
                    <w:i/>
                    <w:iCs/>
                  </w:rPr>
                </w:rPrChange>
              </w:rPr>
              <w:t>[B4a]</w:t>
            </w:r>
          </w:p>
          <w:p w14:paraId="344A8D50" w14:textId="77777777" w:rsidR="007A7F01" w:rsidRPr="00FB37C5" w:rsidRDefault="007A7F01">
            <w:pPr>
              <w:jc w:val="right"/>
              <w:rPr>
                <w:rPrChange w:id="704" w:author="Yoav Ram" w:date="2017-10-19T13:29:00Z">
                  <w:rPr>
                    <w:i/>
                    <w:iCs/>
                  </w:rPr>
                </w:rPrChange>
              </w:rPr>
            </w:pPr>
            <w:r w:rsidRPr="00FB37C5">
              <w:rPr>
                <w:rPrChange w:id="705" w:author="Yoav Ram" w:date="2017-10-19T13:29:00Z">
                  <w:rPr>
                    <w:i/>
                    <w:iCs/>
                  </w:rPr>
                </w:rPrChange>
              </w:rPr>
              <w:t>[B4b]</w:t>
            </w:r>
          </w:p>
        </w:tc>
      </w:tr>
    </w:tbl>
    <w:p w14:paraId="6FBA55A8" w14:textId="77777777" w:rsidR="007A7F01" w:rsidRPr="000A28AB" w:rsidRDefault="007A7F01">
      <w:r w:rsidRPr="000A28AB">
        <w:t xml:space="preserve">Then we define </w:t>
      </w:r>
      <m:oMath>
        <m:r>
          <w:rPr>
            <w:rFonts w:ascii="Cambria Math" w:hAnsi="Cambria Math"/>
          </w:rPr>
          <m:t>H=</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oMath>
      <w:r w:rsidRPr="000A28AB">
        <w:t xml:space="preserve"> and </w:t>
      </w:r>
      <m:oMath>
        <m:r>
          <w:rPr>
            <w:rFonts w:ascii="Cambria Math" w:hAnsi="Cambria Math"/>
          </w:rPr>
          <m:t>ρ=</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num>
          <m:den>
            <m:sSubSup>
              <m:sSubSupPr>
                <m:ctrlPr>
                  <w:rPr>
                    <w:rFonts w:ascii="Cambria Math" w:hAnsi="Cambria Math"/>
                    <w:i/>
                  </w:rPr>
                </m:ctrlPr>
              </m:sSubSupPr>
              <m:e>
                <m:r>
                  <w:rPr>
                    <w:rFonts w:ascii="Cambria Math" w:hAnsi="Cambria Math"/>
                  </w:rPr>
                  <m:t>R</m:t>
                </m:r>
              </m:e>
              <m:sub>
                <m:r>
                  <w:rPr>
                    <w:rFonts w:ascii="Cambria Math" w:hAnsi="Cambria Math"/>
                  </w:rPr>
                  <m:t>2</m:t>
                </m:r>
              </m:sub>
              <m:sup>
                <m:r>
                  <w:rPr>
                    <w:rFonts w:ascii="Cambria Math" w:hAnsi="Cambria Math"/>
                  </w:rPr>
                  <m:t>H</m:t>
                </m:r>
              </m:sup>
            </m:sSubSup>
          </m:den>
        </m:f>
      </m:oMath>
      <w:r w:rsidRPr="000A28AB">
        <w:t xml:space="preserve"> and again continue as above.</w:t>
      </w:r>
      <w:r w:rsidRPr="000A28AB">
        <w:br w:type="page"/>
      </w:r>
    </w:p>
    <w:p w14:paraId="5A74F14F" w14:textId="77777777" w:rsidR="00750BAE" w:rsidRPr="000A28AB" w:rsidRDefault="00750BAE" w:rsidP="00A57DA4">
      <w:pPr>
        <w:pStyle w:val="Heading1"/>
      </w:pPr>
      <w:r w:rsidRPr="000A28AB">
        <w:lastRenderedPageBreak/>
        <w:t>Supporting figures</w:t>
      </w:r>
    </w:p>
    <w:p w14:paraId="535A5776" w14:textId="77777777" w:rsidR="007A7F01" w:rsidRPr="000A28AB" w:rsidRDefault="007A7F01">
      <w:pPr>
        <w:keepNext/>
        <w:jc w:val="center"/>
      </w:pPr>
      <w:r w:rsidRPr="000A28AB">
        <w:rPr>
          <w:noProof/>
        </w:rPr>
        <w:drawing>
          <wp:inline distT="0" distB="0" distL="0" distR="0" wp14:anchorId="56349A59" wp14:editId="3B1230DC">
            <wp:extent cx="4261485" cy="3602990"/>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61485" cy="3602990"/>
                    </a:xfrm>
                    <a:prstGeom prst="rect">
                      <a:avLst/>
                    </a:prstGeom>
                    <a:noFill/>
                  </pic:spPr>
                </pic:pic>
              </a:graphicData>
            </a:graphic>
          </wp:inline>
        </w:drawing>
      </w:r>
    </w:p>
    <w:p w14:paraId="4BDA3C0F" w14:textId="5DF2EC62" w:rsidR="007A7F01" w:rsidRPr="000A28AB" w:rsidRDefault="007A7F01" w:rsidP="00F00EAE">
      <w:pPr>
        <w:pStyle w:val="Caption"/>
        <w:jc w:val="center"/>
        <w:rPr>
          <w:b w:val="0"/>
          <w:bCs w:val="0"/>
          <w:color w:val="auto"/>
        </w:rPr>
      </w:pPr>
      <w:bookmarkStart w:id="706" w:name="_Ref447623874"/>
      <w:r w:rsidRPr="000A28AB">
        <w:rPr>
          <w:color w:val="auto"/>
        </w:rPr>
        <w:t>Figure S</w:t>
      </w:r>
      <w:r w:rsidRPr="000A28AB">
        <w:rPr>
          <w:color w:val="auto"/>
        </w:rPr>
        <w:fldChar w:fldCharType="begin"/>
      </w:r>
      <w:r w:rsidRPr="000A28AB">
        <w:rPr>
          <w:color w:val="auto"/>
        </w:rPr>
        <w:instrText xml:space="preserve"> SEQ Figure_S \* ARABIC </w:instrText>
      </w:r>
      <w:r w:rsidRPr="000A28AB">
        <w:rPr>
          <w:color w:val="auto"/>
        </w:rPr>
        <w:fldChar w:fldCharType="separate"/>
      </w:r>
      <w:r w:rsidR="00796A41">
        <w:rPr>
          <w:noProof/>
          <w:color w:val="auto"/>
        </w:rPr>
        <w:t>1</w:t>
      </w:r>
      <w:r w:rsidRPr="000A28AB">
        <w:rPr>
          <w:color w:val="auto"/>
        </w:rPr>
        <w:fldChar w:fldCharType="end"/>
      </w:r>
      <w:bookmarkEnd w:id="706"/>
      <w:r w:rsidRPr="000A28AB">
        <w:rPr>
          <w:color w:val="auto"/>
        </w:rPr>
        <w:t>. Fluorescen</w:t>
      </w:r>
      <w:r w:rsidR="00773A2B">
        <w:rPr>
          <w:color w:val="auto"/>
        </w:rPr>
        <w:t>ce</w:t>
      </w:r>
      <w:r w:rsidRPr="000A28AB">
        <w:rPr>
          <w:color w:val="auto"/>
        </w:rPr>
        <w:t xml:space="preserve"> microscopy of </w:t>
      </w:r>
      <w:r w:rsidRPr="000A28AB">
        <w:rPr>
          <w:i/>
          <w:iCs/>
          <w:color w:val="auto"/>
        </w:rPr>
        <w:t xml:space="preserve">E. coli </w:t>
      </w:r>
      <w:r w:rsidRPr="000A28AB">
        <w:rPr>
          <w:color w:val="auto"/>
        </w:rPr>
        <w:t>strains</w:t>
      </w:r>
      <w:r w:rsidR="00773A2B">
        <w:rPr>
          <w:color w:val="auto"/>
        </w:rPr>
        <w:t xml:space="preserve"> carrying GFP or RFP</w:t>
      </w:r>
      <w:r w:rsidRPr="000A28AB">
        <w:rPr>
          <w:color w:val="auto"/>
        </w:rPr>
        <w:t xml:space="preserve">. </w:t>
      </w:r>
      <w:r w:rsidRPr="000A28AB">
        <w:rPr>
          <w:b w:val="0"/>
          <w:bCs w:val="0"/>
          <w:color w:val="auto"/>
        </w:rPr>
        <w:t xml:space="preserve">Image of </w:t>
      </w:r>
      <w:r w:rsidR="0087021D">
        <w:rPr>
          <w:b w:val="0"/>
          <w:bCs w:val="0"/>
          <w:color w:val="auto"/>
        </w:rPr>
        <w:t xml:space="preserve">a </w:t>
      </w:r>
      <w:r w:rsidR="00773A2B">
        <w:rPr>
          <w:b w:val="0"/>
          <w:bCs w:val="0"/>
          <w:color w:val="auto"/>
        </w:rPr>
        <w:t xml:space="preserve">mixture of </w:t>
      </w:r>
      <w:r w:rsidRPr="000A28AB">
        <w:rPr>
          <w:b w:val="0"/>
          <w:bCs w:val="0"/>
          <w:color w:val="auto"/>
        </w:rPr>
        <w:t>DH5</w:t>
      </w:r>
      <w:r w:rsidRPr="000A28AB">
        <w:rPr>
          <w:rFonts w:ascii="Arial" w:hAnsi="Arial" w:cs="Arial"/>
          <w:b w:val="0"/>
          <w:bCs w:val="0"/>
          <w:color w:val="auto"/>
        </w:rPr>
        <w:t>α</w:t>
      </w:r>
      <w:r w:rsidRPr="000A28AB">
        <w:rPr>
          <w:b w:val="0"/>
          <w:bCs w:val="0"/>
          <w:color w:val="auto"/>
        </w:rPr>
        <w:t>-GFP and TG1-RFP cells</w:t>
      </w:r>
      <w:del w:id="707" w:author="Yoav Ram" w:date="2017-10-19T13:03:00Z">
        <w:r w:rsidRPr="000A28AB" w:rsidDel="00F00EAE">
          <w:rPr>
            <w:b w:val="0"/>
            <w:bCs w:val="0"/>
            <w:color w:val="auto"/>
          </w:rPr>
          <w:delText xml:space="preserve"> taken using a Nikon Eclipe Ti microscope</w:delText>
        </w:r>
      </w:del>
      <w:r w:rsidRPr="000A28AB">
        <w:rPr>
          <w:b w:val="0"/>
          <w:bCs w:val="0"/>
          <w:color w:val="auto"/>
        </w:rPr>
        <w:t>.</w:t>
      </w:r>
    </w:p>
    <w:p w14:paraId="0E3EDE66" w14:textId="77777777" w:rsidR="007A7F01" w:rsidRPr="000A28AB" w:rsidRDefault="007A7F01"/>
    <w:p w14:paraId="1CE6A575" w14:textId="77777777" w:rsidR="00624088" w:rsidRPr="000A28AB" w:rsidRDefault="00624088" w:rsidP="00624088">
      <w:pPr>
        <w:keepNext/>
      </w:pPr>
      <w:r w:rsidRPr="000A28AB">
        <w:rPr>
          <w:noProof/>
        </w:rPr>
        <w:drawing>
          <wp:inline distT="0" distB="0" distL="0" distR="0" wp14:anchorId="43E92A4F" wp14:editId="6308EFFD">
            <wp:extent cx="5274310" cy="1289886"/>
            <wp:effectExtent l="0" t="0" r="254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1289886"/>
                    </a:xfrm>
                    <a:prstGeom prst="rect">
                      <a:avLst/>
                    </a:prstGeom>
                  </pic:spPr>
                </pic:pic>
              </a:graphicData>
            </a:graphic>
          </wp:inline>
        </w:drawing>
      </w:r>
    </w:p>
    <w:p w14:paraId="57662809" w14:textId="53D23D09" w:rsidR="00624088" w:rsidRPr="000A28AB" w:rsidRDefault="00624088" w:rsidP="00F00EAE">
      <w:pPr>
        <w:pStyle w:val="Caption"/>
        <w:jc w:val="center"/>
        <w:rPr>
          <w:b w:val="0"/>
          <w:bCs w:val="0"/>
          <w:color w:val="auto"/>
        </w:rPr>
      </w:pPr>
      <w:bookmarkStart w:id="708" w:name="_Ref453761140"/>
      <w:bookmarkStart w:id="709" w:name="_Ref453761136"/>
      <w:r w:rsidRPr="000A28AB">
        <w:rPr>
          <w:color w:val="auto"/>
        </w:rPr>
        <w:t>Figure S</w:t>
      </w:r>
      <w:r w:rsidRPr="000A28AB">
        <w:rPr>
          <w:color w:val="auto"/>
        </w:rPr>
        <w:fldChar w:fldCharType="begin"/>
      </w:r>
      <w:r w:rsidRPr="000A28AB">
        <w:rPr>
          <w:color w:val="auto"/>
        </w:rPr>
        <w:instrText xml:space="preserve"> SEQ Figure_S \* ARABIC </w:instrText>
      </w:r>
      <w:r w:rsidRPr="000A28AB">
        <w:rPr>
          <w:color w:val="auto"/>
        </w:rPr>
        <w:fldChar w:fldCharType="separate"/>
      </w:r>
      <w:r w:rsidR="00796A41">
        <w:rPr>
          <w:noProof/>
          <w:color w:val="auto"/>
        </w:rPr>
        <w:t>2</w:t>
      </w:r>
      <w:r w:rsidRPr="000A28AB">
        <w:rPr>
          <w:color w:val="auto"/>
        </w:rPr>
        <w:fldChar w:fldCharType="end"/>
      </w:r>
      <w:bookmarkEnd w:id="708"/>
      <w:r w:rsidR="000A1EB7" w:rsidRPr="000A28AB">
        <w:rPr>
          <w:color w:val="auto"/>
        </w:rPr>
        <w:t xml:space="preserve">. </w:t>
      </w:r>
      <w:r w:rsidR="00265875" w:rsidRPr="000A28AB">
        <w:rPr>
          <w:color w:val="auto"/>
        </w:rPr>
        <w:t>G</w:t>
      </w:r>
      <w:r w:rsidRPr="000A28AB">
        <w:rPr>
          <w:color w:val="auto"/>
        </w:rPr>
        <w:t xml:space="preserve">rowth </w:t>
      </w:r>
      <w:proofErr w:type="gramStart"/>
      <w:r w:rsidRPr="000A28AB">
        <w:rPr>
          <w:color w:val="auto"/>
        </w:rPr>
        <w:t>model</w:t>
      </w:r>
      <w:r w:rsidR="006D69EC" w:rsidRPr="000A28AB">
        <w:rPr>
          <w:color w:val="auto"/>
        </w:rPr>
        <w:t>s</w:t>
      </w:r>
      <w:proofErr w:type="gramEnd"/>
      <w:r w:rsidRPr="000A28AB">
        <w:rPr>
          <w:color w:val="auto"/>
        </w:rPr>
        <w:t xml:space="preserve"> </w:t>
      </w:r>
      <w:r w:rsidR="006D69EC" w:rsidRPr="000A28AB">
        <w:rPr>
          <w:color w:val="auto"/>
        </w:rPr>
        <w:t>hierarchy</w:t>
      </w:r>
      <w:r w:rsidRPr="000A28AB">
        <w:rPr>
          <w:color w:val="auto"/>
        </w:rPr>
        <w:t xml:space="preserve">. </w:t>
      </w:r>
      <w:r w:rsidR="006D69EC" w:rsidRPr="000A28AB">
        <w:rPr>
          <w:b w:val="0"/>
          <w:bCs w:val="0"/>
          <w:color w:val="auto"/>
        </w:rPr>
        <w:t>T</w:t>
      </w:r>
      <w:r w:rsidRPr="000A28AB">
        <w:rPr>
          <w:b w:val="0"/>
          <w:bCs w:val="0"/>
          <w:color w:val="auto"/>
        </w:rPr>
        <w:t xml:space="preserve">he </w:t>
      </w:r>
      <w:proofErr w:type="spellStart"/>
      <w:r w:rsidRPr="000A28AB">
        <w:rPr>
          <w:b w:val="0"/>
          <w:bCs w:val="0"/>
          <w:color w:val="auto"/>
        </w:rPr>
        <w:t>Baranyi</w:t>
      </w:r>
      <w:proofErr w:type="spellEnd"/>
      <w:r w:rsidRPr="000A28AB">
        <w:rPr>
          <w:b w:val="0"/>
          <w:bCs w:val="0"/>
          <w:color w:val="auto"/>
        </w:rPr>
        <w:t xml:space="preserve">-Roberts model and five nested models defined by fixing one or two parameters. See Supporting </w:t>
      </w:r>
      <w:del w:id="710" w:author="Yoav Ram" w:date="2017-10-19T13:04:00Z">
        <w:r w:rsidRPr="000A28AB" w:rsidDel="00F00EAE">
          <w:rPr>
            <w:b w:val="0"/>
            <w:bCs w:val="0"/>
            <w:color w:val="auto"/>
          </w:rPr>
          <w:delText xml:space="preserve">text </w:delText>
        </w:r>
      </w:del>
      <w:ins w:id="711" w:author="Yoav Ram" w:date="2017-10-19T13:04:00Z">
        <w:r w:rsidR="00F00EAE">
          <w:rPr>
            <w:b w:val="0"/>
            <w:bCs w:val="0"/>
            <w:color w:val="auto"/>
          </w:rPr>
          <w:t>T</w:t>
        </w:r>
        <w:r w:rsidR="00F00EAE" w:rsidRPr="000A28AB">
          <w:rPr>
            <w:b w:val="0"/>
            <w:bCs w:val="0"/>
            <w:color w:val="auto"/>
          </w:rPr>
          <w:t xml:space="preserve">ext </w:t>
        </w:r>
      </w:ins>
      <w:r w:rsidRPr="000A28AB">
        <w:rPr>
          <w:b w:val="0"/>
          <w:bCs w:val="0"/>
          <w:color w:val="auto"/>
        </w:rPr>
        <w:t>1</w:t>
      </w:r>
      <w:r w:rsidR="000A1EB7" w:rsidRPr="000A28AB">
        <w:rPr>
          <w:b w:val="0"/>
          <w:bCs w:val="0"/>
          <w:color w:val="auto"/>
        </w:rPr>
        <w:t xml:space="preserve"> and </w:t>
      </w:r>
      <w:r w:rsidR="006D69EC" w:rsidRPr="000A28AB">
        <w:rPr>
          <w:b w:val="0"/>
          <w:bCs w:val="0"/>
          <w:color w:val="auto"/>
        </w:rPr>
        <w:fldChar w:fldCharType="begin"/>
      </w:r>
      <w:r w:rsidR="006D69EC" w:rsidRPr="000A28AB">
        <w:rPr>
          <w:b w:val="0"/>
          <w:bCs w:val="0"/>
          <w:color w:val="auto"/>
        </w:rPr>
        <w:instrText xml:space="preserve"> REF _Ref453761035 \h  \* MERGEFORMAT </w:instrText>
      </w:r>
      <w:r w:rsidR="006D69EC" w:rsidRPr="000A28AB">
        <w:rPr>
          <w:b w:val="0"/>
          <w:bCs w:val="0"/>
          <w:color w:val="auto"/>
        </w:rPr>
      </w:r>
      <w:r w:rsidR="006D69EC" w:rsidRPr="000A28AB">
        <w:rPr>
          <w:b w:val="0"/>
          <w:bCs w:val="0"/>
          <w:color w:val="auto"/>
        </w:rPr>
        <w:fldChar w:fldCharType="separate"/>
      </w:r>
      <w:r w:rsidR="00796A41" w:rsidRPr="00796A41">
        <w:rPr>
          <w:b w:val="0"/>
          <w:bCs w:val="0"/>
          <w:color w:val="auto"/>
        </w:rPr>
        <w:t>Table S1</w:t>
      </w:r>
      <w:r w:rsidR="006D69EC" w:rsidRPr="000A28AB">
        <w:rPr>
          <w:b w:val="0"/>
          <w:bCs w:val="0"/>
          <w:color w:val="auto"/>
        </w:rPr>
        <w:fldChar w:fldCharType="end"/>
      </w:r>
      <w:r w:rsidRPr="000A28AB">
        <w:rPr>
          <w:b w:val="0"/>
          <w:bCs w:val="0"/>
          <w:color w:val="auto"/>
        </w:rPr>
        <w:t xml:space="preserve"> for more details.</w:t>
      </w:r>
      <w:bookmarkEnd w:id="709"/>
    </w:p>
    <w:p w14:paraId="051AB365" w14:textId="1AF31CED" w:rsidR="004D0B6C" w:rsidRPr="000A28AB" w:rsidRDefault="007A7F01" w:rsidP="008210BE">
      <w:pPr>
        <w:keepNext/>
        <w:spacing w:line="240" w:lineRule="auto"/>
        <w:jc w:val="center"/>
      </w:pPr>
      <w:r w:rsidRPr="000A28AB">
        <w:rPr>
          <w:b/>
          <w:bCs/>
        </w:rPr>
        <w:br w:type="page"/>
      </w:r>
      <w:r w:rsidR="008210BE">
        <w:rPr>
          <w:b/>
          <w:bCs/>
          <w:noProof/>
        </w:rPr>
        <w:lastRenderedPageBreak/>
        <w:drawing>
          <wp:inline distT="0" distB="0" distL="0" distR="0" wp14:anchorId="5D863AE8" wp14:editId="62BD8062">
            <wp:extent cx="5263515" cy="1206500"/>
            <wp:effectExtent l="0" t="0" r="0" b="12700"/>
            <wp:docPr id="4" name="Picture 4" descr="Fig-Competition_prediction_c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Competition_prediction_ci.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3515" cy="1206500"/>
                    </a:xfrm>
                    <a:prstGeom prst="rect">
                      <a:avLst/>
                    </a:prstGeom>
                    <a:noFill/>
                    <a:ln>
                      <a:noFill/>
                    </a:ln>
                  </pic:spPr>
                </pic:pic>
              </a:graphicData>
            </a:graphic>
          </wp:inline>
        </w:drawing>
      </w:r>
    </w:p>
    <w:p w14:paraId="6C60E029" w14:textId="3792870D" w:rsidR="004D0B6C" w:rsidRPr="000A28AB" w:rsidRDefault="004D0B6C" w:rsidP="004D0B6C">
      <w:pPr>
        <w:pStyle w:val="Caption"/>
        <w:jc w:val="center"/>
        <w:rPr>
          <w:b w:val="0"/>
          <w:bCs w:val="0"/>
          <w:color w:val="auto"/>
        </w:rPr>
      </w:pPr>
      <w:bookmarkStart w:id="712" w:name="_Ref454205793"/>
      <w:r w:rsidRPr="000A28AB">
        <w:rPr>
          <w:color w:val="auto"/>
        </w:rPr>
        <w:t>Figure S</w:t>
      </w:r>
      <w:r w:rsidRPr="000A28AB">
        <w:rPr>
          <w:color w:val="auto"/>
        </w:rPr>
        <w:fldChar w:fldCharType="begin"/>
      </w:r>
      <w:r w:rsidRPr="000A28AB">
        <w:rPr>
          <w:color w:val="auto"/>
        </w:rPr>
        <w:instrText xml:space="preserve"> SEQ Figure_S \* ARABIC </w:instrText>
      </w:r>
      <w:r w:rsidRPr="000A28AB">
        <w:rPr>
          <w:color w:val="auto"/>
        </w:rPr>
        <w:fldChar w:fldCharType="separate"/>
      </w:r>
      <w:r w:rsidR="00796A41">
        <w:rPr>
          <w:noProof/>
          <w:color w:val="auto"/>
        </w:rPr>
        <w:t>3</w:t>
      </w:r>
      <w:r w:rsidRPr="000A28AB">
        <w:rPr>
          <w:color w:val="auto"/>
        </w:rPr>
        <w:fldChar w:fldCharType="end"/>
      </w:r>
      <w:bookmarkEnd w:id="712"/>
      <w:r w:rsidRPr="000A28AB">
        <w:rPr>
          <w:color w:val="auto"/>
        </w:rPr>
        <w:t>. Mixed culture growth predictions with confidence intervals.</w:t>
      </w:r>
      <w:r w:rsidRPr="000A28AB">
        <w:rPr>
          <w:b w:val="0"/>
          <w:bCs w:val="0"/>
          <w:color w:val="auto"/>
        </w:rPr>
        <w:t xml:space="preserve"> The green and red lines </w:t>
      </w:r>
      <w:ins w:id="713" w:author="Yoav Ram" w:date="2017-10-19T13:04:00Z">
        <w:r w:rsidR="00F00EAE">
          <w:rPr>
            <w:b w:val="0"/>
            <w:bCs w:val="0"/>
            <w:color w:val="auto"/>
          </w:rPr>
          <w:t xml:space="preserve">and markers </w:t>
        </w:r>
      </w:ins>
      <w:r w:rsidRPr="000A28AB">
        <w:rPr>
          <w:b w:val="0"/>
          <w:bCs w:val="0"/>
          <w:color w:val="auto"/>
        </w:rPr>
        <w:t xml:space="preserve">correspond to the dashed green and red lines </w:t>
      </w:r>
      <w:ins w:id="714" w:author="Yoav Ram" w:date="2017-10-19T13:04:00Z">
        <w:r w:rsidR="00F00EAE">
          <w:rPr>
            <w:b w:val="0"/>
            <w:bCs w:val="0"/>
            <w:color w:val="auto"/>
          </w:rPr>
          <w:t xml:space="preserve">and the markers </w:t>
        </w:r>
      </w:ins>
      <w:r w:rsidRPr="000A28AB">
        <w:rPr>
          <w:b w:val="0"/>
          <w:bCs w:val="0"/>
          <w:color w:val="auto"/>
        </w:rPr>
        <w:t xml:space="preserve">in </w:t>
      </w:r>
      <w:r w:rsidRPr="000A28AB">
        <w:rPr>
          <w:b w:val="0"/>
          <w:bCs w:val="0"/>
          <w:color w:val="auto"/>
        </w:rPr>
        <w:fldChar w:fldCharType="begin"/>
      </w:r>
      <w:r w:rsidRPr="000A28AB">
        <w:rPr>
          <w:b w:val="0"/>
          <w:bCs w:val="0"/>
          <w:color w:val="auto"/>
        </w:rPr>
        <w:instrText xml:space="preserve"> REF _Ref454205622 \h  \* MERGEFORMAT </w:instrText>
      </w:r>
      <w:r w:rsidRPr="000A28AB">
        <w:rPr>
          <w:b w:val="0"/>
          <w:bCs w:val="0"/>
          <w:color w:val="auto"/>
        </w:rPr>
      </w:r>
      <w:r w:rsidRPr="000A28AB">
        <w:rPr>
          <w:b w:val="0"/>
          <w:bCs w:val="0"/>
          <w:color w:val="auto"/>
        </w:rPr>
        <w:fldChar w:fldCharType="separate"/>
      </w:r>
      <w:r w:rsidR="00796A41" w:rsidRPr="00796A41">
        <w:rPr>
          <w:b w:val="0"/>
          <w:bCs w:val="0"/>
          <w:color w:val="auto"/>
        </w:rPr>
        <w:t>Figure 3</w:t>
      </w:r>
      <w:r w:rsidRPr="000A28AB">
        <w:rPr>
          <w:b w:val="0"/>
          <w:bCs w:val="0"/>
          <w:color w:val="auto"/>
        </w:rPr>
        <w:fldChar w:fldCharType="end"/>
      </w:r>
      <w:r w:rsidRPr="000A28AB">
        <w:rPr>
          <w:b w:val="0"/>
          <w:bCs w:val="0"/>
          <w:color w:val="auto"/>
        </w:rPr>
        <w:t>D-F, respectively. The gray area shows the 95% confidence interval, calculated using bootstrap (1000 samples).</w:t>
      </w:r>
    </w:p>
    <w:p w14:paraId="5B84871E" w14:textId="77777777" w:rsidR="007755AA" w:rsidRPr="000A28AB" w:rsidRDefault="007755AA" w:rsidP="007755AA"/>
    <w:p w14:paraId="06407E6A" w14:textId="77777777" w:rsidR="00617C36" w:rsidRPr="000A28AB" w:rsidRDefault="00750BAE" w:rsidP="00C6622A">
      <w:pPr>
        <w:pStyle w:val="Heading1"/>
      </w:pPr>
      <w:r w:rsidRPr="000A28AB">
        <w:t>Supporting tables</w:t>
      </w:r>
    </w:p>
    <w:p w14:paraId="733E6D4A" w14:textId="77777777" w:rsidR="00265875" w:rsidRPr="000A28AB" w:rsidRDefault="00265875" w:rsidP="00265875">
      <w:pPr>
        <w:pStyle w:val="Caption"/>
        <w:jc w:val="center"/>
        <w:rPr>
          <w:b w:val="0"/>
          <w:bCs w:val="0"/>
          <w:color w:val="auto"/>
        </w:rPr>
      </w:pPr>
    </w:p>
    <w:tbl>
      <w:tblPr>
        <w:tblStyle w:val="MediumList1"/>
        <w:tblW w:w="0" w:type="auto"/>
        <w:tblLook w:val="04A0" w:firstRow="1" w:lastRow="0" w:firstColumn="1" w:lastColumn="0" w:noHBand="0" w:noVBand="1"/>
      </w:tblPr>
      <w:tblGrid>
        <w:gridCol w:w="1668"/>
        <w:gridCol w:w="1559"/>
        <w:gridCol w:w="1843"/>
        <w:gridCol w:w="1984"/>
        <w:gridCol w:w="1468"/>
      </w:tblGrid>
      <w:tr w:rsidR="00265875" w:rsidRPr="000A28AB" w14:paraId="47ECFEE7" w14:textId="77777777" w:rsidTr="00D31F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vAlign w:val="center"/>
          </w:tcPr>
          <w:p w14:paraId="3CF3A658" w14:textId="77777777" w:rsidR="00265875" w:rsidRPr="000A28AB" w:rsidRDefault="00265875" w:rsidP="00D31FC6">
            <w:pPr>
              <w:ind w:firstLine="0"/>
              <w:jc w:val="center"/>
              <w:rPr>
                <w:sz w:val="18"/>
                <w:szCs w:val="18"/>
              </w:rPr>
            </w:pPr>
            <w:r w:rsidRPr="000A28AB">
              <w:rPr>
                <w:sz w:val="18"/>
                <w:szCs w:val="18"/>
              </w:rPr>
              <w:t>Model name</w:t>
            </w:r>
          </w:p>
        </w:tc>
        <w:tc>
          <w:tcPr>
            <w:tcW w:w="1559" w:type="dxa"/>
            <w:vAlign w:val="center"/>
          </w:tcPr>
          <w:p w14:paraId="6A415E8D" w14:textId="77777777" w:rsidR="00265875" w:rsidRPr="000A28AB" w:rsidRDefault="00265875" w:rsidP="00D31FC6">
            <w:pPr>
              <w:ind w:firstLine="0"/>
              <w:jc w:val="center"/>
              <w:cnfStyle w:val="100000000000" w:firstRow="1" w:lastRow="0" w:firstColumn="0" w:lastColumn="0" w:oddVBand="0" w:evenVBand="0" w:oddHBand="0" w:evenHBand="0" w:firstRowFirstColumn="0" w:firstRowLastColumn="0" w:lastRowFirstColumn="0" w:lastRowLastColumn="0"/>
              <w:rPr>
                <w:b/>
                <w:bCs/>
                <w:sz w:val="18"/>
                <w:szCs w:val="18"/>
              </w:rPr>
            </w:pPr>
            <w:r w:rsidRPr="000A28AB">
              <w:rPr>
                <w:b/>
                <w:bCs/>
                <w:sz w:val="18"/>
                <w:szCs w:val="18"/>
              </w:rPr>
              <w:t># Param</w:t>
            </w:r>
            <w:r w:rsidR="00D31FC6" w:rsidRPr="000A28AB">
              <w:rPr>
                <w:b/>
                <w:bCs/>
                <w:sz w:val="18"/>
                <w:szCs w:val="18"/>
              </w:rPr>
              <w:t>eter</w:t>
            </w:r>
            <w:r w:rsidRPr="000A28AB">
              <w:rPr>
                <w:b/>
                <w:bCs/>
                <w:sz w:val="18"/>
                <w:szCs w:val="18"/>
              </w:rPr>
              <w:t>s</w:t>
            </w:r>
          </w:p>
        </w:tc>
        <w:tc>
          <w:tcPr>
            <w:tcW w:w="1843" w:type="dxa"/>
            <w:vAlign w:val="center"/>
          </w:tcPr>
          <w:p w14:paraId="68D5263B" w14:textId="77777777" w:rsidR="00265875" w:rsidRPr="000A28AB" w:rsidRDefault="00265875" w:rsidP="00D31FC6">
            <w:pPr>
              <w:ind w:firstLine="0"/>
              <w:jc w:val="center"/>
              <w:cnfStyle w:val="100000000000" w:firstRow="1" w:lastRow="0" w:firstColumn="0" w:lastColumn="0" w:oddVBand="0" w:evenVBand="0" w:oddHBand="0" w:evenHBand="0" w:firstRowFirstColumn="0" w:firstRowLastColumn="0" w:lastRowFirstColumn="0" w:lastRowLastColumn="0"/>
              <w:rPr>
                <w:b/>
                <w:bCs/>
                <w:sz w:val="18"/>
                <w:szCs w:val="18"/>
              </w:rPr>
            </w:pPr>
            <w:r w:rsidRPr="000A28AB">
              <w:rPr>
                <w:b/>
                <w:bCs/>
                <w:sz w:val="18"/>
                <w:szCs w:val="18"/>
              </w:rPr>
              <w:t>Free Parameters</w:t>
            </w:r>
          </w:p>
        </w:tc>
        <w:tc>
          <w:tcPr>
            <w:tcW w:w="1984" w:type="dxa"/>
            <w:vAlign w:val="center"/>
          </w:tcPr>
          <w:p w14:paraId="54288B8F" w14:textId="77777777" w:rsidR="00265875" w:rsidRPr="000A28AB" w:rsidRDefault="00265875" w:rsidP="00D31FC6">
            <w:pPr>
              <w:ind w:firstLine="0"/>
              <w:jc w:val="center"/>
              <w:cnfStyle w:val="100000000000" w:firstRow="1" w:lastRow="0" w:firstColumn="0" w:lastColumn="0" w:oddVBand="0" w:evenVBand="0" w:oddHBand="0" w:evenHBand="0" w:firstRowFirstColumn="0" w:firstRowLastColumn="0" w:lastRowFirstColumn="0" w:lastRowLastColumn="0"/>
              <w:rPr>
                <w:b/>
                <w:bCs/>
                <w:sz w:val="18"/>
                <w:szCs w:val="18"/>
              </w:rPr>
            </w:pPr>
            <w:r w:rsidRPr="000A28AB">
              <w:rPr>
                <w:b/>
                <w:bCs/>
                <w:sz w:val="18"/>
                <w:szCs w:val="18"/>
              </w:rPr>
              <w:t>Fixed Parameters</w:t>
            </w:r>
          </w:p>
        </w:tc>
        <w:tc>
          <w:tcPr>
            <w:tcW w:w="1468" w:type="dxa"/>
            <w:vAlign w:val="center"/>
          </w:tcPr>
          <w:p w14:paraId="327EDCE5" w14:textId="77777777" w:rsidR="00265875" w:rsidRPr="000A28AB" w:rsidRDefault="00265875" w:rsidP="00D31FC6">
            <w:pPr>
              <w:ind w:firstLine="0"/>
              <w:jc w:val="center"/>
              <w:cnfStyle w:val="100000000000" w:firstRow="1" w:lastRow="0" w:firstColumn="0" w:lastColumn="0" w:oddVBand="0" w:evenVBand="0" w:oddHBand="0" w:evenHBand="0" w:firstRowFirstColumn="0" w:firstRowLastColumn="0" w:lastRowFirstColumn="0" w:lastRowLastColumn="0"/>
              <w:rPr>
                <w:b/>
                <w:bCs/>
                <w:sz w:val="18"/>
                <w:szCs w:val="18"/>
              </w:rPr>
            </w:pPr>
            <w:r w:rsidRPr="000A28AB">
              <w:rPr>
                <w:b/>
                <w:bCs/>
                <w:sz w:val="18"/>
                <w:szCs w:val="18"/>
              </w:rPr>
              <w:t>References</w:t>
            </w:r>
          </w:p>
        </w:tc>
      </w:tr>
      <w:tr w:rsidR="00265875" w:rsidRPr="000A28AB" w14:paraId="535FA83A" w14:textId="77777777" w:rsidTr="00D31F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vAlign w:val="center"/>
          </w:tcPr>
          <w:p w14:paraId="69FBC938" w14:textId="77777777" w:rsidR="00265875" w:rsidRPr="000A28AB" w:rsidRDefault="00265875" w:rsidP="00D31FC6">
            <w:pPr>
              <w:ind w:firstLine="0"/>
              <w:jc w:val="center"/>
              <w:rPr>
                <w:sz w:val="18"/>
                <w:szCs w:val="18"/>
              </w:rPr>
            </w:pPr>
            <w:proofErr w:type="spellStart"/>
            <w:r w:rsidRPr="000A28AB">
              <w:rPr>
                <w:sz w:val="18"/>
                <w:szCs w:val="18"/>
              </w:rPr>
              <w:t>Baranyi</w:t>
            </w:r>
            <w:proofErr w:type="spellEnd"/>
            <w:r w:rsidRPr="000A28AB">
              <w:rPr>
                <w:sz w:val="18"/>
                <w:szCs w:val="18"/>
              </w:rPr>
              <w:t xml:space="preserve"> Roberts 1994</w:t>
            </w:r>
          </w:p>
        </w:tc>
        <w:tc>
          <w:tcPr>
            <w:tcW w:w="1559" w:type="dxa"/>
            <w:vAlign w:val="center"/>
          </w:tcPr>
          <w:p w14:paraId="7B63595C" w14:textId="77777777" w:rsidR="00265875" w:rsidRPr="000A28AB" w:rsidRDefault="00265875" w:rsidP="00D31FC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6</w:t>
            </w:r>
          </w:p>
        </w:tc>
        <w:tc>
          <w:tcPr>
            <w:tcW w:w="1843" w:type="dxa"/>
            <w:vAlign w:val="center"/>
          </w:tcPr>
          <w:p w14:paraId="2D680D78" w14:textId="77777777" w:rsidR="00265875" w:rsidRPr="000A28AB" w:rsidRDefault="00AC117E" w:rsidP="00D31FC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m:oMathPara>
              <m:oMath>
                <m:sSub>
                  <m:sSubPr>
                    <m:ctrlPr>
                      <w:rPr>
                        <w:rFonts w:ascii="Cambria Math" w:hAnsi="Cambria Math"/>
                        <w:sz w:val="18"/>
                        <w:szCs w:val="18"/>
                      </w:rPr>
                    </m:ctrlPr>
                  </m:sSubPr>
                  <m:e>
                    <m:r>
                      <m:rPr>
                        <m:sty m:val="p"/>
                      </m:rPr>
                      <w:rPr>
                        <w:rFonts w:ascii="Cambria Math" w:hAnsi="Cambria Math"/>
                        <w:sz w:val="18"/>
                        <w:szCs w:val="18"/>
                      </w:rPr>
                      <m:t>N</m:t>
                    </m:r>
                  </m:e>
                  <m:sub>
                    <m:r>
                      <m:rPr>
                        <m:sty m:val="p"/>
                      </m:rPr>
                      <w:rPr>
                        <w:rFonts w:ascii="Cambria Math" w:hAnsi="Cambria Math"/>
                        <w:sz w:val="18"/>
                        <w:szCs w:val="18"/>
                      </w:rPr>
                      <m:t>0</m:t>
                    </m:r>
                  </m:sub>
                </m:sSub>
                <m:r>
                  <m:rPr>
                    <m:sty m:val="p"/>
                  </m:rPr>
                  <w:rPr>
                    <w:rFonts w:ascii="Cambria Math" w:hAnsi="Cambria Math"/>
                    <w:sz w:val="18"/>
                    <w:szCs w:val="18"/>
                  </w:rPr>
                  <m:t>,K,r,ν,</m:t>
                </m:r>
                <m:sSub>
                  <m:sSubPr>
                    <m:ctrlPr>
                      <w:rPr>
                        <w:rFonts w:ascii="Cambria Math" w:hAnsi="Cambria Math"/>
                        <w:sz w:val="18"/>
                        <w:szCs w:val="18"/>
                      </w:rPr>
                    </m:ctrlPr>
                  </m:sSubPr>
                  <m:e>
                    <m:r>
                      <m:rPr>
                        <m:sty m:val="p"/>
                      </m:rPr>
                      <w:rPr>
                        <w:rFonts w:ascii="Cambria Math" w:hAnsi="Cambria Math"/>
                        <w:sz w:val="18"/>
                        <w:szCs w:val="18"/>
                      </w:rPr>
                      <m:t>q</m:t>
                    </m:r>
                  </m:e>
                  <m:sub>
                    <m:r>
                      <m:rPr>
                        <m:sty m:val="p"/>
                      </m:rPr>
                      <w:rPr>
                        <w:rFonts w:ascii="Cambria Math" w:hAnsi="Cambria Math"/>
                        <w:sz w:val="18"/>
                        <w:szCs w:val="18"/>
                      </w:rPr>
                      <m:t>0</m:t>
                    </m:r>
                  </m:sub>
                </m:sSub>
                <m:r>
                  <m:rPr>
                    <m:sty m:val="p"/>
                  </m:rPr>
                  <w:rPr>
                    <w:rFonts w:ascii="Cambria Math" w:hAnsi="Cambria Math"/>
                    <w:sz w:val="18"/>
                    <w:szCs w:val="18"/>
                  </w:rPr>
                  <m:t>,m</m:t>
                </m:r>
              </m:oMath>
            </m:oMathPara>
          </w:p>
        </w:tc>
        <w:tc>
          <w:tcPr>
            <w:tcW w:w="1984" w:type="dxa"/>
            <w:vAlign w:val="center"/>
          </w:tcPr>
          <w:p w14:paraId="0BD96F91" w14:textId="77777777" w:rsidR="00265875" w:rsidRPr="000A28AB" w:rsidRDefault="00265875" w:rsidP="00D31FC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w:t>
            </w:r>
          </w:p>
          <w:p w14:paraId="2F99BF48" w14:textId="77777777" w:rsidR="00265875" w:rsidRPr="000A28AB" w:rsidRDefault="00265875" w:rsidP="00D31FC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468" w:type="dxa"/>
            <w:vAlign w:val="center"/>
          </w:tcPr>
          <w:p w14:paraId="384BEA13" w14:textId="72706B84" w:rsidR="00265875" w:rsidRPr="000A28AB" w:rsidRDefault="00265875" w:rsidP="00C35103">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fldChar w:fldCharType="begin" w:fldLock="1"/>
            </w:r>
            <w:r w:rsidR="00532013">
              <w:rPr>
                <w:sz w:val="18"/>
                <w:szCs w:val="18"/>
              </w:rPr>
              <w:instrText>ADDIN CSL_CITATION { "citationItems" : [ { "id" : "ITEM-1", "itemData" : { "DOI" : "10.1016/0168-1605(94)90157-0", "ISSN" : "01681605", "PMID" : "7873331", "abstract" : "A new member of the family of growth models described by Baranyi et al. (1993a) is introduced in which the physiological state of the cells is represented by a single variable. The duration of lag is determined by the value of that variable at inoculation and by the post-inoculation environment. When the subculturing procedure is standardized, as occurs in laboratory experiments leading to models, the physiological state of the inoculum is relatively constant and independent of subsequent growth conditions. It is shown that, with cells with the same pre-inoculation history, the product of the lag parameter and the maximum specific growth rate is a simple transformation of the initial physiological state. An important consequence is that it is sufficient to estimate this constant product and to determine how the environmental factors define the specific growth rate without modelling the environment dependence of the lag separately. Assuming that the specific growth rate follows the environmental changes instantaneously, the new model can also describe the bacterial growth in an environment where the factors, such as temperature, pH and a(w), change with time.", "author" : [ { "dropping-particle" : "", "family" : "Baranyi", "given" : "J\u00f3zsef", "non-dropping-particle" : "", "parse-names" : false, "suffix" : "" }, { "dropping-particle" : "", "family" : "Roberts", "given" : "Terry A.", "non-dropping-particle" : "", "parse-names" : false, "suffix" : "" } ], "container-title" : "International Journal of Food Microbiology", "id" : "ITEM-1", "issued" : { "date-parts" : [ [ "1994" ] ] }, "page" : "277-294", "title" : "A dynamic approach to predicting bacterial growth in food", "type" : "article-journal", "volume" : "23" }, "uris" : [ "http://www.mendeley.com/documents/?uuid=4a4a90f6-8019-47cf-aa0a-4aa3d269b6ab" ] } ], "mendeley" : { "formattedCitation" : "&lt;sup&gt;11&lt;/sup&gt;", "plainTextFormattedCitation" : "11", "previouslyFormattedCitation" : "&lt;sup&gt;11&lt;/sup&gt;" }, "properties" : { "noteIndex" : 0 }, "schema" : "https://github.com/citation-style-language/schema/raw/master/csl-citation.json" }</w:instrText>
            </w:r>
            <w:r w:rsidRPr="000A28AB">
              <w:rPr>
                <w:sz w:val="18"/>
                <w:szCs w:val="18"/>
              </w:rPr>
              <w:fldChar w:fldCharType="separate"/>
            </w:r>
            <w:r w:rsidR="00C35103" w:rsidRPr="00C35103">
              <w:rPr>
                <w:noProof/>
                <w:sz w:val="18"/>
                <w:szCs w:val="18"/>
                <w:vertAlign w:val="superscript"/>
              </w:rPr>
              <w:t>11</w:t>
            </w:r>
            <w:r w:rsidRPr="000A28AB">
              <w:rPr>
                <w:sz w:val="18"/>
                <w:szCs w:val="18"/>
              </w:rPr>
              <w:fldChar w:fldCharType="end"/>
            </w:r>
          </w:p>
        </w:tc>
      </w:tr>
      <w:tr w:rsidR="00265875" w:rsidRPr="000A28AB" w14:paraId="1732B502" w14:textId="77777777" w:rsidTr="00D31FC6">
        <w:tc>
          <w:tcPr>
            <w:cnfStyle w:val="001000000000" w:firstRow="0" w:lastRow="0" w:firstColumn="1" w:lastColumn="0" w:oddVBand="0" w:evenVBand="0" w:oddHBand="0" w:evenHBand="0" w:firstRowFirstColumn="0" w:firstRowLastColumn="0" w:lastRowFirstColumn="0" w:lastRowLastColumn="0"/>
            <w:tcW w:w="1668" w:type="dxa"/>
            <w:vAlign w:val="center"/>
          </w:tcPr>
          <w:p w14:paraId="17C5A44C" w14:textId="77777777" w:rsidR="00265875" w:rsidRPr="000A28AB" w:rsidRDefault="00265875" w:rsidP="00D31FC6">
            <w:pPr>
              <w:ind w:firstLine="0"/>
              <w:jc w:val="center"/>
              <w:rPr>
                <w:sz w:val="18"/>
                <w:szCs w:val="18"/>
              </w:rPr>
            </w:pPr>
            <w:proofErr w:type="spellStart"/>
            <w:r w:rsidRPr="000A28AB">
              <w:rPr>
                <w:sz w:val="18"/>
                <w:szCs w:val="18"/>
              </w:rPr>
              <w:t>Baranyi</w:t>
            </w:r>
            <w:proofErr w:type="spellEnd"/>
            <w:r w:rsidRPr="000A28AB">
              <w:rPr>
                <w:sz w:val="18"/>
                <w:szCs w:val="18"/>
              </w:rPr>
              <w:t xml:space="preserve"> 1997</w:t>
            </w:r>
          </w:p>
        </w:tc>
        <w:tc>
          <w:tcPr>
            <w:tcW w:w="1559" w:type="dxa"/>
            <w:vAlign w:val="center"/>
          </w:tcPr>
          <w:p w14:paraId="143CA851" w14:textId="77777777" w:rsidR="00265875" w:rsidRPr="000A28AB" w:rsidRDefault="00265875" w:rsidP="00D31FC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5</w:t>
            </w:r>
          </w:p>
        </w:tc>
        <w:tc>
          <w:tcPr>
            <w:tcW w:w="1843" w:type="dxa"/>
            <w:vAlign w:val="center"/>
          </w:tcPr>
          <w:p w14:paraId="7611E172" w14:textId="77777777" w:rsidR="00265875" w:rsidRPr="000A28AB" w:rsidRDefault="00AC117E" w:rsidP="00D31FC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m:oMathPara>
              <m:oMath>
                <m:sSub>
                  <m:sSubPr>
                    <m:ctrlPr>
                      <w:rPr>
                        <w:rFonts w:ascii="Cambria Math" w:hAnsi="Cambria Math"/>
                        <w:sz w:val="18"/>
                        <w:szCs w:val="18"/>
                      </w:rPr>
                    </m:ctrlPr>
                  </m:sSubPr>
                  <m:e>
                    <m:r>
                      <m:rPr>
                        <m:sty m:val="p"/>
                      </m:rPr>
                      <w:rPr>
                        <w:rFonts w:ascii="Cambria Math" w:hAnsi="Cambria Math"/>
                        <w:sz w:val="18"/>
                        <w:szCs w:val="18"/>
                      </w:rPr>
                      <m:t>N</m:t>
                    </m:r>
                  </m:e>
                  <m:sub>
                    <m:r>
                      <m:rPr>
                        <m:sty m:val="p"/>
                      </m:rPr>
                      <w:rPr>
                        <w:rFonts w:ascii="Cambria Math" w:hAnsi="Cambria Math"/>
                        <w:sz w:val="18"/>
                        <w:szCs w:val="18"/>
                      </w:rPr>
                      <m:t>0</m:t>
                    </m:r>
                  </m:sub>
                </m:sSub>
                <m:r>
                  <m:rPr>
                    <m:sty m:val="p"/>
                  </m:rPr>
                  <w:rPr>
                    <w:rFonts w:ascii="Cambria Math" w:hAnsi="Cambria Math"/>
                    <w:sz w:val="18"/>
                    <w:szCs w:val="18"/>
                  </w:rPr>
                  <m:t>,K,r,ν,</m:t>
                </m:r>
                <m:sSub>
                  <m:sSubPr>
                    <m:ctrlPr>
                      <w:rPr>
                        <w:rFonts w:ascii="Cambria Math" w:hAnsi="Cambria Math"/>
                        <w:sz w:val="18"/>
                        <w:szCs w:val="18"/>
                      </w:rPr>
                    </m:ctrlPr>
                  </m:sSubPr>
                  <m:e>
                    <m:r>
                      <m:rPr>
                        <m:sty m:val="p"/>
                      </m:rPr>
                      <w:rPr>
                        <w:rFonts w:ascii="Cambria Math" w:hAnsi="Cambria Math"/>
                        <w:sz w:val="18"/>
                        <w:szCs w:val="18"/>
                      </w:rPr>
                      <m:t>q</m:t>
                    </m:r>
                  </m:e>
                  <m:sub>
                    <m:r>
                      <m:rPr>
                        <m:sty m:val="p"/>
                      </m:rPr>
                      <w:rPr>
                        <w:rFonts w:ascii="Cambria Math" w:hAnsi="Cambria Math"/>
                        <w:sz w:val="18"/>
                        <w:szCs w:val="18"/>
                      </w:rPr>
                      <m:t>0</m:t>
                    </m:r>
                  </m:sub>
                </m:sSub>
              </m:oMath>
            </m:oMathPara>
          </w:p>
        </w:tc>
        <w:tc>
          <w:tcPr>
            <w:tcW w:w="1984" w:type="dxa"/>
            <w:vAlign w:val="center"/>
          </w:tcPr>
          <w:p w14:paraId="2702D132" w14:textId="77777777" w:rsidR="00265875" w:rsidRPr="000A28AB" w:rsidRDefault="00265875" w:rsidP="00D31FC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m:oMathPara>
              <m:oMath>
                <m:r>
                  <m:rPr>
                    <m:sty m:val="p"/>
                  </m:rPr>
                  <w:rPr>
                    <w:rFonts w:ascii="Cambria Math" w:hAnsi="Cambria Math"/>
                    <w:sz w:val="18"/>
                    <w:szCs w:val="18"/>
                  </w:rPr>
                  <m:t>m=r</m:t>
                </m:r>
              </m:oMath>
            </m:oMathPara>
          </w:p>
        </w:tc>
        <w:tc>
          <w:tcPr>
            <w:tcW w:w="1468" w:type="dxa"/>
            <w:vAlign w:val="center"/>
          </w:tcPr>
          <w:p w14:paraId="32202B87" w14:textId="77777777" w:rsidR="00265875" w:rsidRPr="000A28AB" w:rsidRDefault="00265875" w:rsidP="00D31FC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w:t>
            </w:r>
          </w:p>
        </w:tc>
      </w:tr>
      <w:tr w:rsidR="00265875" w:rsidRPr="000A28AB" w14:paraId="64953B72" w14:textId="77777777" w:rsidTr="00D31F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vAlign w:val="center"/>
          </w:tcPr>
          <w:p w14:paraId="0F56D4D6" w14:textId="77777777" w:rsidR="00265875" w:rsidRPr="000A28AB" w:rsidRDefault="00265875" w:rsidP="00D31FC6">
            <w:pPr>
              <w:ind w:firstLine="0"/>
              <w:jc w:val="center"/>
              <w:rPr>
                <w:sz w:val="18"/>
                <w:szCs w:val="18"/>
              </w:rPr>
            </w:pPr>
            <w:proofErr w:type="spellStart"/>
            <w:r w:rsidRPr="000A28AB">
              <w:rPr>
                <w:sz w:val="18"/>
                <w:szCs w:val="18"/>
              </w:rPr>
              <w:t>Baranyi</w:t>
            </w:r>
            <w:proofErr w:type="spellEnd"/>
            <w:r w:rsidRPr="000A28AB">
              <w:rPr>
                <w:sz w:val="18"/>
                <w:szCs w:val="18"/>
              </w:rPr>
              <w:t xml:space="preserve"> Roberts 1994</w:t>
            </w:r>
          </w:p>
        </w:tc>
        <w:tc>
          <w:tcPr>
            <w:tcW w:w="1559" w:type="dxa"/>
            <w:vAlign w:val="center"/>
          </w:tcPr>
          <w:p w14:paraId="112FD7AF" w14:textId="77777777" w:rsidR="00265875" w:rsidRPr="000A28AB" w:rsidRDefault="00265875" w:rsidP="00D31FC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5</w:t>
            </w:r>
          </w:p>
        </w:tc>
        <w:tc>
          <w:tcPr>
            <w:tcW w:w="1843" w:type="dxa"/>
            <w:vAlign w:val="center"/>
          </w:tcPr>
          <w:p w14:paraId="7372020E" w14:textId="77777777" w:rsidR="00265875" w:rsidRPr="000A28AB" w:rsidRDefault="00AC117E" w:rsidP="00D31FC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m:oMathPara>
              <m:oMath>
                <m:sSub>
                  <m:sSubPr>
                    <m:ctrlPr>
                      <w:rPr>
                        <w:rFonts w:ascii="Cambria Math" w:hAnsi="Cambria Math"/>
                        <w:sz w:val="18"/>
                        <w:szCs w:val="18"/>
                      </w:rPr>
                    </m:ctrlPr>
                  </m:sSubPr>
                  <m:e>
                    <m:r>
                      <m:rPr>
                        <m:sty m:val="p"/>
                      </m:rPr>
                      <w:rPr>
                        <w:rFonts w:ascii="Cambria Math" w:hAnsi="Cambria Math"/>
                        <w:sz w:val="18"/>
                        <w:szCs w:val="18"/>
                      </w:rPr>
                      <m:t>N</m:t>
                    </m:r>
                  </m:e>
                  <m:sub>
                    <m:r>
                      <m:rPr>
                        <m:sty m:val="p"/>
                      </m:rPr>
                      <w:rPr>
                        <w:rFonts w:ascii="Cambria Math" w:hAnsi="Cambria Math"/>
                        <w:sz w:val="18"/>
                        <w:szCs w:val="18"/>
                      </w:rPr>
                      <m:t>0</m:t>
                    </m:r>
                  </m:sub>
                </m:sSub>
                <m:r>
                  <m:rPr>
                    <m:sty m:val="p"/>
                  </m:rPr>
                  <w:rPr>
                    <w:rFonts w:ascii="Cambria Math" w:hAnsi="Cambria Math"/>
                    <w:sz w:val="18"/>
                    <w:szCs w:val="18"/>
                  </w:rPr>
                  <m:t>,K,r,</m:t>
                </m:r>
                <m:sSub>
                  <m:sSubPr>
                    <m:ctrlPr>
                      <w:rPr>
                        <w:rFonts w:ascii="Cambria Math" w:hAnsi="Cambria Math"/>
                        <w:sz w:val="18"/>
                        <w:szCs w:val="18"/>
                      </w:rPr>
                    </m:ctrlPr>
                  </m:sSubPr>
                  <m:e>
                    <m:r>
                      <m:rPr>
                        <m:sty m:val="p"/>
                      </m:rPr>
                      <w:rPr>
                        <w:rFonts w:ascii="Cambria Math" w:hAnsi="Cambria Math"/>
                        <w:sz w:val="18"/>
                        <w:szCs w:val="18"/>
                      </w:rPr>
                      <m:t>q</m:t>
                    </m:r>
                  </m:e>
                  <m:sub>
                    <m:r>
                      <m:rPr>
                        <m:sty m:val="p"/>
                      </m:rPr>
                      <w:rPr>
                        <w:rFonts w:ascii="Cambria Math" w:hAnsi="Cambria Math"/>
                        <w:sz w:val="18"/>
                        <w:szCs w:val="18"/>
                      </w:rPr>
                      <m:t>0</m:t>
                    </m:r>
                  </m:sub>
                </m:sSub>
                <m:r>
                  <m:rPr>
                    <m:sty m:val="p"/>
                  </m:rPr>
                  <w:rPr>
                    <w:rFonts w:ascii="Cambria Math" w:hAnsi="Cambria Math"/>
                    <w:sz w:val="18"/>
                    <w:szCs w:val="18"/>
                  </w:rPr>
                  <m:t>,m</m:t>
                </m:r>
              </m:oMath>
            </m:oMathPara>
          </w:p>
        </w:tc>
        <w:tc>
          <w:tcPr>
            <w:tcW w:w="1984" w:type="dxa"/>
            <w:vAlign w:val="center"/>
          </w:tcPr>
          <w:p w14:paraId="77C5B6BD" w14:textId="77777777" w:rsidR="00265875" w:rsidRPr="000A28AB" w:rsidRDefault="00265875" w:rsidP="00D31FC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m:oMathPara>
              <m:oMath>
                <m:r>
                  <m:rPr>
                    <m:sty m:val="p"/>
                  </m:rPr>
                  <w:rPr>
                    <w:rFonts w:ascii="Cambria Math" w:hAnsi="Cambria Math"/>
                    <w:sz w:val="18"/>
                    <w:szCs w:val="18"/>
                  </w:rPr>
                  <m:t>ν=1</m:t>
                </m:r>
              </m:oMath>
            </m:oMathPara>
          </w:p>
        </w:tc>
        <w:tc>
          <w:tcPr>
            <w:tcW w:w="1468" w:type="dxa"/>
            <w:vAlign w:val="center"/>
          </w:tcPr>
          <w:p w14:paraId="770060FA" w14:textId="77777777" w:rsidR="00265875" w:rsidRPr="000A28AB" w:rsidRDefault="00265875" w:rsidP="00D31FC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w:t>
            </w:r>
          </w:p>
        </w:tc>
      </w:tr>
      <w:tr w:rsidR="00265875" w:rsidRPr="000A28AB" w14:paraId="2DCD71E6" w14:textId="77777777" w:rsidTr="00D31FC6">
        <w:tc>
          <w:tcPr>
            <w:cnfStyle w:val="001000000000" w:firstRow="0" w:lastRow="0" w:firstColumn="1" w:lastColumn="0" w:oddVBand="0" w:evenVBand="0" w:oddHBand="0" w:evenHBand="0" w:firstRowFirstColumn="0" w:firstRowLastColumn="0" w:lastRowFirstColumn="0" w:lastRowLastColumn="0"/>
            <w:tcW w:w="1668" w:type="dxa"/>
            <w:vAlign w:val="center"/>
          </w:tcPr>
          <w:p w14:paraId="4C168285" w14:textId="77777777" w:rsidR="00265875" w:rsidRPr="000A28AB" w:rsidRDefault="00265875" w:rsidP="00D31FC6">
            <w:pPr>
              <w:ind w:firstLine="0"/>
              <w:jc w:val="center"/>
              <w:rPr>
                <w:sz w:val="18"/>
                <w:szCs w:val="18"/>
              </w:rPr>
            </w:pPr>
            <w:r w:rsidRPr="000A28AB">
              <w:rPr>
                <w:sz w:val="18"/>
                <w:szCs w:val="18"/>
              </w:rPr>
              <w:t>Richards 1959</w:t>
            </w:r>
          </w:p>
        </w:tc>
        <w:tc>
          <w:tcPr>
            <w:tcW w:w="1559" w:type="dxa"/>
            <w:vAlign w:val="center"/>
          </w:tcPr>
          <w:p w14:paraId="1699F6B2" w14:textId="77777777" w:rsidR="00265875" w:rsidRPr="000A28AB" w:rsidRDefault="00265875" w:rsidP="00D31FC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4</w:t>
            </w:r>
          </w:p>
        </w:tc>
        <w:tc>
          <w:tcPr>
            <w:tcW w:w="1843" w:type="dxa"/>
            <w:vAlign w:val="center"/>
          </w:tcPr>
          <w:p w14:paraId="2B99BDFE" w14:textId="77777777" w:rsidR="00265875" w:rsidRPr="000A28AB" w:rsidRDefault="00AC117E" w:rsidP="00D31FC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m:oMathPara>
              <m:oMath>
                <m:sSub>
                  <m:sSubPr>
                    <m:ctrlPr>
                      <w:rPr>
                        <w:rFonts w:ascii="Cambria Math" w:hAnsi="Cambria Math"/>
                        <w:sz w:val="18"/>
                        <w:szCs w:val="18"/>
                      </w:rPr>
                    </m:ctrlPr>
                  </m:sSubPr>
                  <m:e>
                    <m:r>
                      <m:rPr>
                        <m:sty m:val="p"/>
                      </m:rPr>
                      <w:rPr>
                        <w:rFonts w:ascii="Cambria Math" w:hAnsi="Cambria Math"/>
                        <w:sz w:val="18"/>
                        <w:szCs w:val="18"/>
                      </w:rPr>
                      <m:t>N</m:t>
                    </m:r>
                  </m:e>
                  <m:sub>
                    <m:r>
                      <m:rPr>
                        <m:sty m:val="p"/>
                      </m:rPr>
                      <w:rPr>
                        <w:rFonts w:ascii="Cambria Math" w:hAnsi="Cambria Math"/>
                        <w:sz w:val="18"/>
                        <w:szCs w:val="18"/>
                      </w:rPr>
                      <m:t>0</m:t>
                    </m:r>
                  </m:sub>
                </m:sSub>
                <m:r>
                  <m:rPr>
                    <m:sty m:val="p"/>
                  </m:rPr>
                  <w:rPr>
                    <w:rFonts w:ascii="Cambria Math" w:hAnsi="Cambria Math"/>
                    <w:sz w:val="18"/>
                    <w:szCs w:val="18"/>
                  </w:rPr>
                  <m:t>,K,r,ν</m:t>
                </m:r>
              </m:oMath>
            </m:oMathPara>
          </w:p>
        </w:tc>
        <w:tc>
          <w:tcPr>
            <w:tcW w:w="1984" w:type="dxa"/>
            <w:vAlign w:val="center"/>
          </w:tcPr>
          <w:p w14:paraId="441A7D02" w14:textId="77777777" w:rsidR="00265875" w:rsidRPr="000A28AB" w:rsidRDefault="00AC117E" w:rsidP="00D31FC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m:oMathPara>
              <m:oMath>
                <m:f>
                  <m:fPr>
                    <m:ctrlPr>
                      <w:rPr>
                        <w:rFonts w:ascii="Cambria Math" w:hAnsi="Cambria Math"/>
                        <w:sz w:val="18"/>
                        <w:szCs w:val="18"/>
                      </w:rPr>
                    </m:ctrlPr>
                  </m:fPr>
                  <m:num>
                    <m:r>
                      <m:rPr>
                        <m:sty m:val="p"/>
                      </m:rPr>
                      <w:rPr>
                        <w:rFonts w:ascii="Cambria Math" w:hAnsi="Cambria Math"/>
                        <w:sz w:val="18"/>
                        <w:szCs w:val="18"/>
                      </w:rPr>
                      <m:t>1</m:t>
                    </m:r>
                  </m:num>
                  <m:den>
                    <m:sSub>
                      <m:sSubPr>
                        <m:ctrlPr>
                          <w:rPr>
                            <w:rFonts w:ascii="Cambria Math" w:hAnsi="Cambria Math"/>
                            <w:sz w:val="18"/>
                            <w:szCs w:val="18"/>
                          </w:rPr>
                        </m:ctrlPr>
                      </m:sSubPr>
                      <m:e>
                        <m:r>
                          <m:rPr>
                            <m:sty m:val="p"/>
                          </m:rPr>
                          <w:rPr>
                            <w:rFonts w:ascii="Cambria Math" w:hAnsi="Cambria Math"/>
                            <w:sz w:val="18"/>
                            <w:szCs w:val="18"/>
                          </w:rPr>
                          <m:t>q</m:t>
                        </m:r>
                      </m:e>
                      <m:sub>
                        <m:r>
                          <m:rPr>
                            <m:sty m:val="p"/>
                          </m:rPr>
                          <w:rPr>
                            <w:rFonts w:ascii="Cambria Math" w:hAnsi="Cambria Math"/>
                            <w:sz w:val="18"/>
                            <w:szCs w:val="18"/>
                          </w:rPr>
                          <m:t>0</m:t>
                        </m:r>
                      </m:sub>
                    </m:sSub>
                  </m:den>
                </m:f>
                <m:r>
                  <m:rPr>
                    <m:sty m:val="p"/>
                  </m:rPr>
                  <w:rPr>
                    <w:rFonts w:ascii="Cambria Math" w:hAnsi="Cambria Math"/>
                    <w:sz w:val="18"/>
                    <w:szCs w:val="18"/>
                  </w:rPr>
                  <m:t>=</m:t>
                </m:r>
                <m:f>
                  <m:fPr>
                    <m:ctrlPr>
                      <w:rPr>
                        <w:rFonts w:ascii="Cambria Math" w:hAnsi="Cambria Math"/>
                        <w:sz w:val="18"/>
                        <w:szCs w:val="18"/>
                      </w:rPr>
                    </m:ctrlPr>
                  </m:fPr>
                  <m:num>
                    <m:r>
                      <m:rPr>
                        <m:sty m:val="p"/>
                      </m:rPr>
                      <w:rPr>
                        <w:rFonts w:ascii="Cambria Math" w:hAnsi="Cambria Math"/>
                        <w:sz w:val="18"/>
                        <w:szCs w:val="18"/>
                      </w:rPr>
                      <m:t>1</m:t>
                    </m:r>
                  </m:num>
                  <m:den>
                    <m:r>
                      <m:rPr>
                        <m:sty m:val="p"/>
                      </m:rPr>
                      <w:rPr>
                        <w:rFonts w:ascii="Cambria Math" w:hAnsi="Cambria Math"/>
                        <w:sz w:val="18"/>
                        <w:szCs w:val="18"/>
                      </w:rPr>
                      <m:t>m</m:t>
                    </m:r>
                  </m:den>
                </m:f>
                <m:r>
                  <m:rPr>
                    <m:sty m:val="p"/>
                  </m:rPr>
                  <w:rPr>
                    <w:rFonts w:ascii="Cambria Math" w:hAnsi="Cambria Math"/>
                    <w:sz w:val="18"/>
                    <w:szCs w:val="18"/>
                  </w:rPr>
                  <m:t>=0</m:t>
                </m:r>
              </m:oMath>
            </m:oMathPara>
          </w:p>
        </w:tc>
        <w:tc>
          <w:tcPr>
            <w:tcW w:w="1468" w:type="dxa"/>
            <w:vAlign w:val="center"/>
          </w:tcPr>
          <w:p w14:paraId="473A975C" w14:textId="555B7C52" w:rsidR="00265875" w:rsidRPr="000A28AB" w:rsidRDefault="00265875" w:rsidP="00DF6B35">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fldChar w:fldCharType="begin" w:fldLock="1"/>
            </w:r>
            <w:r w:rsidR="00DF6B35">
              <w:rPr>
                <w:sz w:val="18"/>
                <w:szCs w:val="18"/>
              </w:rPr>
              <w:instrText>ADDIN CSL_CITATION { "citationItems" : [ { "id" : "ITEM-1", "itemData" : { "DOI" : "10.1093/jxb/10.2.290", "ISSN" : "0022-0957", "author" : [ { "dropping-particle" : "", "family" : "Richards", "given" : "F. J.", "non-dropping-particle" : "", "parse-names" : false, "suffix" : "" } ], "container-title" : "Journal of Experimental Botany", "id" : "ITEM-1", "issue" : "2", "issued" : { "date-parts" : [ [ "1959" ] ] }, "note" : "the main equation here is:\ndW/dt = KW((A/W)^(1-m)-1)/(1-m)\nto change it to the equation Curveball works with:\nrN(1-(N/K)^nu)\nyou these substitutions:\nW=N\nm=nu+1\nA=K\nr=k/nu", "page" : "290-301", "title" : "A Flexible Growth Function for Empirical Use", "type" : "article-journal", "volume" : "10" }, "uris" : [ "http://www.mendeley.com/documents/?uuid=670b32bc-a345-4abf-bcea-0172a7cce2b9" ] } ], "mendeley" : { "formattedCitation" : "&lt;sup&gt;34&lt;/sup&gt;", "plainTextFormattedCitation" : "34", "previouslyFormattedCitation" : "&lt;sup&gt;33&lt;/sup&gt;" }, "properties" : { "noteIndex" : 0 }, "schema" : "https://github.com/citation-style-language/schema/raw/master/csl-citation.json" }</w:instrText>
            </w:r>
            <w:r w:rsidRPr="000A28AB">
              <w:rPr>
                <w:sz w:val="18"/>
                <w:szCs w:val="18"/>
              </w:rPr>
              <w:fldChar w:fldCharType="separate"/>
            </w:r>
            <w:r w:rsidR="00DF6B35" w:rsidRPr="00DF6B35">
              <w:rPr>
                <w:noProof/>
                <w:sz w:val="18"/>
                <w:szCs w:val="18"/>
                <w:vertAlign w:val="superscript"/>
              </w:rPr>
              <w:t>34</w:t>
            </w:r>
            <w:r w:rsidRPr="000A28AB">
              <w:rPr>
                <w:sz w:val="18"/>
                <w:szCs w:val="18"/>
              </w:rPr>
              <w:fldChar w:fldCharType="end"/>
            </w:r>
          </w:p>
        </w:tc>
      </w:tr>
      <w:tr w:rsidR="00265875" w:rsidRPr="000A28AB" w14:paraId="047411CC" w14:textId="77777777" w:rsidTr="00D31F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vAlign w:val="center"/>
          </w:tcPr>
          <w:p w14:paraId="3D97575A" w14:textId="77777777" w:rsidR="00265875" w:rsidRPr="000A28AB" w:rsidRDefault="00265875" w:rsidP="00D31FC6">
            <w:pPr>
              <w:ind w:firstLine="0"/>
              <w:jc w:val="center"/>
              <w:rPr>
                <w:sz w:val="18"/>
                <w:szCs w:val="18"/>
              </w:rPr>
            </w:pPr>
            <w:proofErr w:type="spellStart"/>
            <w:r w:rsidRPr="000A28AB">
              <w:rPr>
                <w:sz w:val="18"/>
                <w:szCs w:val="18"/>
              </w:rPr>
              <w:t>Baranyi</w:t>
            </w:r>
            <w:proofErr w:type="spellEnd"/>
            <w:r w:rsidRPr="000A28AB">
              <w:rPr>
                <w:sz w:val="18"/>
                <w:szCs w:val="18"/>
              </w:rPr>
              <w:t xml:space="preserve"> 1997</w:t>
            </w:r>
          </w:p>
        </w:tc>
        <w:tc>
          <w:tcPr>
            <w:tcW w:w="1559" w:type="dxa"/>
            <w:vAlign w:val="center"/>
          </w:tcPr>
          <w:p w14:paraId="71FEE684" w14:textId="77777777" w:rsidR="00265875" w:rsidRPr="000A28AB" w:rsidRDefault="00265875" w:rsidP="00D31FC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4</w:t>
            </w:r>
          </w:p>
        </w:tc>
        <w:tc>
          <w:tcPr>
            <w:tcW w:w="1843" w:type="dxa"/>
            <w:vAlign w:val="center"/>
          </w:tcPr>
          <w:p w14:paraId="5ADE5973" w14:textId="77777777" w:rsidR="00265875" w:rsidRPr="000A28AB" w:rsidRDefault="00AC117E" w:rsidP="00D31FC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m:oMathPara>
              <m:oMath>
                <m:sSub>
                  <m:sSubPr>
                    <m:ctrlPr>
                      <w:rPr>
                        <w:rFonts w:ascii="Cambria Math" w:hAnsi="Cambria Math"/>
                        <w:sz w:val="18"/>
                        <w:szCs w:val="18"/>
                      </w:rPr>
                    </m:ctrlPr>
                  </m:sSubPr>
                  <m:e>
                    <m:r>
                      <m:rPr>
                        <m:sty m:val="p"/>
                      </m:rPr>
                      <w:rPr>
                        <w:rFonts w:ascii="Cambria Math" w:hAnsi="Cambria Math"/>
                        <w:sz w:val="18"/>
                        <w:szCs w:val="18"/>
                      </w:rPr>
                      <m:t>N</m:t>
                    </m:r>
                  </m:e>
                  <m:sub>
                    <m:r>
                      <m:rPr>
                        <m:sty m:val="p"/>
                      </m:rPr>
                      <w:rPr>
                        <w:rFonts w:ascii="Cambria Math" w:hAnsi="Cambria Math"/>
                        <w:sz w:val="18"/>
                        <w:szCs w:val="18"/>
                      </w:rPr>
                      <m:t>0</m:t>
                    </m:r>
                  </m:sub>
                </m:sSub>
                <m:r>
                  <m:rPr>
                    <m:sty m:val="p"/>
                  </m:rPr>
                  <w:rPr>
                    <w:rFonts w:ascii="Cambria Math" w:hAnsi="Cambria Math"/>
                    <w:sz w:val="18"/>
                    <w:szCs w:val="18"/>
                  </w:rPr>
                  <m:t>,K,r,</m:t>
                </m:r>
                <m:sSub>
                  <m:sSubPr>
                    <m:ctrlPr>
                      <w:rPr>
                        <w:rFonts w:ascii="Cambria Math" w:hAnsi="Cambria Math"/>
                        <w:sz w:val="18"/>
                        <w:szCs w:val="18"/>
                      </w:rPr>
                    </m:ctrlPr>
                  </m:sSubPr>
                  <m:e>
                    <m:r>
                      <m:rPr>
                        <m:sty m:val="p"/>
                      </m:rPr>
                      <w:rPr>
                        <w:rFonts w:ascii="Cambria Math" w:hAnsi="Cambria Math"/>
                        <w:sz w:val="18"/>
                        <w:szCs w:val="18"/>
                      </w:rPr>
                      <m:t>q</m:t>
                    </m:r>
                  </m:e>
                  <m:sub>
                    <m:r>
                      <m:rPr>
                        <m:sty m:val="p"/>
                      </m:rPr>
                      <w:rPr>
                        <w:rFonts w:ascii="Cambria Math" w:hAnsi="Cambria Math"/>
                        <w:sz w:val="18"/>
                        <w:szCs w:val="18"/>
                      </w:rPr>
                      <m:t>0</m:t>
                    </m:r>
                  </m:sub>
                </m:sSub>
              </m:oMath>
            </m:oMathPara>
          </w:p>
        </w:tc>
        <w:tc>
          <w:tcPr>
            <w:tcW w:w="1984" w:type="dxa"/>
            <w:vAlign w:val="center"/>
          </w:tcPr>
          <w:p w14:paraId="1F1A8897" w14:textId="77777777" w:rsidR="00265875" w:rsidRPr="000A28AB" w:rsidRDefault="00265875" w:rsidP="00D31FC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m:oMathPara>
              <m:oMath>
                <m:r>
                  <m:rPr>
                    <m:sty m:val="p"/>
                  </m:rPr>
                  <w:rPr>
                    <w:rFonts w:ascii="Cambria Math" w:hAnsi="Cambria Math"/>
                    <w:sz w:val="18"/>
                    <w:szCs w:val="18"/>
                  </w:rPr>
                  <m:t>ν=1</m:t>
                </m:r>
              </m:oMath>
            </m:oMathPara>
          </w:p>
          <w:p w14:paraId="57F6CD57" w14:textId="77777777" w:rsidR="00265875" w:rsidRPr="000A28AB" w:rsidRDefault="00265875" w:rsidP="00D31FC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m:oMathPara>
              <m:oMath>
                <m:r>
                  <m:rPr>
                    <m:sty m:val="p"/>
                  </m:rPr>
                  <w:rPr>
                    <w:rFonts w:ascii="Cambria Math" w:hAnsi="Cambria Math"/>
                    <w:sz w:val="18"/>
                    <w:szCs w:val="18"/>
                  </w:rPr>
                  <m:t>m=r</m:t>
                </m:r>
              </m:oMath>
            </m:oMathPara>
          </w:p>
        </w:tc>
        <w:tc>
          <w:tcPr>
            <w:tcW w:w="1468" w:type="dxa"/>
            <w:vAlign w:val="center"/>
          </w:tcPr>
          <w:p w14:paraId="32305D32" w14:textId="5115C3F5" w:rsidR="00265875" w:rsidRPr="000A28AB" w:rsidRDefault="00265875" w:rsidP="00DF6B35">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fldChar w:fldCharType="begin" w:fldLock="1"/>
            </w:r>
            <w:r w:rsidR="00DF6B35">
              <w:rPr>
                <w:sz w:val="18"/>
                <w:szCs w:val="18"/>
              </w:rPr>
              <w:instrText>ADDIN CSL_CITATION { "citationItems" : [ { "id" : "ITEM-1", "itemData" : { "DOI" : "10.1006/fmic.1996.0080", "ISBN" : "0740-0020", "ISSN" : "07400020", "author" : [ { "dropping-particle" : "", "family" : "Baranyi", "given" : "J\u00f3zsef", "non-dropping-particle" : "", "parse-names" : false, "suffix" : "" } ], "container-title" : "Commentary", "id" : "ITEM-1", "issue" : "1996", "issued" : { "date-parts" : [ [ "1997" ] ] }, "page" : "391-394", "title" : "Simple is good as long as it is enough", "type" : "article-journal" }, "uris" : [ "http://www.mendeley.com/documents/?uuid=c9e215a4-6f72-46bf-9808-a7c24ef6ebe6" ] } ], "mendeley" : { "formattedCitation" : "&lt;sup&gt;35&lt;/sup&gt;", "plainTextFormattedCitation" : "35", "previouslyFormattedCitation" : "&lt;sup&gt;34&lt;/sup&gt;" }, "properties" : { "noteIndex" : 0 }, "schema" : "https://github.com/citation-style-language/schema/raw/master/csl-citation.json" }</w:instrText>
            </w:r>
            <w:r w:rsidRPr="000A28AB">
              <w:rPr>
                <w:sz w:val="18"/>
                <w:szCs w:val="18"/>
              </w:rPr>
              <w:fldChar w:fldCharType="separate"/>
            </w:r>
            <w:r w:rsidR="00DF6B35" w:rsidRPr="00DF6B35">
              <w:rPr>
                <w:noProof/>
                <w:sz w:val="18"/>
                <w:szCs w:val="18"/>
                <w:vertAlign w:val="superscript"/>
              </w:rPr>
              <w:t>35</w:t>
            </w:r>
            <w:r w:rsidRPr="000A28AB">
              <w:rPr>
                <w:sz w:val="18"/>
                <w:szCs w:val="18"/>
              </w:rPr>
              <w:fldChar w:fldCharType="end"/>
            </w:r>
          </w:p>
        </w:tc>
      </w:tr>
      <w:tr w:rsidR="00265875" w:rsidRPr="000A28AB" w14:paraId="3EFCA0B5" w14:textId="77777777" w:rsidTr="00D31FC6">
        <w:tc>
          <w:tcPr>
            <w:cnfStyle w:val="001000000000" w:firstRow="0" w:lastRow="0" w:firstColumn="1" w:lastColumn="0" w:oddVBand="0" w:evenVBand="0" w:oddHBand="0" w:evenHBand="0" w:firstRowFirstColumn="0" w:firstRowLastColumn="0" w:lastRowFirstColumn="0" w:lastRowLastColumn="0"/>
            <w:tcW w:w="1668" w:type="dxa"/>
            <w:vAlign w:val="center"/>
          </w:tcPr>
          <w:p w14:paraId="73DB6F49" w14:textId="77777777" w:rsidR="00265875" w:rsidRPr="000A28AB" w:rsidRDefault="00265875" w:rsidP="00D31FC6">
            <w:pPr>
              <w:ind w:firstLine="0"/>
              <w:jc w:val="center"/>
              <w:rPr>
                <w:sz w:val="18"/>
                <w:szCs w:val="18"/>
              </w:rPr>
            </w:pPr>
            <w:r w:rsidRPr="000A28AB">
              <w:rPr>
                <w:sz w:val="18"/>
                <w:szCs w:val="18"/>
              </w:rPr>
              <w:t>Logistic</w:t>
            </w:r>
          </w:p>
        </w:tc>
        <w:tc>
          <w:tcPr>
            <w:tcW w:w="1559" w:type="dxa"/>
            <w:vAlign w:val="center"/>
          </w:tcPr>
          <w:p w14:paraId="44493BDB" w14:textId="77777777" w:rsidR="00265875" w:rsidRPr="000A28AB" w:rsidRDefault="00265875" w:rsidP="00D31FC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3</w:t>
            </w:r>
          </w:p>
        </w:tc>
        <w:tc>
          <w:tcPr>
            <w:tcW w:w="1843" w:type="dxa"/>
            <w:vAlign w:val="center"/>
          </w:tcPr>
          <w:p w14:paraId="488A0F9C" w14:textId="77777777" w:rsidR="00265875" w:rsidRPr="000A28AB" w:rsidRDefault="00AC117E" w:rsidP="00D31FC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m:oMathPara>
              <m:oMath>
                <m:sSub>
                  <m:sSubPr>
                    <m:ctrlPr>
                      <w:rPr>
                        <w:rFonts w:ascii="Cambria Math" w:hAnsi="Cambria Math"/>
                        <w:sz w:val="18"/>
                        <w:szCs w:val="18"/>
                      </w:rPr>
                    </m:ctrlPr>
                  </m:sSubPr>
                  <m:e>
                    <m:r>
                      <m:rPr>
                        <m:sty m:val="p"/>
                      </m:rPr>
                      <w:rPr>
                        <w:rFonts w:ascii="Cambria Math" w:hAnsi="Cambria Math"/>
                        <w:sz w:val="18"/>
                        <w:szCs w:val="18"/>
                      </w:rPr>
                      <m:t>N</m:t>
                    </m:r>
                  </m:e>
                  <m:sub>
                    <m:r>
                      <m:rPr>
                        <m:sty m:val="p"/>
                      </m:rPr>
                      <w:rPr>
                        <w:rFonts w:ascii="Cambria Math" w:hAnsi="Cambria Math"/>
                        <w:sz w:val="18"/>
                        <w:szCs w:val="18"/>
                      </w:rPr>
                      <m:t>0</m:t>
                    </m:r>
                  </m:sub>
                </m:sSub>
                <m:r>
                  <m:rPr>
                    <m:sty m:val="p"/>
                  </m:rPr>
                  <w:rPr>
                    <w:rFonts w:ascii="Cambria Math" w:hAnsi="Cambria Math"/>
                    <w:sz w:val="18"/>
                    <w:szCs w:val="18"/>
                  </w:rPr>
                  <m:t>,K,r</m:t>
                </m:r>
              </m:oMath>
            </m:oMathPara>
          </w:p>
        </w:tc>
        <w:tc>
          <w:tcPr>
            <w:tcW w:w="1984" w:type="dxa"/>
            <w:vAlign w:val="center"/>
          </w:tcPr>
          <w:p w14:paraId="73859F59" w14:textId="77777777" w:rsidR="00265875" w:rsidRPr="000A28AB" w:rsidRDefault="00265875" w:rsidP="00D31FC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m:oMathPara>
              <m:oMath>
                <m:r>
                  <m:rPr>
                    <m:sty m:val="p"/>
                  </m:rPr>
                  <w:rPr>
                    <w:rFonts w:ascii="Cambria Math" w:hAnsi="Cambria Math"/>
                    <w:sz w:val="18"/>
                    <w:szCs w:val="18"/>
                  </w:rPr>
                  <m:t>ν=1</m:t>
                </m:r>
              </m:oMath>
            </m:oMathPara>
          </w:p>
          <w:p w14:paraId="683F04B4" w14:textId="77777777" w:rsidR="00265875" w:rsidRPr="000A28AB" w:rsidRDefault="00AC117E" w:rsidP="00D31FC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m:oMathPara>
              <m:oMath>
                <m:f>
                  <m:fPr>
                    <m:ctrlPr>
                      <w:rPr>
                        <w:rFonts w:ascii="Cambria Math" w:hAnsi="Cambria Math"/>
                        <w:sz w:val="18"/>
                        <w:szCs w:val="18"/>
                      </w:rPr>
                    </m:ctrlPr>
                  </m:fPr>
                  <m:num>
                    <m:r>
                      <m:rPr>
                        <m:sty m:val="p"/>
                      </m:rPr>
                      <w:rPr>
                        <w:rFonts w:ascii="Cambria Math" w:hAnsi="Cambria Math"/>
                        <w:sz w:val="18"/>
                        <w:szCs w:val="18"/>
                      </w:rPr>
                      <m:t>1</m:t>
                    </m:r>
                  </m:num>
                  <m:den>
                    <m:sSub>
                      <m:sSubPr>
                        <m:ctrlPr>
                          <w:rPr>
                            <w:rFonts w:ascii="Cambria Math" w:hAnsi="Cambria Math"/>
                            <w:sz w:val="18"/>
                            <w:szCs w:val="18"/>
                          </w:rPr>
                        </m:ctrlPr>
                      </m:sSubPr>
                      <m:e>
                        <m:r>
                          <m:rPr>
                            <m:sty m:val="p"/>
                          </m:rPr>
                          <w:rPr>
                            <w:rFonts w:ascii="Cambria Math" w:hAnsi="Cambria Math"/>
                            <w:sz w:val="18"/>
                            <w:szCs w:val="18"/>
                          </w:rPr>
                          <m:t>q</m:t>
                        </m:r>
                      </m:e>
                      <m:sub>
                        <m:r>
                          <m:rPr>
                            <m:sty m:val="p"/>
                          </m:rPr>
                          <w:rPr>
                            <w:rFonts w:ascii="Cambria Math" w:hAnsi="Cambria Math"/>
                            <w:sz w:val="18"/>
                            <w:szCs w:val="18"/>
                          </w:rPr>
                          <m:t>0</m:t>
                        </m:r>
                      </m:sub>
                    </m:sSub>
                  </m:den>
                </m:f>
                <m:r>
                  <m:rPr>
                    <m:sty m:val="p"/>
                  </m:rPr>
                  <w:rPr>
                    <w:rFonts w:ascii="Cambria Math" w:hAnsi="Cambria Math"/>
                    <w:sz w:val="18"/>
                    <w:szCs w:val="18"/>
                  </w:rPr>
                  <m:t>=</m:t>
                </m:r>
                <m:f>
                  <m:fPr>
                    <m:ctrlPr>
                      <w:rPr>
                        <w:rFonts w:ascii="Cambria Math" w:hAnsi="Cambria Math"/>
                        <w:sz w:val="18"/>
                        <w:szCs w:val="18"/>
                      </w:rPr>
                    </m:ctrlPr>
                  </m:fPr>
                  <m:num>
                    <m:r>
                      <m:rPr>
                        <m:sty m:val="p"/>
                      </m:rPr>
                      <w:rPr>
                        <w:rFonts w:ascii="Cambria Math" w:hAnsi="Cambria Math"/>
                        <w:sz w:val="18"/>
                        <w:szCs w:val="18"/>
                      </w:rPr>
                      <m:t>1</m:t>
                    </m:r>
                  </m:num>
                  <m:den>
                    <m:r>
                      <m:rPr>
                        <m:sty m:val="p"/>
                      </m:rPr>
                      <w:rPr>
                        <w:rFonts w:ascii="Cambria Math" w:hAnsi="Cambria Math"/>
                        <w:sz w:val="18"/>
                        <w:szCs w:val="18"/>
                      </w:rPr>
                      <m:t>m</m:t>
                    </m:r>
                  </m:den>
                </m:f>
                <m:r>
                  <m:rPr>
                    <m:sty m:val="p"/>
                  </m:rPr>
                  <w:rPr>
                    <w:rFonts w:ascii="Cambria Math" w:hAnsi="Cambria Math"/>
                    <w:sz w:val="18"/>
                    <w:szCs w:val="18"/>
                  </w:rPr>
                  <m:t>=0</m:t>
                </m:r>
              </m:oMath>
            </m:oMathPara>
          </w:p>
        </w:tc>
        <w:tc>
          <w:tcPr>
            <w:tcW w:w="1468" w:type="dxa"/>
            <w:vAlign w:val="center"/>
          </w:tcPr>
          <w:p w14:paraId="54A45278" w14:textId="6C4BB3BA" w:rsidR="00265875" w:rsidRPr="000A28AB" w:rsidRDefault="00265875" w:rsidP="00DF6B35">
            <w:pPr>
              <w:keepNext/>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fldChar w:fldCharType="begin" w:fldLock="1"/>
            </w:r>
            <w:r w:rsidR="00DF6B35">
              <w:rPr>
                <w:sz w:val="18"/>
                <w:szCs w:val="18"/>
              </w:rPr>
              <w:instrText>ADDIN CSL_CITATION { "citationItems" : [ { "id" : "ITEM-1", "itemData" : { "author" : [ { "dropping-particle" : "", "family" : "Verhulst", "given" : "Pierre-Fran\u00e7ois", "non-dropping-particle" : "", "parse-names" : false, "suffix" : "" } ], "container-title" : "Quetelet", "id" : "ITEM-1", "issued" : { "date-parts" : [ [ "1838" ] ] }, "page" : "113-121", "title" : "Notice sur la loi que la population suit dans son accroissement. Correspondance Math\u00e9matique et Physique Publi\u00e9e par A", "type" : "article-journal", "volume" : "10" }, "uris" : [ "http://www.mendeley.com/documents/?uuid=6adda804-3b0d-4cad-87ee-80f795595789" ] } ], "mendeley" : { "formattedCitation" : "&lt;sup&gt;38&lt;/sup&gt;", "plainTextFormattedCitation" : "38", "previouslyFormattedCitation" : "&lt;sup&gt;37&lt;/sup&gt;" }, "properties" : { "noteIndex" : 0 }, "schema" : "https://github.com/citation-style-language/schema/raw/master/csl-citation.json" }</w:instrText>
            </w:r>
            <w:r w:rsidRPr="000A28AB">
              <w:rPr>
                <w:sz w:val="18"/>
                <w:szCs w:val="18"/>
              </w:rPr>
              <w:fldChar w:fldCharType="separate"/>
            </w:r>
            <w:r w:rsidR="00DF6B35" w:rsidRPr="00DF6B35">
              <w:rPr>
                <w:noProof/>
                <w:sz w:val="18"/>
                <w:szCs w:val="18"/>
                <w:vertAlign w:val="superscript"/>
              </w:rPr>
              <w:t>38</w:t>
            </w:r>
            <w:r w:rsidRPr="000A28AB">
              <w:rPr>
                <w:sz w:val="18"/>
                <w:szCs w:val="18"/>
              </w:rPr>
              <w:fldChar w:fldCharType="end"/>
            </w:r>
          </w:p>
        </w:tc>
      </w:tr>
    </w:tbl>
    <w:p w14:paraId="7CAE14CB" w14:textId="6638B258" w:rsidR="00265875" w:rsidRPr="000A28AB" w:rsidRDefault="00265875" w:rsidP="00265875">
      <w:pPr>
        <w:pStyle w:val="Caption"/>
        <w:jc w:val="center"/>
        <w:rPr>
          <w:b w:val="0"/>
          <w:bCs w:val="0"/>
          <w:color w:val="auto"/>
        </w:rPr>
      </w:pPr>
      <w:bookmarkStart w:id="715" w:name="_Ref453761035"/>
      <w:r w:rsidRPr="000A28AB">
        <w:rPr>
          <w:color w:val="auto"/>
        </w:rPr>
        <w:t>Table S</w:t>
      </w:r>
      <w:r w:rsidRPr="000A28AB">
        <w:rPr>
          <w:color w:val="auto"/>
        </w:rPr>
        <w:fldChar w:fldCharType="begin"/>
      </w:r>
      <w:r w:rsidRPr="000A28AB">
        <w:rPr>
          <w:color w:val="auto"/>
        </w:rPr>
        <w:instrText xml:space="preserve"> SEQ Table_S \* ARABIC </w:instrText>
      </w:r>
      <w:r w:rsidRPr="000A28AB">
        <w:rPr>
          <w:color w:val="auto"/>
        </w:rPr>
        <w:fldChar w:fldCharType="separate"/>
      </w:r>
      <w:r w:rsidR="00796A41">
        <w:rPr>
          <w:noProof/>
          <w:color w:val="auto"/>
        </w:rPr>
        <w:t>1</w:t>
      </w:r>
      <w:r w:rsidRPr="000A28AB">
        <w:rPr>
          <w:color w:val="auto"/>
        </w:rPr>
        <w:fldChar w:fldCharType="end"/>
      </w:r>
      <w:bookmarkEnd w:id="715"/>
      <w:r w:rsidRPr="000A28AB">
        <w:rPr>
          <w:color w:val="auto"/>
        </w:rPr>
        <w:t>. Growth models.</w:t>
      </w:r>
      <w:r w:rsidRPr="000A28AB">
        <w:rPr>
          <w:b w:val="0"/>
          <w:bCs w:val="0"/>
          <w:color w:val="auto"/>
        </w:rPr>
        <w:t xml:space="preserve"> The table lists the growth models used for fitting growth curve data. All models are defined by </w:t>
      </w:r>
      <w:proofErr w:type="spellStart"/>
      <w:r w:rsidRPr="000A28AB">
        <w:rPr>
          <w:b w:val="0"/>
          <w:bCs w:val="0"/>
          <w:color w:val="auto"/>
        </w:rPr>
        <w:t>eqs</w:t>
      </w:r>
      <w:proofErr w:type="spellEnd"/>
      <w:r w:rsidRPr="000A28AB">
        <w:rPr>
          <w:b w:val="0"/>
          <w:bCs w:val="0"/>
          <w:color w:val="auto"/>
        </w:rPr>
        <w:t xml:space="preserve">. 1 and 2, by fixing specific parameters. </w:t>
      </w:r>
      <m:oMath>
        <m:sSub>
          <m:sSubPr>
            <m:ctrlPr>
              <w:rPr>
                <w:rFonts w:ascii="Cambria Math" w:hAnsi="Cambria Math"/>
                <w:i/>
                <w:color w:val="auto"/>
              </w:rPr>
            </m:ctrlPr>
          </m:sSubPr>
          <m:e>
            <m:r>
              <m:rPr>
                <m:sty m:val="bi"/>
              </m:rPr>
              <w:rPr>
                <w:rFonts w:ascii="Cambria Math" w:hAnsi="Cambria Math"/>
                <w:color w:val="auto"/>
              </w:rPr>
              <m:t>N</m:t>
            </m:r>
          </m:e>
          <m:sub>
            <m:r>
              <m:rPr>
                <m:sty m:val="bi"/>
              </m:rPr>
              <w:rPr>
                <w:rFonts w:ascii="Cambria Math" w:hAnsi="Cambria Math"/>
                <w:color w:val="auto"/>
              </w:rPr>
              <m:t>0</m:t>
            </m:r>
          </m:sub>
        </m:sSub>
      </m:oMath>
      <w:r w:rsidRPr="000A28AB">
        <w:rPr>
          <w:b w:val="0"/>
          <w:bCs w:val="0"/>
          <w:color w:val="auto"/>
        </w:rPr>
        <w:t xml:space="preserve"> is the initial population density; </w:t>
      </w:r>
      <m:oMath>
        <m:r>
          <m:rPr>
            <m:sty m:val="bi"/>
          </m:rPr>
          <w:rPr>
            <w:rFonts w:ascii="Cambria Math" w:hAnsi="Cambria Math"/>
            <w:color w:val="auto"/>
          </w:rPr>
          <m:t>K</m:t>
        </m:r>
      </m:oMath>
      <w:r w:rsidRPr="000A28AB">
        <w:rPr>
          <w:b w:val="0"/>
          <w:bCs w:val="0"/>
          <w:color w:val="auto"/>
        </w:rPr>
        <w:t xml:space="preserve"> is the maximum population density; </w:t>
      </w:r>
      <m:oMath>
        <m:r>
          <m:rPr>
            <m:sty m:val="bi"/>
          </m:rPr>
          <w:rPr>
            <w:rFonts w:ascii="Cambria Math" w:hAnsi="Cambria Math"/>
            <w:color w:val="auto"/>
          </w:rPr>
          <m:t>r</m:t>
        </m:r>
      </m:oMath>
      <w:r w:rsidRPr="000A28AB">
        <w:rPr>
          <w:b w:val="0"/>
          <w:bCs w:val="0"/>
          <w:color w:val="auto"/>
        </w:rPr>
        <w:t xml:space="preserve"> is the specific growth rate in low density; </w:t>
      </w:r>
      <m:oMath>
        <m:r>
          <m:rPr>
            <m:sty m:val="bi"/>
          </m:rPr>
          <w:rPr>
            <w:rFonts w:ascii="Cambria Math" w:hAnsi="Cambria Math"/>
            <w:color w:val="auto"/>
          </w:rPr>
          <m:t>ν</m:t>
        </m:r>
      </m:oMath>
      <w:r w:rsidRPr="000A28AB">
        <w:rPr>
          <w:b w:val="0"/>
          <w:bCs w:val="0"/>
          <w:color w:val="auto"/>
        </w:rPr>
        <w:t xml:space="preserve"> is the surface to mass ratio; </w:t>
      </w:r>
      <m:oMath>
        <m:sSub>
          <m:sSubPr>
            <m:ctrlPr>
              <w:rPr>
                <w:rFonts w:ascii="Cambria Math" w:hAnsi="Cambria Math"/>
                <w:i/>
                <w:color w:val="auto"/>
              </w:rPr>
            </m:ctrlPr>
          </m:sSubPr>
          <m:e>
            <m:r>
              <m:rPr>
                <m:sty m:val="bi"/>
              </m:rPr>
              <w:rPr>
                <w:rFonts w:ascii="Cambria Math" w:hAnsi="Cambria Math"/>
                <w:color w:val="auto"/>
              </w:rPr>
              <m:t>q</m:t>
            </m:r>
          </m:e>
          <m:sub>
            <m:r>
              <m:rPr>
                <m:sty m:val="bi"/>
              </m:rPr>
              <w:rPr>
                <w:rFonts w:ascii="Cambria Math" w:hAnsi="Cambria Math"/>
                <w:color w:val="auto"/>
              </w:rPr>
              <m:t>0</m:t>
            </m:r>
          </m:sub>
        </m:sSub>
      </m:oMath>
      <w:r w:rsidRPr="000A28AB">
        <w:rPr>
          <w:b w:val="0"/>
          <w:bCs w:val="0"/>
          <w:color w:val="auto"/>
        </w:rPr>
        <w:t xml:space="preserve"> is the initial physiological state; </w:t>
      </w:r>
      <m:oMath>
        <m:r>
          <m:rPr>
            <m:sty m:val="bi"/>
          </m:rPr>
          <w:rPr>
            <w:rFonts w:ascii="Cambria Math" w:hAnsi="Cambria Math"/>
            <w:color w:val="auto"/>
          </w:rPr>
          <m:t>m</m:t>
        </m:r>
      </m:oMath>
      <w:r w:rsidRPr="000A28AB">
        <w:rPr>
          <w:b w:val="0"/>
          <w:bCs w:val="0"/>
          <w:color w:val="auto"/>
        </w:rPr>
        <w:t xml:space="preserve"> is the physiological adjustment rate. Note that when </w:t>
      </w:r>
      <m:oMath>
        <m:f>
          <m:fPr>
            <m:type m:val="lin"/>
            <m:ctrlPr>
              <w:rPr>
                <w:rFonts w:ascii="Cambria Math" w:hAnsi="Cambria Math"/>
                <w:b w:val="0"/>
                <w:bCs w:val="0"/>
                <w:i/>
                <w:color w:val="auto"/>
              </w:rPr>
            </m:ctrlPr>
          </m:fPr>
          <m:num>
            <m:r>
              <m:rPr>
                <m:sty m:val="bi"/>
              </m:rPr>
              <w:rPr>
                <w:rFonts w:ascii="Cambria Math" w:hAnsi="Cambria Math"/>
                <w:color w:val="auto"/>
              </w:rPr>
              <m:t>1</m:t>
            </m:r>
          </m:num>
          <m:den>
            <m:r>
              <m:rPr>
                <m:sty m:val="bi"/>
              </m:rPr>
              <w:rPr>
                <w:rFonts w:ascii="Cambria Math" w:hAnsi="Cambria Math"/>
                <w:color w:val="auto"/>
              </w:rPr>
              <m:t>m</m:t>
            </m:r>
          </m:den>
        </m:f>
        <m:r>
          <m:rPr>
            <m:sty m:val="bi"/>
          </m:rPr>
          <w:rPr>
            <w:rFonts w:ascii="Cambria Math" w:hAnsi="Cambria Math"/>
            <w:color w:val="auto"/>
          </w:rPr>
          <m:t>=0</m:t>
        </m:r>
      </m:oMath>
      <w:r w:rsidRPr="000A28AB">
        <w:rPr>
          <w:b w:val="0"/>
          <w:bCs w:val="0"/>
          <w:color w:val="auto"/>
        </w:rPr>
        <w:t xml:space="preserve">, the value of </w:t>
      </w:r>
      <m:oMath>
        <m:sSub>
          <m:sSubPr>
            <m:ctrlPr>
              <w:rPr>
                <w:rFonts w:ascii="Cambria Math" w:hAnsi="Cambria Math"/>
                <w:b w:val="0"/>
                <w:bCs w:val="0"/>
                <w:i/>
                <w:color w:val="auto"/>
              </w:rPr>
            </m:ctrlPr>
          </m:sSubPr>
          <m:e>
            <m:r>
              <m:rPr>
                <m:sty m:val="bi"/>
              </m:rPr>
              <w:rPr>
                <w:rFonts w:ascii="Cambria Math" w:hAnsi="Cambria Math"/>
                <w:color w:val="auto"/>
              </w:rPr>
              <m:t>q</m:t>
            </m:r>
          </m:e>
          <m:sub>
            <m:r>
              <m:rPr>
                <m:sty m:val="bi"/>
              </m:rPr>
              <w:rPr>
                <w:rFonts w:ascii="Cambria Math" w:hAnsi="Cambria Math"/>
                <w:color w:val="auto"/>
              </w:rPr>
              <m:t>0</m:t>
            </m:r>
          </m:sub>
        </m:sSub>
      </m:oMath>
      <w:r w:rsidRPr="000A28AB">
        <w:rPr>
          <w:b w:val="0"/>
          <w:bCs w:val="0"/>
          <w:color w:val="auto"/>
        </w:rPr>
        <w:t xml:space="preserve"> is irrelevant. See also the hierarchy diagram in </w:t>
      </w:r>
      <w:r w:rsidRPr="000A28AB">
        <w:rPr>
          <w:b w:val="0"/>
          <w:bCs w:val="0"/>
          <w:color w:val="auto"/>
        </w:rPr>
        <w:fldChar w:fldCharType="begin"/>
      </w:r>
      <w:r w:rsidRPr="000A28AB">
        <w:rPr>
          <w:b w:val="0"/>
          <w:bCs w:val="0"/>
          <w:color w:val="auto"/>
        </w:rPr>
        <w:instrText xml:space="preserve"> REF _Ref453761140 \h  \* MERGEFORMAT </w:instrText>
      </w:r>
      <w:r w:rsidRPr="000A28AB">
        <w:rPr>
          <w:b w:val="0"/>
          <w:bCs w:val="0"/>
          <w:color w:val="auto"/>
        </w:rPr>
      </w:r>
      <w:r w:rsidRPr="000A28AB">
        <w:rPr>
          <w:b w:val="0"/>
          <w:bCs w:val="0"/>
          <w:color w:val="auto"/>
        </w:rPr>
        <w:fldChar w:fldCharType="separate"/>
      </w:r>
      <w:r w:rsidR="00796A41" w:rsidRPr="00796A41">
        <w:rPr>
          <w:b w:val="0"/>
          <w:bCs w:val="0"/>
          <w:color w:val="auto"/>
        </w:rPr>
        <w:t>Figure S2</w:t>
      </w:r>
      <w:r w:rsidRPr="000A28AB">
        <w:rPr>
          <w:b w:val="0"/>
          <w:bCs w:val="0"/>
          <w:color w:val="auto"/>
        </w:rPr>
        <w:fldChar w:fldCharType="end"/>
      </w:r>
      <w:r w:rsidRPr="000A28AB">
        <w:rPr>
          <w:b w:val="0"/>
          <w:bCs w:val="0"/>
          <w:color w:val="auto"/>
        </w:rPr>
        <w:t xml:space="preserve"> and a detailed discussion in Supporting text 1.</w:t>
      </w:r>
    </w:p>
    <w:p w14:paraId="3D60B62B" w14:textId="77777777" w:rsidR="00265875" w:rsidRPr="000A28AB" w:rsidDel="00AB1104" w:rsidRDefault="00265875" w:rsidP="00265875">
      <w:pPr>
        <w:rPr>
          <w:del w:id="716" w:author="Yoav Ram" w:date="2017-10-19T13:06:00Z"/>
        </w:rPr>
      </w:pPr>
    </w:p>
    <w:p w14:paraId="4239645D" w14:textId="77777777" w:rsidR="00750BAE" w:rsidRPr="000A28AB" w:rsidRDefault="00750BAE">
      <w:pPr>
        <w:ind w:firstLine="0"/>
        <w:pPrChange w:id="717" w:author="Yoav Ram" w:date="2017-10-19T13:06:00Z">
          <w:pPr/>
        </w:pPrChange>
      </w:pPr>
    </w:p>
    <w:tbl>
      <w:tblPr>
        <w:tblStyle w:val="LightShading"/>
        <w:tblW w:w="0" w:type="auto"/>
        <w:tblLook w:val="04A0" w:firstRow="1" w:lastRow="0" w:firstColumn="1" w:lastColumn="0" w:noHBand="0" w:noVBand="1"/>
      </w:tblPr>
      <w:tblGrid>
        <w:gridCol w:w="1134"/>
        <w:gridCol w:w="250"/>
        <w:gridCol w:w="925"/>
        <w:gridCol w:w="67"/>
        <w:gridCol w:w="1161"/>
        <w:gridCol w:w="1228"/>
        <w:gridCol w:w="1228"/>
        <w:gridCol w:w="1125"/>
        <w:gridCol w:w="1125"/>
      </w:tblGrid>
      <w:tr w:rsidR="007A7F01" w:rsidRPr="000A28AB" w14:paraId="3EFF799C" w14:textId="77777777" w:rsidTr="00B57E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2ECC2E56" w14:textId="77777777" w:rsidR="007A7F01" w:rsidRPr="000A28AB" w:rsidRDefault="007A7F01" w:rsidP="00D31FC6">
            <w:pPr>
              <w:ind w:firstLine="0"/>
              <w:jc w:val="center"/>
              <w:rPr>
                <w:sz w:val="18"/>
                <w:szCs w:val="18"/>
              </w:rPr>
            </w:pPr>
          </w:p>
        </w:tc>
        <w:tc>
          <w:tcPr>
            <w:tcW w:w="2403" w:type="dxa"/>
            <w:gridSpan w:val="4"/>
          </w:tcPr>
          <w:p w14:paraId="6A1A57F4" w14:textId="77777777" w:rsidR="007A7F01" w:rsidRPr="000A28AB" w:rsidRDefault="007A7F01" w:rsidP="00D31FC6">
            <w:pPr>
              <w:ind w:firstLine="0"/>
              <w:jc w:val="center"/>
              <w:cnfStyle w:val="100000000000" w:firstRow="1" w:lastRow="0" w:firstColumn="0" w:lastColumn="0" w:oddVBand="0" w:evenVBand="0" w:oddHBand="0" w:evenHBand="0" w:firstRowFirstColumn="0" w:firstRowLastColumn="0" w:lastRowFirstColumn="0" w:lastRowLastColumn="0"/>
              <w:rPr>
                <w:sz w:val="18"/>
                <w:szCs w:val="18"/>
              </w:rPr>
            </w:pPr>
            <w:r w:rsidRPr="000A28AB">
              <w:rPr>
                <w:sz w:val="18"/>
                <w:szCs w:val="18"/>
              </w:rPr>
              <w:t>Experiment A</w:t>
            </w:r>
          </w:p>
        </w:tc>
        <w:tc>
          <w:tcPr>
            <w:tcW w:w="2456" w:type="dxa"/>
            <w:gridSpan w:val="2"/>
          </w:tcPr>
          <w:p w14:paraId="0FAD2D1F" w14:textId="77777777" w:rsidR="007A7F01" w:rsidRPr="000A28AB" w:rsidRDefault="007A7F01" w:rsidP="00D31FC6">
            <w:pPr>
              <w:ind w:firstLine="0"/>
              <w:jc w:val="center"/>
              <w:cnfStyle w:val="100000000000" w:firstRow="1" w:lastRow="0" w:firstColumn="0" w:lastColumn="0" w:oddVBand="0" w:evenVBand="0" w:oddHBand="0" w:evenHBand="0" w:firstRowFirstColumn="0" w:firstRowLastColumn="0" w:lastRowFirstColumn="0" w:lastRowLastColumn="0"/>
              <w:rPr>
                <w:sz w:val="18"/>
                <w:szCs w:val="18"/>
              </w:rPr>
            </w:pPr>
            <w:r w:rsidRPr="000A28AB">
              <w:rPr>
                <w:sz w:val="18"/>
                <w:szCs w:val="18"/>
              </w:rPr>
              <w:t>Experiment B</w:t>
            </w:r>
          </w:p>
        </w:tc>
        <w:tc>
          <w:tcPr>
            <w:tcW w:w="2250" w:type="dxa"/>
            <w:gridSpan w:val="2"/>
          </w:tcPr>
          <w:p w14:paraId="01A8ACF2" w14:textId="77777777" w:rsidR="007A7F01" w:rsidRPr="000A28AB" w:rsidRDefault="007A7F01" w:rsidP="00D31FC6">
            <w:pPr>
              <w:ind w:firstLine="0"/>
              <w:jc w:val="center"/>
              <w:cnfStyle w:val="100000000000" w:firstRow="1" w:lastRow="0" w:firstColumn="0" w:lastColumn="0" w:oddVBand="0" w:evenVBand="0" w:oddHBand="0" w:evenHBand="0" w:firstRowFirstColumn="0" w:firstRowLastColumn="0" w:lastRowFirstColumn="0" w:lastRowLastColumn="0"/>
              <w:rPr>
                <w:sz w:val="18"/>
                <w:szCs w:val="18"/>
              </w:rPr>
            </w:pPr>
            <w:r w:rsidRPr="000A28AB">
              <w:rPr>
                <w:sz w:val="18"/>
                <w:szCs w:val="18"/>
              </w:rPr>
              <w:t>Experiment C</w:t>
            </w:r>
          </w:p>
        </w:tc>
      </w:tr>
      <w:tr w:rsidR="00CB76DE" w:rsidRPr="000A28AB" w14:paraId="52CEDF72" w14:textId="77777777" w:rsidTr="002658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gridSpan w:val="2"/>
          </w:tcPr>
          <w:p w14:paraId="69E92A44" w14:textId="77777777" w:rsidR="00CB76DE" w:rsidRPr="000A28AB" w:rsidRDefault="00CB76DE" w:rsidP="00D31FC6">
            <w:pPr>
              <w:ind w:firstLine="0"/>
              <w:jc w:val="center"/>
              <w:rPr>
                <w:i/>
                <w:iCs/>
                <w:sz w:val="18"/>
                <w:szCs w:val="18"/>
              </w:rPr>
            </w:pPr>
            <w:r w:rsidRPr="000A28AB">
              <w:rPr>
                <w:i/>
                <w:iCs/>
                <w:sz w:val="18"/>
                <w:szCs w:val="18"/>
              </w:rPr>
              <w:t>Strain</w:t>
            </w:r>
          </w:p>
          <w:p w14:paraId="31075AC8" w14:textId="77777777" w:rsidR="00CB76DE" w:rsidRPr="000A28AB" w:rsidRDefault="00CB76DE" w:rsidP="00D31FC6">
            <w:pPr>
              <w:ind w:firstLine="0"/>
              <w:jc w:val="center"/>
              <w:rPr>
                <w:sz w:val="18"/>
                <w:szCs w:val="18"/>
              </w:rPr>
            </w:pPr>
            <w:r w:rsidRPr="000A28AB">
              <w:rPr>
                <w:i/>
                <w:iCs/>
                <w:sz w:val="18"/>
                <w:szCs w:val="18"/>
              </w:rPr>
              <w:t>Parameter</w:t>
            </w:r>
          </w:p>
        </w:tc>
        <w:tc>
          <w:tcPr>
            <w:tcW w:w="992" w:type="dxa"/>
            <w:gridSpan w:val="2"/>
          </w:tcPr>
          <w:p w14:paraId="0232699A" w14:textId="77777777" w:rsidR="00CB76DE" w:rsidRPr="000A28AB" w:rsidRDefault="00CB76DE" w:rsidP="00D31FC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Pr>
                <w:b/>
                <w:bCs/>
                <w:sz w:val="18"/>
                <w:szCs w:val="18"/>
              </w:rPr>
              <w:t>GFP</w:t>
            </w:r>
          </w:p>
        </w:tc>
        <w:tc>
          <w:tcPr>
            <w:tcW w:w="1161" w:type="dxa"/>
          </w:tcPr>
          <w:p w14:paraId="6309DC3C" w14:textId="77777777" w:rsidR="00CB76DE" w:rsidRPr="000A28AB" w:rsidRDefault="00CB76DE" w:rsidP="00D31FC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Pr>
                <w:b/>
                <w:bCs/>
                <w:sz w:val="18"/>
                <w:szCs w:val="18"/>
              </w:rPr>
              <w:t>RFP</w:t>
            </w:r>
          </w:p>
        </w:tc>
        <w:tc>
          <w:tcPr>
            <w:tcW w:w="1228" w:type="dxa"/>
          </w:tcPr>
          <w:p w14:paraId="0C52D8D9" w14:textId="77777777" w:rsidR="00CB76DE" w:rsidRPr="000A28AB" w:rsidRDefault="00CB76DE" w:rsidP="00D31FC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Pr>
                <w:b/>
                <w:bCs/>
                <w:sz w:val="18"/>
                <w:szCs w:val="18"/>
              </w:rPr>
              <w:t>GFP</w:t>
            </w:r>
          </w:p>
        </w:tc>
        <w:tc>
          <w:tcPr>
            <w:tcW w:w="1228" w:type="dxa"/>
          </w:tcPr>
          <w:p w14:paraId="6155A84A" w14:textId="77777777" w:rsidR="00CB76DE" w:rsidRPr="000A28AB" w:rsidRDefault="00CB76DE" w:rsidP="00D31FC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Pr>
                <w:b/>
                <w:bCs/>
                <w:sz w:val="18"/>
                <w:szCs w:val="18"/>
              </w:rPr>
              <w:t>RFP</w:t>
            </w:r>
          </w:p>
        </w:tc>
        <w:tc>
          <w:tcPr>
            <w:tcW w:w="1125" w:type="dxa"/>
          </w:tcPr>
          <w:p w14:paraId="2E260636" w14:textId="77777777" w:rsidR="00CB76DE" w:rsidRPr="000A28AB" w:rsidRDefault="00CB76DE" w:rsidP="00D31FC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Pr>
                <w:b/>
                <w:bCs/>
                <w:sz w:val="18"/>
                <w:szCs w:val="18"/>
              </w:rPr>
              <w:t>GFP</w:t>
            </w:r>
          </w:p>
        </w:tc>
        <w:tc>
          <w:tcPr>
            <w:tcW w:w="1125" w:type="dxa"/>
          </w:tcPr>
          <w:p w14:paraId="03C90B9B" w14:textId="77777777" w:rsidR="00CB76DE" w:rsidRPr="000A28AB" w:rsidRDefault="00CB76DE" w:rsidP="00D31FC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Pr>
                <w:b/>
                <w:bCs/>
                <w:sz w:val="18"/>
                <w:szCs w:val="18"/>
              </w:rPr>
              <w:t>RFP</w:t>
            </w:r>
          </w:p>
        </w:tc>
      </w:tr>
      <w:tr w:rsidR="007A7F01" w:rsidRPr="000A28AB" w14:paraId="52407EF8" w14:textId="77777777" w:rsidTr="00B57EC6">
        <w:tc>
          <w:tcPr>
            <w:cnfStyle w:val="001000000000" w:firstRow="0" w:lastRow="0" w:firstColumn="1" w:lastColumn="0" w:oddVBand="0" w:evenVBand="0" w:oddHBand="0" w:evenHBand="0" w:firstRowFirstColumn="0" w:firstRowLastColumn="0" w:lastRowFirstColumn="0" w:lastRowLastColumn="0"/>
            <w:tcW w:w="1134" w:type="dxa"/>
          </w:tcPr>
          <w:p w14:paraId="655F03B6" w14:textId="77777777" w:rsidR="007A7F01" w:rsidRPr="000A28AB" w:rsidRDefault="00AC117E" w:rsidP="00D31FC6">
            <w:pPr>
              <w:ind w:firstLine="0"/>
              <w:jc w:val="center"/>
              <w:rPr>
                <w:sz w:val="18"/>
                <w:szCs w:val="18"/>
                <w:vertAlign w:val="subscript"/>
              </w:rPr>
            </w:pPr>
            <m:oMathPara>
              <m:oMath>
                <m:sSub>
                  <m:sSubPr>
                    <m:ctrlPr>
                      <w:rPr>
                        <w:rFonts w:ascii="Cambria Math" w:hAnsi="Cambria Math"/>
                        <w:i/>
                        <w:color w:val="auto"/>
                        <w:sz w:val="18"/>
                        <w:szCs w:val="18"/>
                      </w:rPr>
                    </m:ctrlPr>
                  </m:sSubPr>
                  <m:e>
                    <m:r>
                      <m:rPr>
                        <m:sty m:val="bi"/>
                      </m:rPr>
                      <w:rPr>
                        <w:rFonts w:ascii="Cambria Math" w:hAnsi="Cambria Math"/>
                        <w:color w:val="auto"/>
                        <w:sz w:val="18"/>
                        <w:szCs w:val="18"/>
                      </w:rPr>
                      <m:t>N</m:t>
                    </m:r>
                  </m:e>
                  <m:sub>
                    <m:r>
                      <m:rPr>
                        <m:sty m:val="bi"/>
                      </m:rPr>
                      <w:rPr>
                        <w:rFonts w:ascii="Cambria Math" w:hAnsi="Cambria Math"/>
                        <w:color w:val="auto"/>
                        <w:sz w:val="18"/>
                        <w:szCs w:val="18"/>
                      </w:rPr>
                      <m:t>0</m:t>
                    </m:r>
                  </m:sub>
                </m:sSub>
              </m:oMath>
            </m:oMathPara>
          </w:p>
        </w:tc>
        <w:tc>
          <w:tcPr>
            <w:tcW w:w="1175" w:type="dxa"/>
            <w:gridSpan w:val="2"/>
          </w:tcPr>
          <w:p w14:paraId="091E3B28" w14:textId="77777777" w:rsidR="007A7F01" w:rsidRPr="000A28AB" w:rsidRDefault="00030B8A" w:rsidP="00D31FC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0</w:t>
            </w:r>
            <w:r w:rsidR="007A7F01" w:rsidRPr="000A28AB">
              <w:rPr>
                <w:sz w:val="18"/>
                <w:szCs w:val="18"/>
              </w:rPr>
              <w:t>.125</w:t>
            </w:r>
          </w:p>
        </w:tc>
        <w:tc>
          <w:tcPr>
            <w:tcW w:w="1228" w:type="dxa"/>
            <w:gridSpan w:val="2"/>
          </w:tcPr>
          <w:p w14:paraId="67D01F6E" w14:textId="77777777" w:rsidR="007A7F01" w:rsidRPr="000A28AB" w:rsidRDefault="00030B8A" w:rsidP="00D31FC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0</w:t>
            </w:r>
            <w:r w:rsidR="007A7F01" w:rsidRPr="000A28AB">
              <w:rPr>
                <w:sz w:val="18"/>
                <w:szCs w:val="18"/>
              </w:rPr>
              <w:t>.124</w:t>
            </w:r>
          </w:p>
        </w:tc>
        <w:tc>
          <w:tcPr>
            <w:tcW w:w="1228" w:type="dxa"/>
          </w:tcPr>
          <w:p w14:paraId="3652BE1D" w14:textId="77777777" w:rsidR="007A7F01" w:rsidRPr="000A28AB" w:rsidRDefault="00030B8A" w:rsidP="00D31FC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0</w:t>
            </w:r>
            <w:r w:rsidR="007A7F01" w:rsidRPr="000A28AB">
              <w:rPr>
                <w:sz w:val="18"/>
                <w:szCs w:val="18"/>
              </w:rPr>
              <w:t>.286</w:t>
            </w:r>
          </w:p>
        </w:tc>
        <w:tc>
          <w:tcPr>
            <w:tcW w:w="1228" w:type="dxa"/>
          </w:tcPr>
          <w:p w14:paraId="1F5441BE" w14:textId="77777777" w:rsidR="007A7F01" w:rsidRPr="000A28AB" w:rsidRDefault="00030B8A" w:rsidP="00D31FC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0</w:t>
            </w:r>
            <w:r w:rsidR="007A7F01" w:rsidRPr="000A28AB">
              <w:rPr>
                <w:sz w:val="18"/>
                <w:szCs w:val="18"/>
              </w:rPr>
              <w:t>.23</w:t>
            </w:r>
          </w:p>
        </w:tc>
        <w:tc>
          <w:tcPr>
            <w:tcW w:w="1125" w:type="dxa"/>
          </w:tcPr>
          <w:p w14:paraId="7E6ADC61" w14:textId="77777777" w:rsidR="007A7F01" w:rsidRPr="000A28AB" w:rsidRDefault="00030B8A" w:rsidP="00D31FC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0</w:t>
            </w:r>
            <w:r w:rsidR="007A7F01" w:rsidRPr="000A28AB">
              <w:rPr>
                <w:sz w:val="18"/>
                <w:szCs w:val="18"/>
              </w:rPr>
              <w:t>.188</w:t>
            </w:r>
          </w:p>
        </w:tc>
        <w:tc>
          <w:tcPr>
            <w:tcW w:w="1125" w:type="dxa"/>
          </w:tcPr>
          <w:p w14:paraId="64956494" w14:textId="77777777" w:rsidR="007A7F01" w:rsidRPr="000A28AB" w:rsidRDefault="00030B8A" w:rsidP="00D31FC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0</w:t>
            </w:r>
            <w:r w:rsidR="007A7F01" w:rsidRPr="000A28AB">
              <w:rPr>
                <w:sz w:val="18"/>
                <w:szCs w:val="18"/>
              </w:rPr>
              <w:t>.204</w:t>
            </w:r>
          </w:p>
        </w:tc>
      </w:tr>
      <w:tr w:rsidR="007A7F01" w:rsidRPr="000A28AB" w14:paraId="7EF9D97A" w14:textId="77777777" w:rsidTr="00B57E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0F53DDF1" w14:textId="77777777" w:rsidR="007A7F01" w:rsidRPr="000A28AB" w:rsidRDefault="007A7F01" w:rsidP="00D31FC6">
            <w:pPr>
              <w:ind w:firstLine="0"/>
              <w:jc w:val="center"/>
              <w:rPr>
                <w:sz w:val="18"/>
                <w:szCs w:val="18"/>
              </w:rPr>
            </w:pPr>
            <m:oMathPara>
              <m:oMath>
                <m:r>
                  <m:rPr>
                    <m:sty m:val="bi"/>
                  </m:rPr>
                  <w:rPr>
                    <w:rFonts w:ascii="Cambria Math" w:hAnsi="Cambria Math"/>
                    <w:color w:val="auto"/>
                    <w:sz w:val="18"/>
                    <w:szCs w:val="18"/>
                  </w:rPr>
                  <m:t>K</m:t>
                </m:r>
              </m:oMath>
            </m:oMathPara>
          </w:p>
        </w:tc>
        <w:tc>
          <w:tcPr>
            <w:tcW w:w="1175" w:type="dxa"/>
            <w:gridSpan w:val="2"/>
          </w:tcPr>
          <w:p w14:paraId="1F7624F8" w14:textId="77777777" w:rsidR="007A7F01" w:rsidRPr="000A28AB" w:rsidRDefault="00030B8A" w:rsidP="00D31FC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0</w:t>
            </w:r>
            <w:r w:rsidR="007A7F01" w:rsidRPr="000A28AB">
              <w:rPr>
                <w:sz w:val="18"/>
                <w:szCs w:val="18"/>
              </w:rPr>
              <w:t>.528</w:t>
            </w:r>
          </w:p>
        </w:tc>
        <w:tc>
          <w:tcPr>
            <w:tcW w:w="1228" w:type="dxa"/>
            <w:gridSpan w:val="2"/>
          </w:tcPr>
          <w:p w14:paraId="1274FD56" w14:textId="77777777" w:rsidR="007A7F01" w:rsidRPr="000A28AB" w:rsidRDefault="00030B8A" w:rsidP="00D31FC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0</w:t>
            </w:r>
            <w:r w:rsidR="007A7F01" w:rsidRPr="000A28AB">
              <w:rPr>
                <w:sz w:val="18"/>
                <w:szCs w:val="18"/>
              </w:rPr>
              <w:t>.65</w:t>
            </w:r>
          </w:p>
        </w:tc>
        <w:tc>
          <w:tcPr>
            <w:tcW w:w="1228" w:type="dxa"/>
          </w:tcPr>
          <w:p w14:paraId="2D278B69" w14:textId="77777777" w:rsidR="007A7F01" w:rsidRPr="000A28AB" w:rsidRDefault="00030B8A" w:rsidP="00D31FC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0</w:t>
            </w:r>
            <w:r w:rsidR="007A7F01" w:rsidRPr="000A28AB">
              <w:rPr>
                <w:sz w:val="18"/>
                <w:szCs w:val="18"/>
              </w:rPr>
              <w:t>.619</w:t>
            </w:r>
          </w:p>
        </w:tc>
        <w:tc>
          <w:tcPr>
            <w:tcW w:w="1228" w:type="dxa"/>
          </w:tcPr>
          <w:p w14:paraId="611BF357" w14:textId="0136F0FD" w:rsidR="007A7F01" w:rsidRPr="000A28AB" w:rsidRDefault="00030B8A" w:rsidP="00E86D18">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0</w:t>
            </w:r>
            <w:r w:rsidR="007A7F01" w:rsidRPr="000A28AB">
              <w:rPr>
                <w:sz w:val="18"/>
                <w:szCs w:val="18"/>
              </w:rPr>
              <w:t>.</w:t>
            </w:r>
            <w:del w:id="718" w:author="Yoav Ram" w:date="2017-10-19T12:02:00Z">
              <w:r w:rsidR="007A7F01" w:rsidRPr="000A28AB" w:rsidDel="00E86D18">
                <w:rPr>
                  <w:sz w:val="18"/>
                  <w:szCs w:val="18"/>
                </w:rPr>
                <w:delText>6</w:delText>
              </w:r>
              <w:r w:rsidR="008F71E3" w:rsidDel="00E86D18">
                <w:rPr>
                  <w:sz w:val="18"/>
                  <w:szCs w:val="18"/>
                </w:rPr>
                <w:delText>27</w:delText>
              </w:r>
            </w:del>
            <w:ins w:id="719" w:author="Yoav Ram" w:date="2017-10-19T12:02:00Z">
              <w:r w:rsidR="00E86D18" w:rsidRPr="000A28AB">
                <w:rPr>
                  <w:sz w:val="18"/>
                  <w:szCs w:val="18"/>
                </w:rPr>
                <w:t>6</w:t>
              </w:r>
              <w:r w:rsidR="00E86D18">
                <w:rPr>
                  <w:sz w:val="18"/>
                  <w:szCs w:val="18"/>
                </w:rPr>
                <w:t>28</w:t>
              </w:r>
            </w:ins>
          </w:p>
        </w:tc>
        <w:tc>
          <w:tcPr>
            <w:tcW w:w="1125" w:type="dxa"/>
          </w:tcPr>
          <w:p w14:paraId="0853334A" w14:textId="77777777" w:rsidR="007A7F01" w:rsidRPr="000A28AB" w:rsidRDefault="00030B8A" w:rsidP="00D31FC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0</w:t>
            </w:r>
            <w:r w:rsidR="007A7F01" w:rsidRPr="000A28AB">
              <w:rPr>
                <w:sz w:val="18"/>
                <w:szCs w:val="18"/>
              </w:rPr>
              <w:t>.633</w:t>
            </w:r>
          </w:p>
        </w:tc>
        <w:tc>
          <w:tcPr>
            <w:tcW w:w="1125" w:type="dxa"/>
          </w:tcPr>
          <w:p w14:paraId="7AE359D2" w14:textId="5EFF1121" w:rsidR="007A7F01" w:rsidRPr="000A28AB" w:rsidRDefault="00030B8A" w:rsidP="00D31FC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0</w:t>
            </w:r>
            <w:r w:rsidR="007A7F01" w:rsidRPr="000A28AB">
              <w:rPr>
                <w:sz w:val="18"/>
                <w:szCs w:val="18"/>
              </w:rPr>
              <w:t>.74</w:t>
            </w:r>
            <w:ins w:id="720" w:author="Yoav Ram" w:date="2017-10-19T12:02:00Z">
              <w:r w:rsidR="000359DC">
                <w:rPr>
                  <w:sz w:val="18"/>
                  <w:szCs w:val="18"/>
                </w:rPr>
                <w:t>1</w:t>
              </w:r>
            </w:ins>
          </w:p>
        </w:tc>
      </w:tr>
      <w:tr w:rsidR="007A7F01" w:rsidRPr="000A28AB" w14:paraId="41895D8C" w14:textId="77777777" w:rsidTr="00B57EC6">
        <w:tc>
          <w:tcPr>
            <w:cnfStyle w:val="001000000000" w:firstRow="0" w:lastRow="0" w:firstColumn="1" w:lastColumn="0" w:oddVBand="0" w:evenVBand="0" w:oddHBand="0" w:evenHBand="0" w:firstRowFirstColumn="0" w:firstRowLastColumn="0" w:lastRowFirstColumn="0" w:lastRowLastColumn="0"/>
            <w:tcW w:w="1134" w:type="dxa"/>
          </w:tcPr>
          <w:p w14:paraId="521917D4" w14:textId="77777777" w:rsidR="007A7F01" w:rsidRPr="000A28AB" w:rsidRDefault="007A7F01" w:rsidP="00D31FC6">
            <w:pPr>
              <w:ind w:firstLine="0"/>
              <w:jc w:val="center"/>
              <w:rPr>
                <w:sz w:val="18"/>
                <w:szCs w:val="18"/>
              </w:rPr>
            </w:pPr>
            <m:oMathPara>
              <m:oMath>
                <m:r>
                  <m:rPr>
                    <m:sty m:val="bi"/>
                  </m:rPr>
                  <w:rPr>
                    <w:rFonts w:ascii="Cambria Math" w:hAnsi="Cambria Math"/>
                    <w:color w:val="auto"/>
                    <w:sz w:val="18"/>
                    <w:szCs w:val="18"/>
                  </w:rPr>
                  <m:t>r</m:t>
                </m:r>
              </m:oMath>
            </m:oMathPara>
          </w:p>
        </w:tc>
        <w:tc>
          <w:tcPr>
            <w:tcW w:w="1175" w:type="dxa"/>
            <w:gridSpan w:val="2"/>
          </w:tcPr>
          <w:p w14:paraId="27B3F942" w14:textId="77777777" w:rsidR="007A7F01" w:rsidRPr="000A28AB" w:rsidRDefault="00030B8A" w:rsidP="00D31FC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0</w:t>
            </w:r>
            <w:r w:rsidR="007A7F01" w:rsidRPr="000A28AB">
              <w:rPr>
                <w:sz w:val="18"/>
                <w:szCs w:val="18"/>
              </w:rPr>
              <w:t>.376</w:t>
            </w:r>
          </w:p>
        </w:tc>
        <w:tc>
          <w:tcPr>
            <w:tcW w:w="1228" w:type="dxa"/>
            <w:gridSpan w:val="2"/>
          </w:tcPr>
          <w:p w14:paraId="3E6E1944" w14:textId="77777777" w:rsidR="007A7F01" w:rsidRPr="000A28AB" w:rsidRDefault="00030B8A" w:rsidP="00D31FC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0</w:t>
            </w:r>
            <w:r w:rsidR="007A7F01" w:rsidRPr="000A28AB">
              <w:rPr>
                <w:sz w:val="18"/>
                <w:szCs w:val="18"/>
              </w:rPr>
              <w:t>.587</w:t>
            </w:r>
          </w:p>
        </w:tc>
        <w:tc>
          <w:tcPr>
            <w:tcW w:w="1228" w:type="dxa"/>
          </w:tcPr>
          <w:p w14:paraId="20CC19B3" w14:textId="77777777" w:rsidR="007A7F01" w:rsidRPr="000A28AB" w:rsidRDefault="00030B8A" w:rsidP="00D31FC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0</w:t>
            </w:r>
            <w:r w:rsidR="007A7F01" w:rsidRPr="000A28AB">
              <w:rPr>
                <w:sz w:val="18"/>
                <w:szCs w:val="18"/>
              </w:rPr>
              <w:t>.304</w:t>
            </w:r>
          </w:p>
        </w:tc>
        <w:tc>
          <w:tcPr>
            <w:tcW w:w="1228" w:type="dxa"/>
          </w:tcPr>
          <w:p w14:paraId="5102B341" w14:textId="2A4E583F" w:rsidR="007A7F01" w:rsidRPr="000A28AB" w:rsidRDefault="00030B8A" w:rsidP="00D31FC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0</w:t>
            </w:r>
            <w:r w:rsidR="007A7F01" w:rsidRPr="000A28AB">
              <w:rPr>
                <w:sz w:val="18"/>
                <w:szCs w:val="18"/>
              </w:rPr>
              <w:t>.48</w:t>
            </w:r>
            <w:r w:rsidR="008F71E3">
              <w:rPr>
                <w:sz w:val="18"/>
                <w:szCs w:val="18"/>
              </w:rPr>
              <w:t>4</w:t>
            </w:r>
          </w:p>
        </w:tc>
        <w:tc>
          <w:tcPr>
            <w:tcW w:w="1125" w:type="dxa"/>
          </w:tcPr>
          <w:p w14:paraId="6FA3AC89" w14:textId="77777777" w:rsidR="007A7F01" w:rsidRPr="000A28AB" w:rsidRDefault="007A7F01" w:rsidP="00D31FC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8</w:t>
            </w:r>
          </w:p>
        </w:tc>
        <w:tc>
          <w:tcPr>
            <w:tcW w:w="1125" w:type="dxa"/>
          </w:tcPr>
          <w:p w14:paraId="751F017F" w14:textId="77777777" w:rsidR="007A7F01" w:rsidRPr="000A28AB" w:rsidRDefault="007A7F01" w:rsidP="00D31FC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8</w:t>
            </w:r>
          </w:p>
        </w:tc>
      </w:tr>
      <w:tr w:rsidR="007A7F01" w:rsidRPr="000A28AB" w14:paraId="3C863A2A" w14:textId="77777777" w:rsidTr="00B57E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4DD699CD" w14:textId="77777777" w:rsidR="007A7F01" w:rsidRPr="000A28AB" w:rsidRDefault="007A7F01" w:rsidP="00D31FC6">
            <w:pPr>
              <w:ind w:firstLine="0"/>
              <w:jc w:val="center"/>
              <w:rPr>
                <w:sz w:val="18"/>
                <w:szCs w:val="18"/>
              </w:rPr>
            </w:pPr>
            <m:oMathPara>
              <m:oMath>
                <m:r>
                  <m:rPr>
                    <m:sty m:val="bi"/>
                  </m:rPr>
                  <w:rPr>
                    <w:rFonts w:ascii="Cambria Math" w:hAnsi="Cambria Math"/>
                    <w:color w:val="auto"/>
                    <w:sz w:val="18"/>
                    <w:szCs w:val="18"/>
                  </w:rPr>
                  <m:t>ν</m:t>
                </m:r>
              </m:oMath>
            </m:oMathPara>
          </w:p>
        </w:tc>
        <w:tc>
          <w:tcPr>
            <w:tcW w:w="1175" w:type="dxa"/>
            <w:gridSpan w:val="2"/>
          </w:tcPr>
          <w:p w14:paraId="3CD7346D" w14:textId="77777777" w:rsidR="007A7F01" w:rsidRPr="000A28AB" w:rsidRDefault="007A7F01" w:rsidP="00D31FC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2.636</w:t>
            </w:r>
          </w:p>
        </w:tc>
        <w:tc>
          <w:tcPr>
            <w:tcW w:w="1228" w:type="dxa"/>
            <w:gridSpan w:val="2"/>
          </w:tcPr>
          <w:p w14:paraId="2703031B" w14:textId="77777777" w:rsidR="007A7F01" w:rsidRPr="000A28AB" w:rsidRDefault="007A7F01" w:rsidP="00D31FC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1*</w:t>
            </w:r>
          </w:p>
        </w:tc>
        <w:tc>
          <w:tcPr>
            <w:tcW w:w="1228" w:type="dxa"/>
          </w:tcPr>
          <w:p w14:paraId="399ADD8E" w14:textId="77777777" w:rsidR="007A7F01" w:rsidRPr="000A28AB" w:rsidRDefault="007A7F01" w:rsidP="00D31FC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2.484</w:t>
            </w:r>
          </w:p>
        </w:tc>
        <w:tc>
          <w:tcPr>
            <w:tcW w:w="1228" w:type="dxa"/>
          </w:tcPr>
          <w:p w14:paraId="053253A7" w14:textId="008E5346" w:rsidR="007A7F01" w:rsidRPr="000A28AB" w:rsidRDefault="00265875" w:rsidP="00D31FC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1.</w:t>
            </w:r>
            <w:r w:rsidR="008F71E3">
              <w:rPr>
                <w:sz w:val="18"/>
                <w:szCs w:val="18"/>
              </w:rPr>
              <w:t>491</w:t>
            </w:r>
          </w:p>
        </w:tc>
        <w:tc>
          <w:tcPr>
            <w:tcW w:w="1125" w:type="dxa"/>
          </w:tcPr>
          <w:p w14:paraId="76BFD095" w14:textId="77777777" w:rsidR="007A7F01" w:rsidRPr="000A28AB" w:rsidRDefault="007A7F01" w:rsidP="00D31FC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1*</w:t>
            </w:r>
          </w:p>
        </w:tc>
        <w:tc>
          <w:tcPr>
            <w:tcW w:w="1125" w:type="dxa"/>
          </w:tcPr>
          <w:p w14:paraId="37B1D6B2" w14:textId="77777777" w:rsidR="007A7F01" w:rsidRPr="000A28AB" w:rsidRDefault="00030B8A" w:rsidP="00D31FC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0</w:t>
            </w:r>
            <w:r w:rsidR="007A7F01" w:rsidRPr="000A28AB">
              <w:rPr>
                <w:sz w:val="18"/>
                <w:szCs w:val="18"/>
              </w:rPr>
              <w:t>.164</w:t>
            </w:r>
          </w:p>
        </w:tc>
      </w:tr>
      <w:tr w:rsidR="007A7F01" w:rsidRPr="000A28AB" w14:paraId="160DD175" w14:textId="77777777" w:rsidTr="00B57EC6">
        <w:tc>
          <w:tcPr>
            <w:cnfStyle w:val="001000000000" w:firstRow="0" w:lastRow="0" w:firstColumn="1" w:lastColumn="0" w:oddVBand="0" w:evenVBand="0" w:oddHBand="0" w:evenHBand="0" w:firstRowFirstColumn="0" w:firstRowLastColumn="0" w:lastRowFirstColumn="0" w:lastRowLastColumn="0"/>
            <w:tcW w:w="1134" w:type="dxa"/>
            <w:tcBorders>
              <w:bottom w:val="nil"/>
            </w:tcBorders>
          </w:tcPr>
          <w:p w14:paraId="04722C63" w14:textId="77777777" w:rsidR="007A7F01" w:rsidRPr="000A28AB" w:rsidRDefault="00AC117E" w:rsidP="00D31FC6">
            <w:pPr>
              <w:ind w:firstLine="0"/>
              <w:jc w:val="center"/>
              <w:rPr>
                <w:sz w:val="18"/>
                <w:szCs w:val="18"/>
                <w:vertAlign w:val="subscript"/>
              </w:rPr>
            </w:pPr>
            <m:oMathPara>
              <m:oMath>
                <m:sSub>
                  <m:sSubPr>
                    <m:ctrlPr>
                      <w:rPr>
                        <w:rFonts w:ascii="Cambria Math" w:hAnsi="Cambria Math"/>
                        <w:i/>
                        <w:color w:val="auto"/>
                        <w:sz w:val="18"/>
                        <w:szCs w:val="18"/>
                      </w:rPr>
                    </m:ctrlPr>
                  </m:sSubPr>
                  <m:e>
                    <m:r>
                      <m:rPr>
                        <m:sty m:val="bi"/>
                      </m:rPr>
                      <w:rPr>
                        <w:rFonts w:ascii="Cambria Math" w:hAnsi="Cambria Math"/>
                        <w:color w:val="auto"/>
                        <w:sz w:val="18"/>
                        <w:szCs w:val="18"/>
                      </w:rPr>
                      <m:t>q</m:t>
                    </m:r>
                  </m:e>
                  <m:sub>
                    <m:r>
                      <m:rPr>
                        <m:sty m:val="bi"/>
                      </m:rPr>
                      <w:rPr>
                        <w:rFonts w:ascii="Cambria Math" w:hAnsi="Cambria Math"/>
                        <w:color w:val="auto"/>
                        <w:sz w:val="18"/>
                        <w:szCs w:val="18"/>
                      </w:rPr>
                      <m:t>0</m:t>
                    </m:r>
                  </m:sub>
                </m:sSub>
              </m:oMath>
            </m:oMathPara>
          </w:p>
        </w:tc>
        <w:tc>
          <w:tcPr>
            <w:tcW w:w="1175" w:type="dxa"/>
            <w:gridSpan w:val="2"/>
            <w:tcBorders>
              <w:bottom w:val="nil"/>
            </w:tcBorders>
          </w:tcPr>
          <w:p w14:paraId="2B1D7E40" w14:textId="77777777" w:rsidR="007A7F01" w:rsidRPr="000A28AB" w:rsidRDefault="00030B8A" w:rsidP="00D31FC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0</w:t>
            </w:r>
            <w:r w:rsidR="007A7F01" w:rsidRPr="000A28AB">
              <w:rPr>
                <w:sz w:val="18"/>
                <w:szCs w:val="18"/>
              </w:rPr>
              <w:t>.032</w:t>
            </w:r>
          </w:p>
        </w:tc>
        <w:tc>
          <w:tcPr>
            <w:tcW w:w="1228" w:type="dxa"/>
            <w:gridSpan w:val="2"/>
            <w:tcBorders>
              <w:bottom w:val="nil"/>
            </w:tcBorders>
          </w:tcPr>
          <w:p w14:paraId="25811E24" w14:textId="77777777" w:rsidR="007A7F01" w:rsidRPr="000A28AB" w:rsidRDefault="00030B8A" w:rsidP="00D31FC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0</w:t>
            </w:r>
            <w:r w:rsidR="007A7F01" w:rsidRPr="000A28AB">
              <w:rPr>
                <w:sz w:val="18"/>
                <w:szCs w:val="18"/>
              </w:rPr>
              <w:t>.008</w:t>
            </w:r>
          </w:p>
        </w:tc>
        <w:tc>
          <w:tcPr>
            <w:tcW w:w="1228" w:type="dxa"/>
            <w:tcBorders>
              <w:bottom w:val="nil"/>
            </w:tcBorders>
          </w:tcPr>
          <w:p w14:paraId="656E0A17" w14:textId="77777777" w:rsidR="007A7F01" w:rsidRPr="000A28AB" w:rsidRDefault="007A7F01" w:rsidP="00D31FC6">
            <w:pPr>
              <w:ind w:firstLine="0"/>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0A28AB">
              <w:rPr>
                <w:b/>
                <w:bCs/>
                <w:sz w:val="18"/>
                <w:szCs w:val="18"/>
              </w:rPr>
              <w:t>-*</w:t>
            </w:r>
          </w:p>
        </w:tc>
        <w:tc>
          <w:tcPr>
            <w:tcW w:w="1228" w:type="dxa"/>
            <w:tcBorders>
              <w:bottom w:val="nil"/>
            </w:tcBorders>
          </w:tcPr>
          <w:p w14:paraId="49860B57" w14:textId="77777777" w:rsidR="007A7F01" w:rsidRPr="000A28AB" w:rsidRDefault="007A7F01" w:rsidP="00D31FC6">
            <w:pPr>
              <w:ind w:firstLine="0"/>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0A28AB">
              <w:rPr>
                <w:b/>
                <w:bCs/>
                <w:sz w:val="18"/>
                <w:szCs w:val="18"/>
              </w:rPr>
              <w:t>-*</w:t>
            </w:r>
          </w:p>
        </w:tc>
        <w:tc>
          <w:tcPr>
            <w:tcW w:w="1125" w:type="dxa"/>
            <w:tcBorders>
              <w:bottom w:val="nil"/>
            </w:tcBorders>
          </w:tcPr>
          <w:p w14:paraId="366DF387" w14:textId="77777777" w:rsidR="007A7F01" w:rsidRPr="000A28AB" w:rsidRDefault="00030B8A" w:rsidP="00D31FC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0</w:t>
            </w:r>
            <w:r w:rsidR="007A7F01" w:rsidRPr="000A28AB">
              <w:rPr>
                <w:sz w:val="18"/>
                <w:szCs w:val="18"/>
              </w:rPr>
              <w:t>.039</w:t>
            </w:r>
          </w:p>
        </w:tc>
        <w:tc>
          <w:tcPr>
            <w:tcW w:w="1125" w:type="dxa"/>
            <w:tcBorders>
              <w:bottom w:val="nil"/>
            </w:tcBorders>
          </w:tcPr>
          <w:p w14:paraId="3324639A" w14:textId="77777777" w:rsidR="007A7F01" w:rsidRPr="000A28AB" w:rsidRDefault="00030B8A" w:rsidP="00D31FC6">
            <w:pPr>
              <w:ind w:firstLine="0"/>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0A28AB">
              <w:rPr>
                <w:sz w:val="18"/>
                <w:szCs w:val="18"/>
              </w:rPr>
              <w:t>0</w:t>
            </w:r>
            <w:r w:rsidR="007A7F01" w:rsidRPr="000A28AB">
              <w:rPr>
                <w:sz w:val="18"/>
                <w:szCs w:val="18"/>
              </w:rPr>
              <w:t>.393</w:t>
            </w:r>
          </w:p>
        </w:tc>
      </w:tr>
      <w:tr w:rsidR="007A7F01" w:rsidRPr="000A28AB" w14:paraId="5912A6FE" w14:textId="77777777" w:rsidTr="00B57E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Borders>
              <w:top w:val="nil"/>
              <w:bottom w:val="single" w:sz="4" w:space="0" w:color="auto"/>
            </w:tcBorders>
          </w:tcPr>
          <w:p w14:paraId="2B29260F" w14:textId="77777777" w:rsidR="007A7F01" w:rsidRPr="000A28AB" w:rsidRDefault="007A7F01" w:rsidP="00D31FC6">
            <w:pPr>
              <w:ind w:firstLine="0"/>
              <w:jc w:val="center"/>
              <w:rPr>
                <w:sz w:val="18"/>
                <w:szCs w:val="18"/>
              </w:rPr>
            </w:pPr>
            <m:oMathPara>
              <m:oMath>
                <m:r>
                  <m:rPr>
                    <m:sty m:val="bi"/>
                  </m:rPr>
                  <w:rPr>
                    <w:rFonts w:ascii="Cambria Math" w:hAnsi="Cambria Math"/>
                    <w:color w:val="auto"/>
                    <w:sz w:val="18"/>
                    <w:szCs w:val="18"/>
                  </w:rPr>
                  <m:t>v</m:t>
                </m:r>
              </m:oMath>
            </m:oMathPara>
          </w:p>
        </w:tc>
        <w:tc>
          <w:tcPr>
            <w:tcW w:w="1175" w:type="dxa"/>
            <w:gridSpan w:val="2"/>
            <w:tcBorders>
              <w:top w:val="nil"/>
              <w:bottom w:val="single" w:sz="4" w:space="0" w:color="auto"/>
            </w:tcBorders>
          </w:tcPr>
          <w:p w14:paraId="64A5DBE6" w14:textId="77777777" w:rsidR="007A7F01" w:rsidRPr="000A28AB" w:rsidRDefault="00030B8A" w:rsidP="00D31FC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0</w:t>
            </w:r>
            <w:r w:rsidR="007A7F01" w:rsidRPr="000A28AB">
              <w:rPr>
                <w:sz w:val="18"/>
                <w:szCs w:val="18"/>
              </w:rPr>
              <w:t>.937</w:t>
            </w:r>
          </w:p>
        </w:tc>
        <w:tc>
          <w:tcPr>
            <w:tcW w:w="1228" w:type="dxa"/>
            <w:gridSpan w:val="2"/>
            <w:tcBorders>
              <w:top w:val="nil"/>
              <w:bottom w:val="single" w:sz="4" w:space="0" w:color="auto"/>
            </w:tcBorders>
          </w:tcPr>
          <w:p w14:paraId="49F1E736" w14:textId="77777777" w:rsidR="007A7F01" w:rsidRPr="000A28AB" w:rsidRDefault="007A7F01" w:rsidP="00D31FC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3.735</w:t>
            </w:r>
          </w:p>
        </w:tc>
        <w:tc>
          <w:tcPr>
            <w:tcW w:w="1228" w:type="dxa"/>
            <w:tcBorders>
              <w:top w:val="nil"/>
              <w:bottom w:val="single" w:sz="4" w:space="0" w:color="auto"/>
            </w:tcBorders>
          </w:tcPr>
          <w:p w14:paraId="603FE898" w14:textId="77777777" w:rsidR="007A7F01" w:rsidRPr="000A28AB" w:rsidRDefault="007A7F01" w:rsidP="00D31FC6">
            <w:pPr>
              <w:ind w:firstLine="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0A28AB">
              <w:rPr>
                <w:b/>
                <w:bCs/>
                <w:sz w:val="18"/>
                <w:szCs w:val="18"/>
              </w:rPr>
              <w:t>-*</w:t>
            </w:r>
          </w:p>
        </w:tc>
        <w:tc>
          <w:tcPr>
            <w:tcW w:w="1228" w:type="dxa"/>
            <w:tcBorders>
              <w:top w:val="nil"/>
              <w:bottom w:val="single" w:sz="4" w:space="0" w:color="auto"/>
            </w:tcBorders>
          </w:tcPr>
          <w:p w14:paraId="0ECAF13A" w14:textId="77777777" w:rsidR="007A7F01" w:rsidRPr="000A28AB" w:rsidRDefault="007A7F01" w:rsidP="00D31FC6">
            <w:pPr>
              <w:keepNext/>
              <w:ind w:firstLine="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0A28AB">
              <w:rPr>
                <w:b/>
                <w:bCs/>
                <w:sz w:val="18"/>
                <w:szCs w:val="18"/>
              </w:rPr>
              <w:t>-*</w:t>
            </w:r>
          </w:p>
        </w:tc>
        <w:tc>
          <w:tcPr>
            <w:tcW w:w="1125" w:type="dxa"/>
            <w:tcBorders>
              <w:top w:val="nil"/>
              <w:bottom w:val="single" w:sz="4" w:space="0" w:color="auto"/>
            </w:tcBorders>
          </w:tcPr>
          <w:p w14:paraId="1A950807" w14:textId="77777777" w:rsidR="007A7F01" w:rsidRPr="000A28AB" w:rsidRDefault="00030B8A" w:rsidP="00D31FC6">
            <w:pPr>
              <w:keepNext/>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0</w:t>
            </w:r>
            <w:r w:rsidR="007A7F01" w:rsidRPr="000A28AB">
              <w:rPr>
                <w:sz w:val="18"/>
                <w:szCs w:val="18"/>
              </w:rPr>
              <w:t>.188</w:t>
            </w:r>
          </w:p>
        </w:tc>
        <w:tc>
          <w:tcPr>
            <w:tcW w:w="1125" w:type="dxa"/>
            <w:tcBorders>
              <w:top w:val="nil"/>
              <w:bottom w:val="single" w:sz="4" w:space="0" w:color="auto"/>
            </w:tcBorders>
          </w:tcPr>
          <w:p w14:paraId="6261B2BB" w14:textId="77777777" w:rsidR="007A7F01" w:rsidRPr="000A28AB" w:rsidRDefault="00030B8A" w:rsidP="00D31FC6">
            <w:pPr>
              <w:keepNext/>
              <w:ind w:firstLine="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0A28AB">
              <w:rPr>
                <w:sz w:val="18"/>
                <w:szCs w:val="18"/>
              </w:rPr>
              <w:t>0</w:t>
            </w:r>
            <w:r w:rsidR="007A7F01" w:rsidRPr="000A28AB">
              <w:rPr>
                <w:sz w:val="18"/>
                <w:szCs w:val="18"/>
              </w:rPr>
              <w:t>.104</w:t>
            </w:r>
          </w:p>
        </w:tc>
      </w:tr>
    </w:tbl>
    <w:p w14:paraId="3B9D502A" w14:textId="77777777" w:rsidR="007A7F01" w:rsidRPr="00265875" w:rsidRDefault="00617C36" w:rsidP="00C6622A">
      <w:pPr>
        <w:pStyle w:val="Caption"/>
        <w:jc w:val="center"/>
        <w:rPr>
          <w:b w:val="0"/>
          <w:bCs w:val="0"/>
          <w:color w:val="auto"/>
        </w:rPr>
      </w:pPr>
      <w:bookmarkStart w:id="721" w:name="_Ref453683761"/>
      <w:r w:rsidRPr="000A28AB">
        <w:rPr>
          <w:color w:val="auto"/>
        </w:rPr>
        <w:t>Table S</w:t>
      </w:r>
      <w:r w:rsidRPr="000A28AB">
        <w:rPr>
          <w:color w:val="auto"/>
        </w:rPr>
        <w:fldChar w:fldCharType="begin"/>
      </w:r>
      <w:r w:rsidRPr="000A28AB">
        <w:rPr>
          <w:color w:val="auto"/>
        </w:rPr>
        <w:instrText xml:space="preserve"> SEQ Table_S \* ARABIC </w:instrText>
      </w:r>
      <w:r w:rsidRPr="000A28AB">
        <w:rPr>
          <w:color w:val="auto"/>
        </w:rPr>
        <w:fldChar w:fldCharType="separate"/>
      </w:r>
      <w:r w:rsidR="00796A41">
        <w:rPr>
          <w:noProof/>
          <w:color w:val="auto"/>
        </w:rPr>
        <w:t>2</w:t>
      </w:r>
      <w:r w:rsidRPr="000A28AB">
        <w:rPr>
          <w:color w:val="auto"/>
        </w:rPr>
        <w:fldChar w:fldCharType="end"/>
      </w:r>
      <w:bookmarkEnd w:id="721"/>
      <w:r w:rsidRPr="000A28AB">
        <w:rPr>
          <w:color w:val="auto"/>
        </w:rPr>
        <w:t>.</w:t>
      </w:r>
      <w:r w:rsidR="00F56E25" w:rsidRPr="000A28AB">
        <w:rPr>
          <w:color w:val="auto"/>
        </w:rPr>
        <w:t xml:space="preserve"> Estimated parameters from growth model fitting.</w:t>
      </w:r>
      <w:r w:rsidR="00265875" w:rsidRPr="000A28AB">
        <w:rPr>
          <w:color w:val="auto"/>
        </w:rPr>
        <w:t xml:space="preserve"> </w:t>
      </w:r>
      <w:r w:rsidR="00265875" w:rsidRPr="00636A8B">
        <w:rPr>
          <w:color w:val="auto"/>
          <w:rPrChange w:id="722" w:author="Yoav Ram" w:date="2017-10-18T16:16:00Z">
            <w:rPr>
              <w:b w:val="0"/>
              <w:bCs w:val="0"/>
              <w:color w:val="auto"/>
            </w:rPr>
          </w:rPrChange>
        </w:rPr>
        <w:t>*</w:t>
      </w:r>
      <w:r w:rsidR="00265875" w:rsidRPr="000A28AB">
        <w:rPr>
          <w:b w:val="0"/>
          <w:bCs w:val="0"/>
          <w:color w:val="auto"/>
        </w:rPr>
        <w:t xml:space="preserve"> denotes fixed parameters; - denotes invalid parameter values.</w:t>
      </w:r>
    </w:p>
    <w:sectPr w:rsidR="007A7F01" w:rsidRPr="00265875" w:rsidSect="00976B4B">
      <w:headerReference w:type="even" r:id="rId24"/>
      <w:headerReference w:type="default" r:id="rId25"/>
      <w:footerReference w:type="even" r:id="rId26"/>
      <w:footerReference w:type="default" r:id="rId27"/>
      <w:type w:val="continuous"/>
      <w:pgSz w:w="11906" w:h="16838"/>
      <w:pgMar w:top="1440" w:right="1797" w:bottom="1440" w:left="1797" w:header="709" w:footer="709" w:gutter="0"/>
      <w:lnNumType w:countBy="1" w:restart="continuous"/>
      <w:cols w:space="708"/>
      <w:titlePg/>
      <w:rtlGutter/>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B427F30" w14:textId="77777777" w:rsidR="00C73F28" w:rsidRDefault="00C73F28">
      <w:pPr>
        <w:spacing w:line="240" w:lineRule="auto"/>
      </w:pPr>
      <w:r>
        <w:separator/>
      </w:r>
    </w:p>
  </w:endnote>
  <w:endnote w:type="continuationSeparator" w:id="0">
    <w:p w14:paraId="0E5E447D" w14:textId="77777777" w:rsidR="00C73F28" w:rsidRDefault="00C73F2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ＭＳ 明朝">
    <w:charset w:val="80"/>
    <w:family w:val="auto"/>
    <w:pitch w:val="variable"/>
    <w:sig w:usb0="E00002FF" w:usb1="6AC7FDFB" w:usb2="08000012" w:usb3="00000000" w:csb0="0002009F" w:csb1="00000000"/>
  </w:font>
  <w:font w:name="Palatino Linotype">
    <w:panose1 w:val="02040502050505030304"/>
    <w:charset w:val="00"/>
    <w:family w:val="auto"/>
    <w:pitch w:val="variable"/>
    <w:sig w:usb0="E0000287" w:usb1="40000013" w:usb2="00000000" w:usb3="00000000" w:csb0="0000019F"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EFF" w:usb1="C000605B" w:usb2="00000029" w:usb3="00000000" w:csb0="000101FF" w:csb1="00000000"/>
  </w:font>
  <w:font w:name="Cambria Math">
    <w:panose1 w:val="02040503050406030204"/>
    <w:charset w:val="00"/>
    <w:family w:val="auto"/>
    <w:pitch w:val="variable"/>
    <w:sig w:usb0="E00002FF" w:usb1="420024FF" w:usb2="00000000" w:usb3="00000000" w:csb0="0000019F" w:csb1="00000000"/>
  </w:font>
  <w:font w:name="MS Mincho">
    <w:panose1 w:val="02020609040205080304"/>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55551839"/>
      <w:docPartObj>
        <w:docPartGallery w:val="Page Numbers (Bottom of Page)"/>
        <w:docPartUnique/>
      </w:docPartObj>
    </w:sdtPr>
    <w:sdtEndPr>
      <w:rPr>
        <w:noProof/>
      </w:rPr>
    </w:sdtEndPr>
    <w:sdtContent>
      <w:p w14:paraId="56FFEAF0" w14:textId="77777777" w:rsidR="00AC117E" w:rsidRDefault="00AC117E">
        <w:pPr>
          <w:pStyle w:val="Footer"/>
          <w:jc w:val="center"/>
        </w:pPr>
        <w:r>
          <w:fldChar w:fldCharType="begin"/>
        </w:r>
        <w:r>
          <w:instrText xml:space="preserve"> PAGE   \* MERGEFORMAT </w:instrText>
        </w:r>
        <w:r>
          <w:fldChar w:fldCharType="separate"/>
        </w:r>
        <w:r>
          <w:rPr>
            <w:noProof/>
          </w:rPr>
          <w:t>8</w:t>
        </w:r>
        <w:r>
          <w:rPr>
            <w:noProof/>
          </w:rPr>
          <w:fldChar w:fldCharType="end"/>
        </w:r>
      </w:p>
    </w:sdtContent>
  </w:sdt>
  <w:p w14:paraId="32E4E768" w14:textId="77777777" w:rsidR="00AC117E" w:rsidRDefault="00AC117E">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82408124"/>
      <w:docPartObj>
        <w:docPartGallery w:val="Page Numbers (Bottom of Page)"/>
        <w:docPartUnique/>
      </w:docPartObj>
    </w:sdtPr>
    <w:sdtContent>
      <w:p w14:paraId="7B53EAA1" w14:textId="77777777" w:rsidR="00AC117E" w:rsidRDefault="00AC117E" w:rsidP="00B57EC6">
        <w:pPr>
          <w:pStyle w:val="Footer"/>
          <w:jc w:val="center"/>
        </w:pPr>
        <w:r>
          <w:fldChar w:fldCharType="begin"/>
        </w:r>
        <w:r w:rsidRPr="00E95165">
          <w:instrText xml:space="preserve"> PAGE   \* MERGEFORMAT </w:instrText>
        </w:r>
        <w:r>
          <w:fldChar w:fldCharType="separate"/>
        </w:r>
        <w:r w:rsidR="00054356">
          <w:rPr>
            <w:noProof/>
          </w:rPr>
          <w:t>19</w:t>
        </w:r>
        <w:r>
          <w:rPr>
            <w:noProof/>
          </w:rPr>
          <w:fldChar w:fldCharType="end"/>
        </w:r>
      </w:p>
    </w:sdtContent>
  </w:sdt>
  <w:p w14:paraId="5D5D09E3" w14:textId="77777777" w:rsidR="00AC117E" w:rsidRDefault="00AC117E" w:rsidP="00B57EC6">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378EF31" w14:textId="77777777" w:rsidR="00C73F28" w:rsidRDefault="00C73F28">
      <w:pPr>
        <w:spacing w:line="240" w:lineRule="auto"/>
      </w:pPr>
      <w:r>
        <w:separator/>
      </w:r>
    </w:p>
  </w:footnote>
  <w:footnote w:type="continuationSeparator" w:id="0">
    <w:p w14:paraId="6230CFE1" w14:textId="77777777" w:rsidR="00C73F28" w:rsidRDefault="00C73F28">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66AAA6" w14:textId="77777777" w:rsidR="00AC117E" w:rsidRDefault="00AC117E" w:rsidP="00B57EC6">
    <w:pPr>
      <w:pStyle w:val="Header"/>
      <w:jc w:val="right"/>
    </w:pPr>
    <w:r w:rsidRPr="00E95165">
      <w:t>Predicting competitions from growth curves</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E329C7" w14:textId="59F20324" w:rsidR="00AC117E" w:rsidRDefault="00AC117E" w:rsidP="00B57EC6">
    <w:pPr>
      <w:pStyle w:val="Header"/>
      <w:jc w:val="right"/>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2E07DDB"/>
    <w:multiLevelType w:val="hybridMultilevel"/>
    <w:tmpl w:val="267A6E0C"/>
    <w:lvl w:ilvl="0" w:tplc="04090001">
      <w:start w:val="1"/>
      <w:numFmt w:val="bullet"/>
      <w:lvlText w:val=""/>
      <w:lvlJc w:val="left"/>
      <w:pPr>
        <w:ind w:left="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num w:numId="1">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Yoav Ram">
    <w15:presenceInfo w15:providerId="None" w15:userId="Yoav Ra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48"/>
  <w:activeWritingStyle w:appName="MSWord" w:lang="en-US" w:vendorID="64" w:dllVersion="6" w:nlCheck="1" w:checkStyle="0"/>
  <w:activeWritingStyle w:appName="MSWord" w:lang="en-US" w:vendorID="64" w:dllVersion="0" w:nlCheck="1" w:checkStyle="0"/>
  <w:proofState w:spelling="clean" w:grammar="clean"/>
  <w:trackRevisions/>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A7F01"/>
    <w:rsid w:val="00001E91"/>
    <w:rsid w:val="00002FC0"/>
    <w:rsid w:val="00004144"/>
    <w:rsid w:val="00021FC6"/>
    <w:rsid w:val="00030B8A"/>
    <w:rsid w:val="00032ADE"/>
    <w:rsid w:val="000359DC"/>
    <w:rsid w:val="00036845"/>
    <w:rsid w:val="00041194"/>
    <w:rsid w:val="00054356"/>
    <w:rsid w:val="000748D0"/>
    <w:rsid w:val="00076838"/>
    <w:rsid w:val="000921F7"/>
    <w:rsid w:val="000951E3"/>
    <w:rsid w:val="0009656D"/>
    <w:rsid w:val="00096E8A"/>
    <w:rsid w:val="000977EB"/>
    <w:rsid w:val="000A1EB7"/>
    <w:rsid w:val="000A28AB"/>
    <w:rsid w:val="000B681E"/>
    <w:rsid w:val="000C39C8"/>
    <w:rsid w:val="000D297D"/>
    <w:rsid w:val="000D44AC"/>
    <w:rsid w:val="000E17FE"/>
    <w:rsid w:val="000E730A"/>
    <w:rsid w:val="000E7382"/>
    <w:rsid w:val="00100F19"/>
    <w:rsid w:val="001070E4"/>
    <w:rsid w:val="001076CD"/>
    <w:rsid w:val="00113BA6"/>
    <w:rsid w:val="00117D73"/>
    <w:rsid w:val="00122802"/>
    <w:rsid w:val="0013265E"/>
    <w:rsid w:val="00141D97"/>
    <w:rsid w:val="00170A76"/>
    <w:rsid w:val="00175901"/>
    <w:rsid w:val="00186EFA"/>
    <w:rsid w:val="00190322"/>
    <w:rsid w:val="00192782"/>
    <w:rsid w:val="001939B9"/>
    <w:rsid w:val="001A10C0"/>
    <w:rsid w:val="001B1CBA"/>
    <w:rsid w:val="001C30FF"/>
    <w:rsid w:val="001D680A"/>
    <w:rsid w:val="001D6C5E"/>
    <w:rsid w:val="001E4CA3"/>
    <w:rsid w:val="001F105D"/>
    <w:rsid w:val="001F3A92"/>
    <w:rsid w:val="001F7E9F"/>
    <w:rsid w:val="00205988"/>
    <w:rsid w:val="002158C8"/>
    <w:rsid w:val="002173A7"/>
    <w:rsid w:val="00255A7A"/>
    <w:rsid w:val="00257358"/>
    <w:rsid w:val="00265875"/>
    <w:rsid w:val="00285E7E"/>
    <w:rsid w:val="002A6C92"/>
    <w:rsid w:val="002A7156"/>
    <w:rsid w:val="002B1F9F"/>
    <w:rsid w:val="002C46C3"/>
    <w:rsid w:val="002D0E2B"/>
    <w:rsid w:val="002D40F9"/>
    <w:rsid w:val="003012BF"/>
    <w:rsid w:val="003014FE"/>
    <w:rsid w:val="00305BBC"/>
    <w:rsid w:val="00313013"/>
    <w:rsid w:val="00322C2A"/>
    <w:rsid w:val="003329F0"/>
    <w:rsid w:val="00334F6F"/>
    <w:rsid w:val="0034644C"/>
    <w:rsid w:val="003616D0"/>
    <w:rsid w:val="00363347"/>
    <w:rsid w:val="00363BC0"/>
    <w:rsid w:val="00374F99"/>
    <w:rsid w:val="003753DA"/>
    <w:rsid w:val="00381329"/>
    <w:rsid w:val="003A3F4F"/>
    <w:rsid w:val="003A7C85"/>
    <w:rsid w:val="003B757D"/>
    <w:rsid w:val="003C1D42"/>
    <w:rsid w:val="003D4EA8"/>
    <w:rsid w:val="003E1C42"/>
    <w:rsid w:val="003F085B"/>
    <w:rsid w:val="00412F63"/>
    <w:rsid w:val="00414445"/>
    <w:rsid w:val="004152F9"/>
    <w:rsid w:val="004202FB"/>
    <w:rsid w:val="0042296D"/>
    <w:rsid w:val="004243B0"/>
    <w:rsid w:val="00455E48"/>
    <w:rsid w:val="00463079"/>
    <w:rsid w:val="0046417D"/>
    <w:rsid w:val="00467CEB"/>
    <w:rsid w:val="00470D61"/>
    <w:rsid w:val="00481B1E"/>
    <w:rsid w:val="0048225D"/>
    <w:rsid w:val="00491405"/>
    <w:rsid w:val="00492BCB"/>
    <w:rsid w:val="00494843"/>
    <w:rsid w:val="00494E7D"/>
    <w:rsid w:val="004A703D"/>
    <w:rsid w:val="004B65CB"/>
    <w:rsid w:val="004C0744"/>
    <w:rsid w:val="004D0490"/>
    <w:rsid w:val="004D0B6C"/>
    <w:rsid w:val="004D52E6"/>
    <w:rsid w:val="004E2B16"/>
    <w:rsid w:val="004E6396"/>
    <w:rsid w:val="004F040D"/>
    <w:rsid w:val="004F0742"/>
    <w:rsid w:val="004F5215"/>
    <w:rsid w:val="005052CD"/>
    <w:rsid w:val="00510F80"/>
    <w:rsid w:val="00511F7D"/>
    <w:rsid w:val="00515701"/>
    <w:rsid w:val="00517B55"/>
    <w:rsid w:val="0052293F"/>
    <w:rsid w:val="00525B18"/>
    <w:rsid w:val="00530425"/>
    <w:rsid w:val="00532013"/>
    <w:rsid w:val="005330F3"/>
    <w:rsid w:val="00535983"/>
    <w:rsid w:val="00535F97"/>
    <w:rsid w:val="00537318"/>
    <w:rsid w:val="00550FF4"/>
    <w:rsid w:val="0055179E"/>
    <w:rsid w:val="00554307"/>
    <w:rsid w:val="005573D2"/>
    <w:rsid w:val="00566BA2"/>
    <w:rsid w:val="00581780"/>
    <w:rsid w:val="00585F86"/>
    <w:rsid w:val="00587A68"/>
    <w:rsid w:val="005924D4"/>
    <w:rsid w:val="00593412"/>
    <w:rsid w:val="00594922"/>
    <w:rsid w:val="005A5037"/>
    <w:rsid w:val="005B7870"/>
    <w:rsid w:val="005C700D"/>
    <w:rsid w:val="005D2172"/>
    <w:rsid w:val="005E3BFE"/>
    <w:rsid w:val="005E5D76"/>
    <w:rsid w:val="005F34D1"/>
    <w:rsid w:val="00607805"/>
    <w:rsid w:val="006101FD"/>
    <w:rsid w:val="00613C10"/>
    <w:rsid w:val="006160C6"/>
    <w:rsid w:val="00617C36"/>
    <w:rsid w:val="00620CF2"/>
    <w:rsid w:val="00622BE6"/>
    <w:rsid w:val="00624088"/>
    <w:rsid w:val="006351EF"/>
    <w:rsid w:val="006358EB"/>
    <w:rsid w:val="00636A8B"/>
    <w:rsid w:val="0064719A"/>
    <w:rsid w:val="006508E8"/>
    <w:rsid w:val="00651E9E"/>
    <w:rsid w:val="00670DFB"/>
    <w:rsid w:val="006711F5"/>
    <w:rsid w:val="006748EC"/>
    <w:rsid w:val="00683C0D"/>
    <w:rsid w:val="006A4E61"/>
    <w:rsid w:val="006C2E6A"/>
    <w:rsid w:val="006C449D"/>
    <w:rsid w:val="006D69EC"/>
    <w:rsid w:val="006D6E0A"/>
    <w:rsid w:val="006E7AC4"/>
    <w:rsid w:val="006F015A"/>
    <w:rsid w:val="006F2214"/>
    <w:rsid w:val="00707C5F"/>
    <w:rsid w:val="0071131C"/>
    <w:rsid w:val="007115C2"/>
    <w:rsid w:val="007148A2"/>
    <w:rsid w:val="00732575"/>
    <w:rsid w:val="00745FCB"/>
    <w:rsid w:val="00750BAE"/>
    <w:rsid w:val="00756174"/>
    <w:rsid w:val="00761DAD"/>
    <w:rsid w:val="00773A2B"/>
    <w:rsid w:val="007755AA"/>
    <w:rsid w:val="00776625"/>
    <w:rsid w:val="00776FFC"/>
    <w:rsid w:val="0077736C"/>
    <w:rsid w:val="00780842"/>
    <w:rsid w:val="00781B9D"/>
    <w:rsid w:val="007942A2"/>
    <w:rsid w:val="00796A41"/>
    <w:rsid w:val="007A0FF0"/>
    <w:rsid w:val="007A13C0"/>
    <w:rsid w:val="007A44A4"/>
    <w:rsid w:val="007A65C0"/>
    <w:rsid w:val="007A7F01"/>
    <w:rsid w:val="007B5B39"/>
    <w:rsid w:val="007C6B81"/>
    <w:rsid w:val="007D540E"/>
    <w:rsid w:val="007F21BA"/>
    <w:rsid w:val="007F30A2"/>
    <w:rsid w:val="007F31C4"/>
    <w:rsid w:val="007F5051"/>
    <w:rsid w:val="008064CB"/>
    <w:rsid w:val="008135D3"/>
    <w:rsid w:val="008140DF"/>
    <w:rsid w:val="008179CB"/>
    <w:rsid w:val="008210BE"/>
    <w:rsid w:val="00822267"/>
    <w:rsid w:val="00833210"/>
    <w:rsid w:val="00833635"/>
    <w:rsid w:val="00837953"/>
    <w:rsid w:val="008435FD"/>
    <w:rsid w:val="0084715D"/>
    <w:rsid w:val="0086305A"/>
    <w:rsid w:val="00863BB7"/>
    <w:rsid w:val="00865D57"/>
    <w:rsid w:val="0087021D"/>
    <w:rsid w:val="00870818"/>
    <w:rsid w:val="00884A9C"/>
    <w:rsid w:val="00890AB5"/>
    <w:rsid w:val="00894141"/>
    <w:rsid w:val="008952F3"/>
    <w:rsid w:val="008A27DB"/>
    <w:rsid w:val="008A4790"/>
    <w:rsid w:val="008A7779"/>
    <w:rsid w:val="008B0B1E"/>
    <w:rsid w:val="008B37BA"/>
    <w:rsid w:val="008B4B21"/>
    <w:rsid w:val="008D7256"/>
    <w:rsid w:val="008E3515"/>
    <w:rsid w:val="008E5484"/>
    <w:rsid w:val="008F71E3"/>
    <w:rsid w:val="00902C4A"/>
    <w:rsid w:val="009111DD"/>
    <w:rsid w:val="00912FD4"/>
    <w:rsid w:val="0093181D"/>
    <w:rsid w:val="0093729F"/>
    <w:rsid w:val="009416B8"/>
    <w:rsid w:val="00960E5F"/>
    <w:rsid w:val="00976B4B"/>
    <w:rsid w:val="009776CA"/>
    <w:rsid w:val="0099154F"/>
    <w:rsid w:val="0099718F"/>
    <w:rsid w:val="009A7347"/>
    <w:rsid w:val="009A7C6C"/>
    <w:rsid w:val="009B044D"/>
    <w:rsid w:val="009B1D30"/>
    <w:rsid w:val="009B2D2B"/>
    <w:rsid w:val="009B614B"/>
    <w:rsid w:val="009C170C"/>
    <w:rsid w:val="009D1A86"/>
    <w:rsid w:val="009D3C63"/>
    <w:rsid w:val="009D7074"/>
    <w:rsid w:val="009E70D1"/>
    <w:rsid w:val="009F07EB"/>
    <w:rsid w:val="009F12E0"/>
    <w:rsid w:val="00A21CE6"/>
    <w:rsid w:val="00A221E2"/>
    <w:rsid w:val="00A32E42"/>
    <w:rsid w:val="00A41CC1"/>
    <w:rsid w:val="00A44F58"/>
    <w:rsid w:val="00A5514D"/>
    <w:rsid w:val="00A57DA4"/>
    <w:rsid w:val="00A80051"/>
    <w:rsid w:val="00AA046F"/>
    <w:rsid w:val="00AA31CF"/>
    <w:rsid w:val="00AA4D85"/>
    <w:rsid w:val="00AA6099"/>
    <w:rsid w:val="00AB1104"/>
    <w:rsid w:val="00AB26A5"/>
    <w:rsid w:val="00AB7E08"/>
    <w:rsid w:val="00AC117E"/>
    <w:rsid w:val="00AD5609"/>
    <w:rsid w:val="00AE79DE"/>
    <w:rsid w:val="00B02278"/>
    <w:rsid w:val="00B030EA"/>
    <w:rsid w:val="00B126A0"/>
    <w:rsid w:val="00B23CC8"/>
    <w:rsid w:val="00B376BD"/>
    <w:rsid w:val="00B42DA4"/>
    <w:rsid w:val="00B57EC6"/>
    <w:rsid w:val="00B76C2E"/>
    <w:rsid w:val="00B85306"/>
    <w:rsid w:val="00B86477"/>
    <w:rsid w:val="00B869C4"/>
    <w:rsid w:val="00B87DFE"/>
    <w:rsid w:val="00B96C01"/>
    <w:rsid w:val="00BA0925"/>
    <w:rsid w:val="00BA0E0D"/>
    <w:rsid w:val="00BA5EE3"/>
    <w:rsid w:val="00BD6542"/>
    <w:rsid w:val="00BD7D88"/>
    <w:rsid w:val="00BF32F1"/>
    <w:rsid w:val="00BF635D"/>
    <w:rsid w:val="00C00885"/>
    <w:rsid w:val="00C02003"/>
    <w:rsid w:val="00C0791B"/>
    <w:rsid w:val="00C11F86"/>
    <w:rsid w:val="00C13924"/>
    <w:rsid w:val="00C1797F"/>
    <w:rsid w:val="00C24C40"/>
    <w:rsid w:val="00C35103"/>
    <w:rsid w:val="00C42E86"/>
    <w:rsid w:val="00C47DBD"/>
    <w:rsid w:val="00C6622A"/>
    <w:rsid w:val="00C73F28"/>
    <w:rsid w:val="00CA45B6"/>
    <w:rsid w:val="00CA60FB"/>
    <w:rsid w:val="00CB1737"/>
    <w:rsid w:val="00CB76DE"/>
    <w:rsid w:val="00CD2955"/>
    <w:rsid w:val="00CD2EF9"/>
    <w:rsid w:val="00CF6FF0"/>
    <w:rsid w:val="00D03FB0"/>
    <w:rsid w:val="00D07844"/>
    <w:rsid w:val="00D100C4"/>
    <w:rsid w:val="00D121CE"/>
    <w:rsid w:val="00D24F1C"/>
    <w:rsid w:val="00D252CE"/>
    <w:rsid w:val="00D301A7"/>
    <w:rsid w:val="00D309F6"/>
    <w:rsid w:val="00D31FC6"/>
    <w:rsid w:val="00D538FA"/>
    <w:rsid w:val="00D554E9"/>
    <w:rsid w:val="00D711B2"/>
    <w:rsid w:val="00D8567A"/>
    <w:rsid w:val="00D8570D"/>
    <w:rsid w:val="00D96F6C"/>
    <w:rsid w:val="00DA33AB"/>
    <w:rsid w:val="00DB709C"/>
    <w:rsid w:val="00DB7A4F"/>
    <w:rsid w:val="00DC3BC6"/>
    <w:rsid w:val="00DE7AF4"/>
    <w:rsid w:val="00DF6B35"/>
    <w:rsid w:val="00DF6D3B"/>
    <w:rsid w:val="00DF72F4"/>
    <w:rsid w:val="00DF7C4C"/>
    <w:rsid w:val="00E01FFC"/>
    <w:rsid w:val="00E0314D"/>
    <w:rsid w:val="00E1616E"/>
    <w:rsid w:val="00E2013F"/>
    <w:rsid w:val="00E35D71"/>
    <w:rsid w:val="00E42EF9"/>
    <w:rsid w:val="00E43C55"/>
    <w:rsid w:val="00E513BC"/>
    <w:rsid w:val="00E6002D"/>
    <w:rsid w:val="00E64F18"/>
    <w:rsid w:val="00E86D18"/>
    <w:rsid w:val="00E93C1B"/>
    <w:rsid w:val="00E94B1E"/>
    <w:rsid w:val="00EB3A9A"/>
    <w:rsid w:val="00ED0C2C"/>
    <w:rsid w:val="00ED4128"/>
    <w:rsid w:val="00ED69AB"/>
    <w:rsid w:val="00EE3F11"/>
    <w:rsid w:val="00EE7C5F"/>
    <w:rsid w:val="00EF5481"/>
    <w:rsid w:val="00F00EAE"/>
    <w:rsid w:val="00F027FA"/>
    <w:rsid w:val="00F153AD"/>
    <w:rsid w:val="00F15C81"/>
    <w:rsid w:val="00F31589"/>
    <w:rsid w:val="00F33C36"/>
    <w:rsid w:val="00F43FEB"/>
    <w:rsid w:val="00F47776"/>
    <w:rsid w:val="00F534A6"/>
    <w:rsid w:val="00F56E25"/>
    <w:rsid w:val="00F62E61"/>
    <w:rsid w:val="00F63676"/>
    <w:rsid w:val="00F7332A"/>
    <w:rsid w:val="00F77DCF"/>
    <w:rsid w:val="00F850F4"/>
    <w:rsid w:val="00F92C1D"/>
    <w:rsid w:val="00FA03CE"/>
    <w:rsid w:val="00FA29C5"/>
    <w:rsid w:val="00FA5F83"/>
    <w:rsid w:val="00FB37C5"/>
    <w:rsid w:val="00FC26A3"/>
    <w:rsid w:val="00FE1655"/>
    <w:rsid w:val="00FF21C7"/>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7F005EB"/>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7A7F01"/>
    <w:pPr>
      <w:spacing w:after="0" w:line="360" w:lineRule="auto"/>
      <w:ind w:firstLine="284"/>
    </w:pPr>
    <w:rPr>
      <w:rFonts w:asciiTheme="majorBidi" w:eastAsiaTheme="minorEastAsia" w:hAnsiTheme="majorBidi" w:cstheme="majorBidi"/>
      <w:sz w:val="24"/>
      <w:szCs w:val="24"/>
    </w:rPr>
  </w:style>
  <w:style w:type="paragraph" w:styleId="Heading1">
    <w:name w:val="heading 1"/>
    <w:basedOn w:val="Normal"/>
    <w:next w:val="Normal"/>
    <w:link w:val="Heading1Char"/>
    <w:uiPriority w:val="9"/>
    <w:qFormat/>
    <w:rsid w:val="007A7F01"/>
    <w:pPr>
      <w:keepNext/>
      <w:spacing w:before="240" w:after="60"/>
      <w:outlineLvl w:val="0"/>
    </w:pPr>
    <w:rPr>
      <w:rFonts w:ascii="Palatino Linotype" w:eastAsiaTheme="majorEastAsia" w:hAnsi="Palatino Linotype"/>
      <w:b/>
      <w:bCs/>
      <w:kern w:val="32"/>
      <w:sz w:val="32"/>
      <w:szCs w:val="32"/>
    </w:rPr>
  </w:style>
  <w:style w:type="paragraph" w:styleId="Heading2">
    <w:name w:val="heading 2"/>
    <w:basedOn w:val="Normal"/>
    <w:next w:val="Normal"/>
    <w:link w:val="Heading2Char"/>
    <w:uiPriority w:val="9"/>
    <w:unhideWhenUsed/>
    <w:qFormat/>
    <w:rsid w:val="007A7F01"/>
    <w:pPr>
      <w:keepNext/>
      <w:spacing w:before="240" w:after="60"/>
      <w:outlineLvl w:val="1"/>
    </w:pPr>
    <w:rPr>
      <w:rFonts w:ascii="Palatino Linotype" w:eastAsiaTheme="majorEastAsia" w:hAnsi="Palatino Linotype"/>
      <w:b/>
      <w:bCs/>
      <w:sz w:val="28"/>
      <w:szCs w:val="28"/>
    </w:rPr>
  </w:style>
  <w:style w:type="paragraph" w:styleId="Heading3">
    <w:name w:val="heading 3"/>
    <w:basedOn w:val="Normal"/>
    <w:next w:val="Normal"/>
    <w:link w:val="Heading3Char"/>
    <w:uiPriority w:val="9"/>
    <w:unhideWhenUsed/>
    <w:qFormat/>
    <w:rsid w:val="007A7F01"/>
    <w:pPr>
      <w:keepNext/>
      <w:spacing w:before="240" w:after="60"/>
      <w:outlineLvl w:val="2"/>
    </w:pPr>
    <w:rPr>
      <w:rFonts w:asciiTheme="majorHAnsi" w:eastAsiaTheme="majorEastAsia" w:hAnsiTheme="majorHAnsi"/>
      <w:b/>
      <w:bCs/>
      <w:sz w:val="26"/>
      <w:szCs w:val="26"/>
    </w:rPr>
  </w:style>
  <w:style w:type="paragraph" w:styleId="Heading4">
    <w:name w:val="heading 4"/>
    <w:basedOn w:val="Normal"/>
    <w:next w:val="Normal"/>
    <w:link w:val="Heading4Char"/>
    <w:uiPriority w:val="9"/>
    <w:semiHidden/>
    <w:unhideWhenUsed/>
    <w:qFormat/>
    <w:rsid w:val="007A7F01"/>
    <w:pPr>
      <w:keepNext/>
      <w:spacing w:before="240" w:after="60"/>
      <w:outlineLvl w:val="3"/>
    </w:pPr>
    <w:rPr>
      <w:b/>
      <w:bCs/>
      <w:sz w:val="28"/>
      <w:szCs w:val="28"/>
    </w:rPr>
  </w:style>
  <w:style w:type="paragraph" w:styleId="Heading5">
    <w:name w:val="heading 5"/>
    <w:basedOn w:val="Normal"/>
    <w:next w:val="Normal"/>
    <w:link w:val="Heading5Char"/>
    <w:uiPriority w:val="9"/>
    <w:semiHidden/>
    <w:unhideWhenUsed/>
    <w:qFormat/>
    <w:rsid w:val="007A7F01"/>
    <w:pPr>
      <w:spacing w:before="240" w:after="60"/>
      <w:outlineLvl w:val="4"/>
    </w:pPr>
    <w:rPr>
      <w:b/>
      <w:bCs/>
      <w:i/>
      <w:iCs/>
      <w:sz w:val="26"/>
      <w:szCs w:val="26"/>
    </w:rPr>
  </w:style>
  <w:style w:type="paragraph" w:styleId="Heading6">
    <w:name w:val="heading 6"/>
    <w:basedOn w:val="Normal"/>
    <w:next w:val="Normal"/>
    <w:link w:val="Heading6Char"/>
    <w:uiPriority w:val="9"/>
    <w:semiHidden/>
    <w:unhideWhenUsed/>
    <w:qFormat/>
    <w:rsid w:val="007A7F01"/>
    <w:p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7A7F01"/>
    <w:pPr>
      <w:spacing w:before="240" w:after="60"/>
      <w:outlineLvl w:val="6"/>
    </w:pPr>
  </w:style>
  <w:style w:type="paragraph" w:styleId="Heading8">
    <w:name w:val="heading 8"/>
    <w:basedOn w:val="Normal"/>
    <w:next w:val="Normal"/>
    <w:link w:val="Heading8Char"/>
    <w:uiPriority w:val="9"/>
    <w:semiHidden/>
    <w:unhideWhenUsed/>
    <w:qFormat/>
    <w:rsid w:val="007A7F01"/>
    <w:pPr>
      <w:spacing w:before="240" w:after="60"/>
      <w:outlineLvl w:val="7"/>
    </w:pPr>
    <w:rPr>
      <w:i/>
      <w:iCs/>
    </w:rPr>
  </w:style>
  <w:style w:type="paragraph" w:styleId="Heading9">
    <w:name w:val="heading 9"/>
    <w:basedOn w:val="Normal"/>
    <w:next w:val="Normal"/>
    <w:link w:val="Heading9Char"/>
    <w:uiPriority w:val="9"/>
    <w:semiHidden/>
    <w:unhideWhenUsed/>
    <w:qFormat/>
    <w:rsid w:val="007A7F01"/>
    <w:pPr>
      <w:spacing w:before="240" w:after="60"/>
      <w:outlineLvl w:val="8"/>
    </w:pPr>
    <w:rPr>
      <w:rFonts w:asciiTheme="majorHAnsi" w:eastAsiaTheme="majorEastAsia" w:hAnsiTheme="majorHAns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A7F01"/>
    <w:rPr>
      <w:rFonts w:ascii="Palatino Linotype" w:eastAsiaTheme="majorEastAsia" w:hAnsi="Palatino Linotype" w:cstheme="majorBidi"/>
      <w:b/>
      <w:bCs/>
      <w:kern w:val="32"/>
      <w:sz w:val="32"/>
      <w:szCs w:val="32"/>
    </w:rPr>
  </w:style>
  <w:style w:type="character" w:customStyle="1" w:styleId="Heading2Char">
    <w:name w:val="Heading 2 Char"/>
    <w:basedOn w:val="DefaultParagraphFont"/>
    <w:link w:val="Heading2"/>
    <w:uiPriority w:val="9"/>
    <w:rsid w:val="007A7F01"/>
    <w:rPr>
      <w:rFonts w:ascii="Palatino Linotype" w:eastAsiaTheme="majorEastAsia" w:hAnsi="Palatino Linotype" w:cstheme="majorBidi"/>
      <w:b/>
      <w:bCs/>
      <w:sz w:val="28"/>
      <w:szCs w:val="28"/>
    </w:rPr>
  </w:style>
  <w:style w:type="character" w:customStyle="1" w:styleId="Heading3Char">
    <w:name w:val="Heading 3 Char"/>
    <w:basedOn w:val="DefaultParagraphFont"/>
    <w:link w:val="Heading3"/>
    <w:uiPriority w:val="9"/>
    <w:rsid w:val="007A7F01"/>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7A7F01"/>
    <w:rPr>
      <w:rFonts w:asciiTheme="majorBidi" w:eastAsiaTheme="minorEastAsia" w:hAnsiTheme="majorBidi" w:cstheme="majorBidi"/>
      <w:b/>
      <w:bCs/>
      <w:sz w:val="28"/>
      <w:szCs w:val="28"/>
    </w:rPr>
  </w:style>
  <w:style w:type="character" w:customStyle="1" w:styleId="Heading5Char">
    <w:name w:val="Heading 5 Char"/>
    <w:basedOn w:val="DefaultParagraphFont"/>
    <w:link w:val="Heading5"/>
    <w:uiPriority w:val="9"/>
    <w:semiHidden/>
    <w:rsid w:val="007A7F01"/>
    <w:rPr>
      <w:rFonts w:asciiTheme="majorBidi" w:eastAsiaTheme="minorEastAsia" w:hAnsiTheme="majorBidi" w:cstheme="majorBidi"/>
      <w:b/>
      <w:bCs/>
      <w:i/>
      <w:iCs/>
      <w:sz w:val="26"/>
      <w:szCs w:val="26"/>
    </w:rPr>
  </w:style>
  <w:style w:type="character" w:customStyle="1" w:styleId="Heading6Char">
    <w:name w:val="Heading 6 Char"/>
    <w:basedOn w:val="DefaultParagraphFont"/>
    <w:link w:val="Heading6"/>
    <w:uiPriority w:val="9"/>
    <w:semiHidden/>
    <w:rsid w:val="007A7F01"/>
    <w:rPr>
      <w:rFonts w:asciiTheme="majorBidi" w:eastAsiaTheme="minorEastAsia" w:hAnsiTheme="majorBidi" w:cstheme="majorBidi"/>
      <w:b/>
      <w:bCs/>
    </w:rPr>
  </w:style>
  <w:style w:type="character" w:customStyle="1" w:styleId="Heading7Char">
    <w:name w:val="Heading 7 Char"/>
    <w:basedOn w:val="DefaultParagraphFont"/>
    <w:link w:val="Heading7"/>
    <w:uiPriority w:val="9"/>
    <w:semiHidden/>
    <w:rsid w:val="007A7F01"/>
    <w:rPr>
      <w:rFonts w:asciiTheme="majorBidi" w:eastAsiaTheme="minorEastAsia" w:hAnsiTheme="majorBidi" w:cstheme="majorBidi"/>
      <w:sz w:val="24"/>
      <w:szCs w:val="24"/>
    </w:rPr>
  </w:style>
  <w:style w:type="character" w:customStyle="1" w:styleId="Heading8Char">
    <w:name w:val="Heading 8 Char"/>
    <w:basedOn w:val="DefaultParagraphFont"/>
    <w:link w:val="Heading8"/>
    <w:uiPriority w:val="9"/>
    <w:semiHidden/>
    <w:rsid w:val="007A7F01"/>
    <w:rPr>
      <w:rFonts w:asciiTheme="majorBidi" w:eastAsiaTheme="minorEastAsia" w:hAnsiTheme="majorBidi" w:cstheme="majorBidi"/>
      <w:i/>
      <w:iCs/>
      <w:sz w:val="24"/>
      <w:szCs w:val="24"/>
    </w:rPr>
  </w:style>
  <w:style w:type="character" w:customStyle="1" w:styleId="Heading9Char">
    <w:name w:val="Heading 9 Char"/>
    <w:basedOn w:val="DefaultParagraphFont"/>
    <w:link w:val="Heading9"/>
    <w:uiPriority w:val="9"/>
    <w:semiHidden/>
    <w:rsid w:val="007A7F01"/>
    <w:rPr>
      <w:rFonts w:asciiTheme="majorHAnsi" w:eastAsiaTheme="majorEastAsia" w:hAnsiTheme="majorHAnsi" w:cstheme="majorBidi"/>
    </w:rPr>
  </w:style>
  <w:style w:type="paragraph" w:styleId="Title">
    <w:name w:val="Title"/>
    <w:basedOn w:val="Normal"/>
    <w:next w:val="Normal"/>
    <w:link w:val="TitleChar"/>
    <w:uiPriority w:val="10"/>
    <w:qFormat/>
    <w:rsid w:val="007A7F01"/>
    <w:pPr>
      <w:spacing w:before="240" w:after="60"/>
      <w:jc w:val="center"/>
      <w:outlineLvl w:val="0"/>
    </w:pPr>
    <w:rPr>
      <w:rFonts w:ascii="Palatino Linotype" w:eastAsiaTheme="majorEastAsia" w:hAnsi="Palatino Linotype"/>
      <w:b/>
      <w:bCs/>
      <w:kern w:val="28"/>
      <w:sz w:val="32"/>
      <w:szCs w:val="32"/>
    </w:rPr>
  </w:style>
  <w:style w:type="character" w:customStyle="1" w:styleId="TitleChar">
    <w:name w:val="Title Char"/>
    <w:basedOn w:val="DefaultParagraphFont"/>
    <w:link w:val="Title"/>
    <w:uiPriority w:val="10"/>
    <w:rsid w:val="007A7F01"/>
    <w:rPr>
      <w:rFonts w:ascii="Palatino Linotype" w:eastAsiaTheme="majorEastAsia" w:hAnsi="Palatino Linotype" w:cstheme="majorBidi"/>
      <w:b/>
      <w:bCs/>
      <w:kern w:val="28"/>
      <w:sz w:val="32"/>
      <w:szCs w:val="32"/>
    </w:rPr>
  </w:style>
  <w:style w:type="paragraph" w:styleId="Subtitle">
    <w:name w:val="Subtitle"/>
    <w:basedOn w:val="Normal"/>
    <w:next w:val="Normal"/>
    <w:link w:val="SubtitleChar"/>
    <w:uiPriority w:val="11"/>
    <w:qFormat/>
    <w:rsid w:val="007A7F01"/>
    <w:pPr>
      <w:spacing w:after="60"/>
      <w:jc w:val="center"/>
      <w:outlineLvl w:val="1"/>
    </w:pPr>
    <w:rPr>
      <w:rFonts w:asciiTheme="majorHAnsi" w:eastAsiaTheme="majorEastAsia" w:hAnsiTheme="majorHAnsi"/>
    </w:rPr>
  </w:style>
  <w:style w:type="character" w:customStyle="1" w:styleId="SubtitleChar">
    <w:name w:val="Subtitle Char"/>
    <w:basedOn w:val="DefaultParagraphFont"/>
    <w:link w:val="Subtitle"/>
    <w:uiPriority w:val="11"/>
    <w:rsid w:val="007A7F01"/>
    <w:rPr>
      <w:rFonts w:asciiTheme="majorHAnsi" w:eastAsiaTheme="majorEastAsia" w:hAnsiTheme="majorHAnsi" w:cstheme="majorBidi"/>
      <w:sz w:val="24"/>
      <w:szCs w:val="24"/>
    </w:rPr>
  </w:style>
  <w:style w:type="character" w:styleId="Strong">
    <w:name w:val="Strong"/>
    <w:basedOn w:val="DefaultParagraphFont"/>
    <w:uiPriority w:val="22"/>
    <w:qFormat/>
    <w:rsid w:val="007A7F01"/>
    <w:rPr>
      <w:b/>
      <w:bCs/>
    </w:rPr>
  </w:style>
  <w:style w:type="character" w:styleId="Emphasis">
    <w:name w:val="Emphasis"/>
    <w:basedOn w:val="DefaultParagraphFont"/>
    <w:uiPriority w:val="20"/>
    <w:qFormat/>
    <w:rsid w:val="007A7F01"/>
    <w:rPr>
      <w:rFonts w:asciiTheme="minorHAnsi" w:hAnsiTheme="minorHAnsi"/>
      <w:b/>
      <w:i/>
      <w:iCs/>
    </w:rPr>
  </w:style>
  <w:style w:type="paragraph" w:styleId="NoSpacing">
    <w:name w:val="No Spacing"/>
    <w:basedOn w:val="Normal"/>
    <w:uiPriority w:val="1"/>
    <w:qFormat/>
    <w:rsid w:val="007A7F01"/>
    <w:rPr>
      <w:szCs w:val="32"/>
    </w:rPr>
  </w:style>
  <w:style w:type="paragraph" w:styleId="ListParagraph">
    <w:name w:val="List Paragraph"/>
    <w:basedOn w:val="Normal"/>
    <w:uiPriority w:val="34"/>
    <w:qFormat/>
    <w:rsid w:val="007A7F01"/>
    <w:pPr>
      <w:ind w:left="720"/>
      <w:contextualSpacing/>
    </w:pPr>
  </w:style>
  <w:style w:type="paragraph" w:styleId="Quote">
    <w:name w:val="Quote"/>
    <w:basedOn w:val="Normal"/>
    <w:next w:val="Normal"/>
    <w:link w:val="QuoteChar"/>
    <w:uiPriority w:val="29"/>
    <w:qFormat/>
    <w:rsid w:val="007A7F01"/>
    <w:rPr>
      <w:i/>
    </w:rPr>
  </w:style>
  <w:style w:type="character" w:customStyle="1" w:styleId="QuoteChar">
    <w:name w:val="Quote Char"/>
    <w:basedOn w:val="DefaultParagraphFont"/>
    <w:link w:val="Quote"/>
    <w:uiPriority w:val="29"/>
    <w:rsid w:val="007A7F01"/>
    <w:rPr>
      <w:rFonts w:asciiTheme="majorBidi" w:eastAsiaTheme="minorEastAsia" w:hAnsiTheme="majorBidi" w:cstheme="majorBidi"/>
      <w:i/>
      <w:sz w:val="24"/>
      <w:szCs w:val="24"/>
    </w:rPr>
  </w:style>
  <w:style w:type="paragraph" w:styleId="IntenseQuote">
    <w:name w:val="Intense Quote"/>
    <w:basedOn w:val="Normal"/>
    <w:next w:val="Normal"/>
    <w:link w:val="IntenseQuoteChar"/>
    <w:uiPriority w:val="30"/>
    <w:qFormat/>
    <w:rsid w:val="007A7F01"/>
    <w:pPr>
      <w:ind w:left="720" w:right="720"/>
    </w:pPr>
    <w:rPr>
      <w:b/>
      <w:i/>
      <w:szCs w:val="22"/>
    </w:rPr>
  </w:style>
  <w:style w:type="character" w:customStyle="1" w:styleId="IntenseQuoteChar">
    <w:name w:val="Intense Quote Char"/>
    <w:basedOn w:val="DefaultParagraphFont"/>
    <w:link w:val="IntenseQuote"/>
    <w:uiPriority w:val="30"/>
    <w:rsid w:val="007A7F01"/>
    <w:rPr>
      <w:rFonts w:asciiTheme="majorBidi" w:eastAsiaTheme="minorEastAsia" w:hAnsiTheme="majorBidi" w:cstheme="majorBidi"/>
      <w:b/>
      <w:i/>
      <w:sz w:val="24"/>
    </w:rPr>
  </w:style>
  <w:style w:type="character" w:styleId="SubtleEmphasis">
    <w:name w:val="Subtle Emphasis"/>
    <w:uiPriority w:val="19"/>
    <w:qFormat/>
    <w:rsid w:val="007A7F01"/>
    <w:rPr>
      <w:i/>
      <w:color w:val="5A5A5A" w:themeColor="text1" w:themeTint="A5"/>
    </w:rPr>
  </w:style>
  <w:style w:type="character" w:styleId="IntenseEmphasis">
    <w:name w:val="Intense Emphasis"/>
    <w:basedOn w:val="DefaultParagraphFont"/>
    <w:uiPriority w:val="21"/>
    <w:qFormat/>
    <w:rsid w:val="007A7F01"/>
    <w:rPr>
      <w:b/>
      <w:i/>
      <w:sz w:val="24"/>
      <w:szCs w:val="24"/>
      <w:u w:val="single"/>
    </w:rPr>
  </w:style>
  <w:style w:type="character" w:styleId="SubtleReference">
    <w:name w:val="Subtle Reference"/>
    <w:basedOn w:val="DefaultParagraphFont"/>
    <w:uiPriority w:val="31"/>
    <w:qFormat/>
    <w:rsid w:val="007A7F01"/>
    <w:rPr>
      <w:sz w:val="24"/>
      <w:szCs w:val="24"/>
      <w:u w:val="single"/>
    </w:rPr>
  </w:style>
  <w:style w:type="character" w:styleId="IntenseReference">
    <w:name w:val="Intense Reference"/>
    <w:basedOn w:val="DefaultParagraphFont"/>
    <w:uiPriority w:val="32"/>
    <w:qFormat/>
    <w:rsid w:val="007A7F01"/>
    <w:rPr>
      <w:b/>
      <w:sz w:val="24"/>
      <w:u w:val="single"/>
    </w:rPr>
  </w:style>
  <w:style w:type="character" w:styleId="BookTitle">
    <w:name w:val="Book Title"/>
    <w:basedOn w:val="DefaultParagraphFont"/>
    <w:uiPriority w:val="33"/>
    <w:qFormat/>
    <w:rsid w:val="007A7F01"/>
    <w:rPr>
      <w:rFonts w:asciiTheme="majorHAnsi" w:eastAsiaTheme="majorEastAsia" w:hAnsiTheme="majorHAnsi"/>
      <w:b/>
      <w:i/>
      <w:sz w:val="24"/>
      <w:szCs w:val="24"/>
    </w:rPr>
  </w:style>
  <w:style w:type="paragraph" w:styleId="TOCHeading">
    <w:name w:val="TOC Heading"/>
    <w:basedOn w:val="Heading1"/>
    <w:next w:val="Normal"/>
    <w:uiPriority w:val="39"/>
    <w:semiHidden/>
    <w:unhideWhenUsed/>
    <w:qFormat/>
    <w:rsid w:val="007A7F01"/>
    <w:pPr>
      <w:outlineLvl w:val="9"/>
    </w:pPr>
  </w:style>
  <w:style w:type="paragraph" w:styleId="Header">
    <w:name w:val="header"/>
    <w:basedOn w:val="Normal"/>
    <w:link w:val="HeaderChar"/>
    <w:uiPriority w:val="99"/>
    <w:unhideWhenUsed/>
    <w:rsid w:val="007A7F01"/>
    <w:pPr>
      <w:tabs>
        <w:tab w:val="center" w:pos="4153"/>
        <w:tab w:val="right" w:pos="8306"/>
      </w:tabs>
    </w:pPr>
  </w:style>
  <w:style w:type="character" w:customStyle="1" w:styleId="HeaderChar">
    <w:name w:val="Header Char"/>
    <w:basedOn w:val="DefaultParagraphFont"/>
    <w:link w:val="Header"/>
    <w:uiPriority w:val="99"/>
    <w:rsid w:val="007A7F01"/>
    <w:rPr>
      <w:rFonts w:asciiTheme="majorBidi" w:eastAsiaTheme="minorEastAsia" w:hAnsiTheme="majorBidi" w:cstheme="majorBidi"/>
      <w:sz w:val="24"/>
      <w:szCs w:val="24"/>
    </w:rPr>
  </w:style>
  <w:style w:type="paragraph" w:styleId="Footer">
    <w:name w:val="footer"/>
    <w:basedOn w:val="Normal"/>
    <w:link w:val="FooterChar"/>
    <w:uiPriority w:val="99"/>
    <w:unhideWhenUsed/>
    <w:rsid w:val="007A7F01"/>
    <w:pPr>
      <w:tabs>
        <w:tab w:val="center" w:pos="4153"/>
        <w:tab w:val="right" w:pos="8306"/>
      </w:tabs>
    </w:pPr>
  </w:style>
  <w:style w:type="character" w:customStyle="1" w:styleId="FooterChar">
    <w:name w:val="Footer Char"/>
    <w:basedOn w:val="DefaultParagraphFont"/>
    <w:link w:val="Footer"/>
    <w:uiPriority w:val="99"/>
    <w:rsid w:val="007A7F01"/>
    <w:rPr>
      <w:rFonts w:asciiTheme="majorBidi" w:eastAsiaTheme="minorEastAsia" w:hAnsiTheme="majorBidi" w:cstheme="majorBidi"/>
      <w:sz w:val="24"/>
      <w:szCs w:val="24"/>
    </w:rPr>
  </w:style>
  <w:style w:type="character" w:styleId="PlaceholderText">
    <w:name w:val="Placeholder Text"/>
    <w:basedOn w:val="DefaultParagraphFont"/>
    <w:uiPriority w:val="99"/>
    <w:semiHidden/>
    <w:rsid w:val="007A7F01"/>
    <w:rPr>
      <w:color w:val="808080"/>
    </w:rPr>
  </w:style>
  <w:style w:type="paragraph" w:styleId="BalloonText">
    <w:name w:val="Balloon Text"/>
    <w:basedOn w:val="Normal"/>
    <w:link w:val="BalloonTextChar"/>
    <w:uiPriority w:val="99"/>
    <w:semiHidden/>
    <w:unhideWhenUsed/>
    <w:rsid w:val="007A7F01"/>
    <w:rPr>
      <w:rFonts w:ascii="Tahoma" w:hAnsi="Tahoma" w:cs="Tahoma"/>
      <w:sz w:val="16"/>
      <w:szCs w:val="16"/>
    </w:rPr>
  </w:style>
  <w:style w:type="character" w:customStyle="1" w:styleId="BalloonTextChar">
    <w:name w:val="Balloon Text Char"/>
    <w:basedOn w:val="DefaultParagraphFont"/>
    <w:link w:val="BalloonText"/>
    <w:uiPriority w:val="99"/>
    <w:semiHidden/>
    <w:rsid w:val="007A7F01"/>
    <w:rPr>
      <w:rFonts w:ascii="Tahoma" w:eastAsiaTheme="minorEastAsia" w:hAnsi="Tahoma" w:cs="Tahoma"/>
      <w:sz w:val="16"/>
      <w:szCs w:val="16"/>
    </w:rPr>
  </w:style>
  <w:style w:type="character" w:styleId="Hyperlink">
    <w:name w:val="Hyperlink"/>
    <w:basedOn w:val="DefaultParagraphFont"/>
    <w:uiPriority w:val="99"/>
    <w:unhideWhenUsed/>
    <w:rsid w:val="007A7F01"/>
    <w:rPr>
      <w:color w:val="0000FF" w:themeColor="hyperlink"/>
      <w:u w:val="single"/>
    </w:rPr>
  </w:style>
  <w:style w:type="paragraph" w:styleId="NormalWeb">
    <w:name w:val="Normal (Web)"/>
    <w:basedOn w:val="Normal"/>
    <w:uiPriority w:val="99"/>
    <w:unhideWhenUsed/>
    <w:rsid w:val="007A7F01"/>
    <w:pPr>
      <w:spacing w:before="100" w:beforeAutospacing="1" w:after="100" w:afterAutospacing="1" w:line="240" w:lineRule="auto"/>
      <w:ind w:firstLine="0"/>
    </w:pPr>
    <w:rPr>
      <w:rFonts w:ascii="Times New Roman" w:hAnsi="Times New Roman" w:cs="Times New Roman"/>
    </w:rPr>
  </w:style>
  <w:style w:type="character" w:styleId="CommentReference">
    <w:name w:val="annotation reference"/>
    <w:basedOn w:val="DefaultParagraphFont"/>
    <w:uiPriority w:val="99"/>
    <w:semiHidden/>
    <w:unhideWhenUsed/>
    <w:rsid w:val="007A7F01"/>
    <w:rPr>
      <w:sz w:val="16"/>
      <w:szCs w:val="16"/>
    </w:rPr>
  </w:style>
  <w:style w:type="paragraph" w:styleId="CommentText">
    <w:name w:val="annotation text"/>
    <w:basedOn w:val="Normal"/>
    <w:link w:val="CommentTextChar"/>
    <w:uiPriority w:val="99"/>
    <w:semiHidden/>
    <w:unhideWhenUsed/>
    <w:rsid w:val="007A7F01"/>
    <w:pPr>
      <w:spacing w:line="240" w:lineRule="auto"/>
    </w:pPr>
    <w:rPr>
      <w:sz w:val="20"/>
      <w:szCs w:val="20"/>
    </w:rPr>
  </w:style>
  <w:style w:type="character" w:customStyle="1" w:styleId="CommentTextChar">
    <w:name w:val="Comment Text Char"/>
    <w:basedOn w:val="DefaultParagraphFont"/>
    <w:link w:val="CommentText"/>
    <w:uiPriority w:val="99"/>
    <w:semiHidden/>
    <w:rsid w:val="007A7F01"/>
    <w:rPr>
      <w:rFonts w:asciiTheme="majorBidi" w:eastAsiaTheme="minorEastAsia" w:hAnsiTheme="majorBidi" w:cstheme="majorBidi"/>
      <w:sz w:val="20"/>
      <w:szCs w:val="20"/>
    </w:rPr>
  </w:style>
  <w:style w:type="paragraph" w:styleId="CommentSubject">
    <w:name w:val="annotation subject"/>
    <w:basedOn w:val="CommentText"/>
    <w:next w:val="CommentText"/>
    <w:link w:val="CommentSubjectChar"/>
    <w:uiPriority w:val="99"/>
    <w:semiHidden/>
    <w:unhideWhenUsed/>
    <w:rsid w:val="007A7F01"/>
    <w:rPr>
      <w:b/>
      <w:bCs/>
    </w:rPr>
  </w:style>
  <w:style w:type="character" w:customStyle="1" w:styleId="CommentSubjectChar">
    <w:name w:val="Comment Subject Char"/>
    <w:basedOn w:val="CommentTextChar"/>
    <w:link w:val="CommentSubject"/>
    <w:uiPriority w:val="99"/>
    <w:semiHidden/>
    <w:rsid w:val="007A7F01"/>
    <w:rPr>
      <w:rFonts w:asciiTheme="majorBidi" w:eastAsiaTheme="minorEastAsia" w:hAnsiTheme="majorBidi" w:cstheme="majorBidi"/>
      <w:b/>
      <w:bCs/>
      <w:sz w:val="20"/>
      <w:szCs w:val="20"/>
    </w:rPr>
  </w:style>
  <w:style w:type="paragraph" w:styleId="Caption">
    <w:name w:val="caption"/>
    <w:basedOn w:val="Normal"/>
    <w:next w:val="Normal"/>
    <w:uiPriority w:val="35"/>
    <w:unhideWhenUsed/>
    <w:rsid w:val="007A7F01"/>
    <w:pPr>
      <w:spacing w:after="200" w:line="240" w:lineRule="auto"/>
    </w:pPr>
    <w:rPr>
      <w:b/>
      <w:bCs/>
      <w:color w:val="4F81BD" w:themeColor="accent1"/>
      <w:sz w:val="18"/>
      <w:szCs w:val="18"/>
    </w:rPr>
  </w:style>
  <w:style w:type="paragraph" w:styleId="Revision">
    <w:name w:val="Revision"/>
    <w:hidden/>
    <w:uiPriority w:val="99"/>
    <w:semiHidden/>
    <w:rsid w:val="007A7F01"/>
    <w:pPr>
      <w:spacing w:after="0" w:line="240" w:lineRule="auto"/>
    </w:pPr>
    <w:rPr>
      <w:rFonts w:asciiTheme="majorBidi" w:eastAsiaTheme="minorEastAsia" w:hAnsiTheme="majorBidi" w:cstheme="majorBidi"/>
      <w:sz w:val="24"/>
      <w:szCs w:val="24"/>
    </w:rPr>
  </w:style>
  <w:style w:type="table" w:styleId="TableGrid">
    <w:name w:val="Table Grid"/>
    <w:basedOn w:val="TableNormal"/>
    <w:uiPriority w:val="59"/>
    <w:rsid w:val="007A7F01"/>
    <w:pPr>
      <w:spacing w:after="0" w:line="240" w:lineRule="auto"/>
    </w:pPr>
    <w:rPr>
      <w:rFonts w:eastAsiaTheme="minorEastAsia"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List1">
    <w:name w:val="Medium List 1"/>
    <w:basedOn w:val="TableNormal"/>
    <w:uiPriority w:val="65"/>
    <w:rsid w:val="007A7F01"/>
    <w:pPr>
      <w:spacing w:after="0" w:line="240" w:lineRule="auto"/>
    </w:pPr>
    <w:rPr>
      <w:rFonts w:eastAsiaTheme="minorEastAsia" w:cs="Times New Roman"/>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ghtShading">
    <w:name w:val="Light Shading"/>
    <w:basedOn w:val="TableNormal"/>
    <w:uiPriority w:val="60"/>
    <w:rsid w:val="007A7F01"/>
    <w:pPr>
      <w:spacing w:after="0" w:line="240" w:lineRule="auto"/>
    </w:pPr>
    <w:rPr>
      <w:rFonts w:eastAsiaTheme="minorEastAsia" w:cs="Times New Roman"/>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apple-converted-space">
    <w:name w:val="apple-converted-space"/>
    <w:basedOn w:val="DefaultParagraphFont"/>
    <w:rsid w:val="00004144"/>
  </w:style>
  <w:style w:type="paragraph" w:styleId="DocumentMap">
    <w:name w:val="Document Map"/>
    <w:basedOn w:val="Normal"/>
    <w:link w:val="DocumentMapChar"/>
    <w:uiPriority w:val="99"/>
    <w:semiHidden/>
    <w:unhideWhenUsed/>
    <w:rsid w:val="00B02278"/>
    <w:pPr>
      <w:spacing w:line="240" w:lineRule="auto"/>
    </w:pPr>
    <w:rPr>
      <w:rFonts w:ascii="Times New Roman" w:hAnsi="Times New Roman" w:cs="Times New Roman"/>
    </w:rPr>
  </w:style>
  <w:style w:type="character" w:customStyle="1" w:styleId="DocumentMapChar">
    <w:name w:val="Document Map Char"/>
    <w:basedOn w:val="DefaultParagraphFont"/>
    <w:link w:val="DocumentMap"/>
    <w:uiPriority w:val="99"/>
    <w:semiHidden/>
    <w:rsid w:val="00B02278"/>
    <w:rPr>
      <w:rFonts w:ascii="Times New Roman" w:eastAsiaTheme="minorEastAsia" w:hAnsi="Times New Roman" w:cs="Times New Roman"/>
      <w:sz w:val="24"/>
      <w:szCs w:val="24"/>
    </w:rPr>
  </w:style>
  <w:style w:type="character" w:styleId="LineNumber">
    <w:name w:val="line number"/>
    <w:basedOn w:val="DefaultParagraphFont"/>
    <w:uiPriority w:val="99"/>
    <w:semiHidden/>
    <w:unhideWhenUsed/>
    <w:rsid w:val="000E17FE"/>
  </w:style>
  <w:style w:type="character" w:styleId="FollowedHyperlink">
    <w:name w:val="FollowedHyperlink"/>
    <w:basedOn w:val="DefaultParagraphFont"/>
    <w:uiPriority w:val="99"/>
    <w:semiHidden/>
    <w:unhideWhenUsed/>
    <w:rsid w:val="00ED412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859890">
      <w:bodyDiv w:val="1"/>
      <w:marLeft w:val="0"/>
      <w:marRight w:val="0"/>
      <w:marTop w:val="0"/>
      <w:marBottom w:val="0"/>
      <w:divBdr>
        <w:top w:val="none" w:sz="0" w:space="0" w:color="auto"/>
        <w:left w:val="none" w:sz="0" w:space="0" w:color="auto"/>
        <w:bottom w:val="none" w:sz="0" w:space="0" w:color="auto"/>
        <w:right w:val="none" w:sz="0" w:space="0" w:color="auto"/>
      </w:divBdr>
    </w:div>
    <w:div w:id="119540030">
      <w:bodyDiv w:val="1"/>
      <w:marLeft w:val="0"/>
      <w:marRight w:val="0"/>
      <w:marTop w:val="0"/>
      <w:marBottom w:val="0"/>
      <w:divBdr>
        <w:top w:val="none" w:sz="0" w:space="0" w:color="auto"/>
        <w:left w:val="none" w:sz="0" w:space="0" w:color="auto"/>
        <w:bottom w:val="none" w:sz="0" w:space="0" w:color="auto"/>
        <w:right w:val="none" w:sz="0" w:space="0" w:color="auto"/>
      </w:divBdr>
    </w:div>
    <w:div w:id="328220944">
      <w:bodyDiv w:val="1"/>
      <w:marLeft w:val="0"/>
      <w:marRight w:val="0"/>
      <w:marTop w:val="0"/>
      <w:marBottom w:val="0"/>
      <w:divBdr>
        <w:top w:val="none" w:sz="0" w:space="0" w:color="auto"/>
        <w:left w:val="none" w:sz="0" w:space="0" w:color="auto"/>
        <w:bottom w:val="none" w:sz="0" w:space="0" w:color="auto"/>
        <w:right w:val="none" w:sz="0" w:space="0" w:color="auto"/>
      </w:divBdr>
    </w:div>
    <w:div w:id="505707085">
      <w:bodyDiv w:val="1"/>
      <w:marLeft w:val="0"/>
      <w:marRight w:val="0"/>
      <w:marTop w:val="0"/>
      <w:marBottom w:val="0"/>
      <w:divBdr>
        <w:top w:val="none" w:sz="0" w:space="0" w:color="auto"/>
        <w:left w:val="none" w:sz="0" w:space="0" w:color="auto"/>
        <w:bottom w:val="none" w:sz="0" w:space="0" w:color="auto"/>
        <w:right w:val="none" w:sz="0" w:space="0" w:color="auto"/>
      </w:divBdr>
    </w:div>
    <w:div w:id="506791473">
      <w:bodyDiv w:val="1"/>
      <w:marLeft w:val="0"/>
      <w:marRight w:val="0"/>
      <w:marTop w:val="0"/>
      <w:marBottom w:val="0"/>
      <w:divBdr>
        <w:top w:val="none" w:sz="0" w:space="0" w:color="auto"/>
        <w:left w:val="none" w:sz="0" w:space="0" w:color="auto"/>
        <w:bottom w:val="none" w:sz="0" w:space="0" w:color="auto"/>
        <w:right w:val="none" w:sz="0" w:space="0" w:color="auto"/>
      </w:divBdr>
    </w:div>
    <w:div w:id="837386039">
      <w:bodyDiv w:val="1"/>
      <w:marLeft w:val="0"/>
      <w:marRight w:val="0"/>
      <w:marTop w:val="0"/>
      <w:marBottom w:val="0"/>
      <w:divBdr>
        <w:top w:val="none" w:sz="0" w:space="0" w:color="auto"/>
        <w:left w:val="none" w:sz="0" w:space="0" w:color="auto"/>
        <w:bottom w:val="none" w:sz="0" w:space="0" w:color="auto"/>
        <w:right w:val="none" w:sz="0" w:space="0" w:color="auto"/>
      </w:divBdr>
    </w:div>
    <w:div w:id="851918411">
      <w:bodyDiv w:val="1"/>
      <w:marLeft w:val="0"/>
      <w:marRight w:val="0"/>
      <w:marTop w:val="0"/>
      <w:marBottom w:val="0"/>
      <w:divBdr>
        <w:top w:val="none" w:sz="0" w:space="0" w:color="auto"/>
        <w:left w:val="none" w:sz="0" w:space="0" w:color="auto"/>
        <w:bottom w:val="none" w:sz="0" w:space="0" w:color="auto"/>
        <w:right w:val="none" w:sz="0" w:space="0" w:color="auto"/>
      </w:divBdr>
    </w:div>
    <w:div w:id="909316561">
      <w:bodyDiv w:val="1"/>
      <w:marLeft w:val="0"/>
      <w:marRight w:val="0"/>
      <w:marTop w:val="0"/>
      <w:marBottom w:val="0"/>
      <w:divBdr>
        <w:top w:val="none" w:sz="0" w:space="0" w:color="auto"/>
        <w:left w:val="none" w:sz="0" w:space="0" w:color="auto"/>
        <w:bottom w:val="none" w:sz="0" w:space="0" w:color="auto"/>
        <w:right w:val="none" w:sz="0" w:space="0" w:color="auto"/>
      </w:divBdr>
    </w:div>
    <w:div w:id="947741488">
      <w:bodyDiv w:val="1"/>
      <w:marLeft w:val="0"/>
      <w:marRight w:val="0"/>
      <w:marTop w:val="0"/>
      <w:marBottom w:val="0"/>
      <w:divBdr>
        <w:top w:val="none" w:sz="0" w:space="0" w:color="auto"/>
        <w:left w:val="none" w:sz="0" w:space="0" w:color="auto"/>
        <w:bottom w:val="none" w:sz="0" w:space="0" w:color="auto"/>
        <w:right w:val="none" w:sz="0" w:space="0" w:color="auto"/>
      </w:divBdr>
    </w:div>
    <w:div w:id="1029405853">
      <w:bodyDiv w:val="1"/>
      <w:marLeft w:val="0"/>
      <w:marRight w:val="0"/>
      <w:marTop w:val="0"/>
      <w:marBottom w:val="0"/>
      <w:divBdr>
        <w:top w:val="none" w:sz="0" w:space="0" w:color="auto"/>
        <w:left w:val="none" w:sz="0" w:space="0" w:color="auto"/>
        <w:bottom w:val="none" w:sz="0" w:space="0" w:color="auto"/>
        <w:right w:val="none" w:sz="0" w:space="0" w:color="auto"/>
      </w:divBdr>
    </w:div>
    <w:div w:id="1129545554">
      <w:bodyDiv w:val="1"/>
      <w:marLeft w:val="0"/>
      <w:marRight w:val="0"/>
      <w:marTop w:val="0"/>
      <w:marBottom w:val="0"/>
      <w:divBdr>
        <w:top w:val="none" w:sz="0" w:space="0" w:color="auto"/>
        <w:left w:val="none" w:sz="0" w:space="0" w:color="auto"/>
        <w:bottom w:val="none" w:sz="0" w:space="0" w:color="auto"/>
        <w:right w:val="none" w:sz="0" w:space="0" w:color="auto"/>
      </w:divBdr>
    </w:div>
    <w:div w:id="1296176448">
      <w:bodyDiv w:val="1"/>
      <w:marLeft w:val="0"/>
      <w:marRight w:val="0"/>
      <w:marTop w:val="0"/>
      <w:marBottom w:val="0"/>
      <w:divBdr>
        <w:top w:val="none" w:sz="0" w:space="0" w:color="auto"/>
        <w:left w:val="none" w:sz="0" w:space="0" w:color="auto"/>
        <w:bottom w:val="none" w:sz="0" w:space="0" w:color="auto"/>
        <w:right w:val="none" w:sz="0" w:space="0" w:color="auto"/>
      </w:divBdr>
    </w:div>
    <w:div w:id="1358387554">
      <w:bodyDiv w:val="1"/>
      <w:marLeft w:val="0"/>
      <w:marRight w:val="0"/>
      <w:marTop w:val="0"/>
      <w:marBottom w:val="0"/>
      <w:divBdr>
        <w:top w:val="none" w:sz="0" w:space="0" w:color="auto"/>
        <w:left w:val="none" w:sz="0" w:space="0" w:color="auto"/>
        <w:bottom w:val="none" w:sz="0" w:space="0" w:color="auto"/>
        <w:right w:val="none" w:sz="0" w:space="0" w:color="auto"/>
      </w:divBdr>
    </w:div>
    <w:div w:id="1395155826">
      <w:bodyDiv w:val="1"/>
      <w:marLeft w:val="0"/>
      <w:marRight w:val="0"/>
      <w:marTop w:val="0"/>
      <w:marBottom w:val="0"/>
      <w:divBdr>
        <w:top w:val="none" w:sz="0" w:space="0" w:color="auto"/>
        <w:left w:val="none" w:sz="0" w:space="0" w:color="auto"/>
        <w:bottom w:val="none" w:sz="0" w:space="0" w:color="auto"/>
        <w:right w:val="none" w:sz="0" w:space="0" w:color="auto"/>
      </w:divBdr>
    </w:div>
    <w:div w:id="1396008314">
      <w:bodyDiv w:val="1"/>
      <w:marLeft w:val="0"/>
      <w:marRight w:val="0"/>
      <w:marTop w:val="0"/>
      <w:marBottom w:val="0"/>
      <w:divBdr>
        <w:top w:val="none" w:sz="0" w:space="0" w:color="auto"/>
        <w:left w:val="none" w:sz="0" w:space="0" w:color="auto"/>
        <w:bottom w:val="none" w:sz="0" w:space="0" w:color="auto"/>
        <w:right w:val="none" w:sz="0" w:space="0" w:color="auto"/>
      </w:divBdr>
    </w:div>
    <w:div w:id="1609659203">
      <w:bodyDiv w:val="1"/>
      <w:marLeft w:val="0"/>
      <w:marRight w:val="0"/>
      <w:marTop w:val="0"/>
      <w:marBottom w:val="0"/>
      <w:divBdr>
        <w:top w:val="none" w:sz="0" w:space="0" w:color="auto"/>
        <w:left w:val="none" w:sz="0" w:space="0" w:color="auto"/>
        <w:bottom w:val="none" w:sz="0" w:space="0" w:color="auto"/>
        <w:right w:val="none" w:sz="0" w:space="0" w:color="auto"/>
      </w:divBdr>
    </w:div>
    <w:div w:id="1649238575">
      <w:bodyDiv w:val="1"/>
      <w:marLeft w:val="0"/>
      <w:marRight w:val="0"/>
      <w:marTop w:val="0"/>
      <w:marBottom w:val="0"/>
      <w:divBdr>
        <w:top w:val="none" w:sz="0" w:space="0" w:color="auto"/>
        <w:left w:val="none" w:sz="0" w:space="0" w:color="auto"/>
        <w:bottom w:val="none" w:sz="0" w:space="0" w:color="auto"/>
        <w:right w:val="none" w:sz="0" w:space="0" w:color="auto"/>
      </w:divBdr>
    </w:div>
    <w:div w:id="1844198264">
      <w:bodyDiv w:val="1"/>
      <w:marLeft w:val="0"/>
      <w:marRight w:val="0"/>
      <w:marTop w:val="0"/>
      <w:marBottom w:val="0"/>
      <w:divBdr>
        <w:top w:val="none" w:sz="0" w:space="0" w:color="auto"/>
        <w:left w:val="none" w:sz="0" w:space="0" w:color="auto"/>
        <w:bottom w:val="none" w:sz="0" w:space="0" w:color="auto"/>
        <w:right w:val="none" w:sz="0" w:space="0" w:color="auto"/>
      </w:divBdr>
    </w:div>
    <w:div w:id="1874465224">
      <w:bodyDiv w:val="1"/>
      <w:marLeft w:val="0"/>
      <w:marRight w:val="0"/>
      <w:marTop w:val="0"/>
      <w:marBottom w:val="0"/>
      <w:divBdr>
        <w:top w:val="none" w:sz="0" w:space="0" w:color="auto"/>
        <w:left w:val="none" w:sz="0" w:space="0" w:color="auto"/>
        <w:bottom w:val="none" w:sz="0" w:space="0" w:color="auto"/>
        <w:right w:val="none" w:sz="0" w:space="0" w:color="auto"/>
      </w:divBdr>
    </w:div>
    <w:div w:id="1972711950">
      <w:bodyDiv w:val="1"/>
      <w:marLeft w:val="0"/>
      <w:marRight w:val="0"/>
      <w:marTop w:val="0"/>
      <w:marBottom w:val="0"/>
      <w:divBdr>
        <w:top w:val="none" w:sz="0" w:space="0" w:color="auto"/>
        <w:left w:val="none" w:sz="0" w:space="0" w:color="auto"/>
        <w:bottom w:val="none" w:sz="0" w:space="0" w:color="auto"/>
        <w:right w:val="none" w:sz="0" w:space="0" w:color="auto"/>
      </w:divBdr>
    </w:div>
    <w:div w:id="1985036611">
      <w:bodyDiv w:val="1"/>
      <w:marLeft w:val="0"/>
      <w:marRight w:val="0"/>
      <w:marTop w:val="0"/>
      <w:marBottom w:val="0"/>
      <w:divBdr>
        <w:top w:val="none" w:sz="0" w:space="0" w:color="auto"/>
        <w:left w:val="none" w:sz="0" w:space="0" w:color="auto"/>
        <w:bottom w:val="none" w:sz="0" w:space="0" w:color="auto"/>
        <w:right w:val="none" w:sz="0" w:space="0" w:color="auto"/>
      </w:divBdr>
    </w:div>
    <w:div w:id="19946799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hyperlink" Target="https://dl.dropboxusercontent.com/u/1578682/supp.ipynb" TargetMode="External"/><Relationship Id="rId21" Type="http://schemas.openxmlformats.org/officeDocument/2006/relationships/image" Target="media/image6.png"/><Relationship Id="rId22" Type="http://schemas.openxmlformats.org/officeDocument/2006/relationships/image" Target="media/image7.png"/><Relationship Id="rId23" Type="http://schemas.openxmlformats.org/officeDocument/2006/relationships/image" Target="media/image8.png"/><Relationship Id="rId24" Type="http://schemas.openxmlformats.org/officeDocument/2006/relationships/header" Target="header1.xml"/><Relationship Id="rId25" Type="http://schemas.openxmlformats.org/officeDocument/2006/relationships/header" Target="header2.xml"/><Relationship Id="rId26" Type="http://schemas.openxmlformats.org/officeDocument/2006/relationships/footer" Target="footer1.xml"/><Relationship Id="rId27" Type="http://schemas.openxmlformats.org/officeDocument/2006/relationships/footer" Target="footer2.xml"/><Relationship Id="rId28" Type="http://schemas.openxmlformats.org/officeDocument/2006/relationships/fontTable" Target="fontTable.xml"/><Relationship Id="rId29" Type="http://schemas.microsoft.com/office/2011/relationships/people" Target="people.xml"/><Relationship Id="rId30" Type="http://schemas.openxmlformats.org/officeDocument/2006/relationships/glossaryDocument" Target="glossary/document.xml"/><Relationship Id="rId31"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hyperlink" Target="http://curveball.yoavram.com" TargetMode="External"/><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hyperlink" Target="https://figshare.com/s/b08c6b975779e03ec48e" TargetMode="External"/><Relationship Id="rId16" Type="http://schemas.openxmlformats.org/officeDocument/2006/relationships/hyperlink" Target="https://github.com/yoavram/curveball" TargetMode="External"/><Relationship Id="rId17" Type="http://schemas.openxmlformats.org/officeDocument/2006/relationships/hyperlink" Target="http://curveball.yoavram.com" TargetMode="External"/><Relationship Id="rId18" Type="http://schemas.openxmlformats.org/officeDocument/2006/relationships/hyperlink" Target="https://curveball.netlify.com" TargetMode="External"/><Relationship Id="rId19" Type="http://schemas.openxmlformats.org/officeDocument/2006/relationships/hyperlink" Target="https://github.com/yoavram/curveball_ms"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curveball.yoavram.co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ＭＳ 明朝">
    <w:charset w:val="80"/>
    <w:family w:val="auto"/>
    <w:pitch w:val="variable"/>
    <w:sig w:usb0="E00002FF" w:usb1="6AC7FDFB" w:usb2="08000012" w:usb3="00000000" w:csb0="0002009F" w:csb1="00000000"/>
  </w:font>
  <w:font w:name="Palatino Linotype">
    <w:panose1 w:val="02040502050505030304"/>
    <w:charset w:val="00"/>
    <w:family w:val="auto"/>
    <w:pitch w:val="variable"/>
    <w:sig w:usb0="E0000287" w:usb1="40000013" w:usb2="00000000" w:usb3="00000000" w:csb0="0000019F"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EFF" w:usb1="C000605B" w:usb2="00000029" w:usb3="00000000" w:csb0="000101FF" w:csb1="00000000"/>
  </w:font>
  <w:font w:name="Cambria Math">
    <w:panose1 w:val="02040503050406030204"/>
    <w:charset w:val="00"/>
    <w:family w:val="auto"/>
    <w:pitch w:val="variable"/>
    <w:sig w:usb0="E00002FF" w:usb1="420024FF" w:usb2="00000000" w:usb3="00000000" w:csb0="0000019F" w:csb1="00000000"/>
  </w:font>
  <w:font w:name="MS Mincho">
    <w:panose1 w:val="02020609040205080304"/>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5E77"/>
    <w:rsid w:val="00735E77"/>
    <w:rsid w:val="00753A95"/>
  </w:rsids>
  <m:mathPr>
    <m:mathFont m:val="Cambria Math"/>
    <m:brkBin m:val="before"/>
    <m:brkBinSub m:val="--"/>
    <m:smallFrac m:val="0"/>
    <m:dispDef/>
    <m:lMargin m:val="0"/>
    <m:rMargin m:val="0"/>
    <m:defJc m:val="centerGroup"/>
    <m:wrapIndent m:val="1440"/>
    <m:intLim m:val="subSup"/>
    <m:naryLim m:val="undOvr"/>
  </m:mathPr>
  <w:themeFontLang w:val="en-US" w:eastAsia="x-none" w:bidi="he-IL"/>
  <w:clrSchemeMapping w:bg1="light1" w:t1="dark1" w:bg2="light2" w:t2="dark2" w:accent1="accent1" w:accent2="accent2" w:accent3="accent3" w:accent4="accent4" w:accent5="accent5" w:accent6="accent6" w:hyperlink="hyperlink" w:followedHyperlink="followedHyperlink"/>
  <w:decimalSymbol w:val="."/>
  <w:listSeparator w:val=","/>
  <w14:defaultImageDpi w14:val="32767"/>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he-IL"/>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35E7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SIST02.XSL" StyleName="SIST02"/>
</file>

<file path=customXml/itemProps1.xml><?xml version="1.0" encoding="utf-8"?>
<ds:datastoreItem xmlns:ds="http://schemas.openxmlformats.org/officeDocument/2006/customXml" ds:itemID="{9B69038E-0677-BF47-8A79-0C24254E0A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TotalTime>
  <Pages>22</Pages>
  <Words>24449</Words>
  <Characters>139365</Characters>
  <Application>Microsoft Macintosh Word</Application>
  <DocSecurity>0</DocSecurity>
  <Lines>1161</Lines>
  <Paragraphs>326</Paragraphs>
  <ScaleCrop>false</ScaleCrop>
  <HeadingPairs>
    <vt:vector size="2" baseType="variant">
      <vt:variant>
        <vt:lpstr>Title</vt:lpstr>
      </vt:variant>
      <vt:variant>
        <vt:i4>1</vt:i4>
      </vt:variant>
    </vt:vector>
  </HeadingPairs>
  <TitlesOfParts>
    <vt:vector size="1" baseType="lpstr">
      <vt:lpstr/>
    </vt:vector>
  </TitlesOfParts>
  <Company>TAU</Company>
  <LinksUpToDate>false</LinksUpToDate>
  <CharactersWithSpaces>163488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Yoav Ram</dc:creator>
  <cp:keywords/>
  <dc:description/>
  <cp:lastModifiedBy>Yoav Ram</cp:lastModifiedBy>
  <cp:revision>84</cp:revision>
  <cp:lastPrinted>2016-08-03T07:24:00Z</cp:lastPrinted>
  <dcterms:created xsi:type="dcterms:W3CDTF">2016-08-03T07:24:00Z</dcterms:created>
  <dcterms:modified xsi:type="dcterms:W3CDTF">2017-10-24T12:20:00Z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Recent Style Id 0_1">
    <vt:lpwstr>http://www.zotero.org/styles/annual-reviews-without-titles</vt:lpwstr>
  </property>
  <property fmtid="{D5CDD505-2E9C-101B-9397-08002B2CF9AE}" pid="4" name="Mendeley Recent Style Name 0_1">
    <vt:lpwstr>Annual Reviews (sorted by order of appearance, without titles)</vt:lpwstr>
  </property>
  <property fmtid="{D5CDD505-2E9C-101B-9397-08002B2CF9AE}" pid="5" name="Mendeley Recent Style Id 1_1">
    <vt:lpwstr>http://www.zotero.org/styles/chicago-author-date</vt:lpwstr>
  </property>
  <property fmtid="{D5CDD505-2E9C-101B-9397-08002B2CF9AE}" pid="6" name="Mendeley Recent Style Name 1_1">
    <vt:lpwstr>Chicago Manual of Style 16th edition (author-date)</vt:lpwstr>
  </property>
  <property fmtid="{D5CDD505-2E9C-101B-9397-08002B2CF9AE}" pid="7" name="Mendeley Recent Style Id 2_1">
    <vt:lpwstr>http://www.zotero.org/styles/frontiers-in-evolutionary-and-population-genetics</vt:lpwstr>
  </property>
  <property fmtid="{D5CDD505-2E9C-101B-9397-08002B2CF9AE}" pid="8" name="Mendeley Recent Style Name 2_1">
    <vt:lpwstr>Frontiers in Evolutionary and Population Genetics</vt:lpwstr>
  </property>
  <property fmtid="{D5CDD505-2E9C-101B-9397-08002B2CF9AE}" pid="9" name="Mendeley Recent Style Id 3_1">
    <vt:lpwstr>http://www.zotero.org/styles/nature</vt:lpwstr>
  </property>
  <property fmtid="{D5CDD505-2E9C-101B-9397-08002B2CF9AE}" pid="10" name="Mendeley Recent Style Name 3_1">
    <vt:lpwstr>Nature</vt:lpwstr>
  </property>
  <property fmtid="{D5CDD505-2E9C-101B-9397-08002B2CF9AE}" pid="11" name="Mendeley Recent Style Id 4_1">
    <vt:lpwstr>http://www.zotero.org/styles/nature-methods</vt:lpwstr>
  </property>
  <property fmtid="{D5CDD505-2E9C-101B-9397-08002B2CF9AE}" pid="12" name="Mendeley Recent Style Name 4_1">
    <vt:lpwstr>Nature Methods</vt:lpwstr>
  </property>
  <property fmtid="{D5CDD505-2E9C-101B-9397-08002B2CF9AE}" pid="13" name="Mendeley Recent Style Id 5_1">
    <vt:lpwstr>http://www.zotero.org/styles/proceedings-of-the-royal-society-b</vt:lpwstr>
  </property>
  <property fmtid="{D5CDD505-2E9C-101B-9397-08002B2CF9AE}" pid="14" name="Mendeley Recent Style Name 5_1">
    <vt:lpwstr>Proceedings of the Royal Society B</vt:lpwstr>
  </property>
  <property fmtid="{D5CDD505-2E9C-101B-9397-08002B2CF9AE}" pid="15" name="Mendeley Recent Style Id 6_1">
    <vt:lpwstr>http://www.zotero.org/styles/plos</vt:lpwstr>
  </property>
  <property fmtid="{D5CDD505-2E9C-101B-9397-08002B2CF9AE}" pid="16" name="Mendeley Recent Style Name 6_1">
    <vt:lpwstr>Public Library of Science</vt:lpwstr>
  </property>
  <property fmtid="{D5CDD505-2E9C-101B-9397-08002B2CF9AE}" pid="17" name="Mendeley Recent Style Id 7_1">
    <vt:lpwstr>http://www.zotero.org/styles/science</vt:lpwstr>
  </property>
  <property fmtid="{D5CDD505-2E9C-101B-9397-08002B2CF9AE}" pid="18" name="Mendeley Recent Style Name 7_1">
    <vt:lpwstr>Science</vt:lpwstr>
  </property>
  <property fmtid="{D5CDD505-2E9C-101B-9397-08002B2CF9AE}" pid="19" name="Mendeley Recent Style Id 8_1">
    <vt:lpwstr>http://www.zotero.org/styles/science-without-titles</vt:lpwstr>
  </property>
  <property fmtid="{D5CDD505-2E9C-101B-9397-08002B2CF9AE}" pid="20" name="Mendeley Recent Style Name 8_1">
    <vt:lpwstr>Science (without titles)</vt:lpwstr>
  </property>
  <property fmtid="{D5CDD505-2E9C-101B-9397-08002B2CF9AE}" pid="21" name="Mendeley Recent Style Id 9_1">
    <vt:lpwstr>http://www.zotero.org/styles/vancouver</vt:lpwstr>
  </property>
  <property fmtid="{D5CDD505-2E9C-101B-9397-08002B2CF9AE}" pid="22" name="Mendeley Recent Style Name 9_1">
    <vt:lpwstr>Vancouver</vt:lpwstr>
  </property>
  <property fmtid="{D5CDD505-2E9C-101B-9397-08002B2CF9AE}" pid="23" name="Mendeley Citation Style_1">
    <vt:lpwstr>http://www.zotero.org/styles/nature</vt:lpwstr>
  </property>
  <property fmtid="{D5CDD505-2E9C-101B-9397-08002B2CF9AE}" pid="24" name="Mendeley Unique User Id_1">
    <vt:lpwstr>b5b836fb-ad52-3653-ad77-2826c7d20020</vt:lpwstr>
  </property>
</Properties>
</file>